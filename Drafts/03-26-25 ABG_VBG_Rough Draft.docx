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81B3A" w14:textId="77777777" w:rsidR="00014B1A" w:rsidRPr="00FC6C7B" w:rsidRDefault="00014B1A" w:rsidP="00014B1A">
      <w:pPr>
        <w:pStyle w:val="p1"/>
        <w:spacing w:before="0" w:beforeAutospacing="0" w:after="0" w:afterAutospacing="0"/>
        <w:rPr>
          <w:b/>
          <w:bCs/>
          <w:color w:val="000000"/>
          <w:u w:val="single"/>
        </w:rPr>
      </w:pPr>
      <w:r w:rsidRPr="00656FB1">
        <w:rPr>
          <w:rStyle w:val="s1"/>
          <w:b/>
          <w:bCs/>
          <w:color w:val="000000"/>
          <w:u w:val="single"/>
        </w:rPr>
        <w:t>Title:</w:t>
      </w:r>
      <w:r w:rsidRPr="00656FB1">
        <w:rPr>
          <w:rStyle w:val="apple-converted-space"/>
          <w:b/>
          <w:bCs/>
          <w:color w:val="000000"/>
        </w:rPr>
        <w:t> </w:t>
      </w:r>
    </w:p>
    <w:p w14:paraId="2EE967B3" w14:textId="77777777" w:rsidR="00014B1A" w:rsidRDefault="00014B1A" w:rsidP="00014B1A">
      <w:pPr>
        <w:pStyle w:val="p2"/>
        <w:spacing w:before="0" w:beforeAutospacing="0" w:after="0" w:afterAutospacing="0"/>
        <w:rPr>
          <w:color w:val="000000"/>
        </w:rPr>
      </w:pPr>
      <w:r w:rsidRPr="00623125">
        <w:rPr>
          <w:color w:val="000000"/>
        </w:rPr>
        <w:t> </w:t>
      </w:r>
    </w:p>
    <w:p w14:paraId="73108A62" w14:textId="1412C328" w:rsidR="00C675E8" w:rsidRDefault="00C675E8" w:rsidP="00014B1A">
      <w:pPr>
        <w:pStyle w:val="p2"/>
        <w:spacing w:before="0" w:beforeAutospacing="0" w:after="0" w:afterAutospacing="0"/>
        <w:rPr>
          <w:color w:val="000000"/>
        </w:rPr>
      </w:pPr>
      <w:r>
        <w:rPr>
          <w:color w:val="000000"/>
        </w:rPr>
        <w:t xml:space="preserve">Propensity-weighted prognostic associations of hypercapnia by Arterial and Venous Blood Gas: A retrospective, multicenter health </w:t>
      </w:r>
      <w:commentRangeStart w:id="0"/>
      <w:r>
        <w:rPr>
          <w:color w:val="000000"/>
        </w:rPr>
        <w:t>records study</w:t>
      </w:r>
      <w:commentRangeEnd w:id="0"/>
      <w:r w:rsidR="00C81D68">
        <w:rPr>
          <w:rStyle w:val="CommentReference"/>
          <w:color w:val="000000"/>
          <w:sz w:val="24"/>
          <w:szCs w:val="24"/>
        </w:rPr>
        <w:commentReference w:id="0"/>
      </w:r>
    </w:p>
    <w:p w14:paraId="2FD8BB14" w14:textId="77777777" w:rsidR="006B10FD" w:rsidRDefault="006B10FD" w:rsidP="00014B1A">
      <w:pPr>
        <w:pStyle w:val="p2"/>
        <w:spacing w:before="0" w:beforeAutospacing="0" w:after="0" w:afterAutospacing="0"/>
        <w:rPr>
          <w:color w:val="000000"/>
        </w:rPr>
      </w:pPr>
    </w:p>
    <w:p w14:paraId="5666C251" w14:textId="579B33B8" w:rsidR="006B10FD" w:rsidRPr="00663A2A" w:rsidRDefault="006B10FD" w:rsidP="00014B1A">
      <w:pPr>
        <w:pStyle w:val="p2"/>
        <w:spacing w:before="0" w:beforeAutospacing="0" w:after="0" w:afterAutospacing="0"/>
        <w:rPr>
          <w:b/>
          <w:bCs/>
          <w:color w:val="000000"/>
          <w:u w:val="single"/>
        </w:rPr>
      </w:pPr>
      <w:r w:rsidRPr="00663A2A">
        <w:rPr>
          <w:b/>
          <w:bCs/>
          <w:color w:val="000000"/>
          <w:u w:val="single"/>
        </w:rPr>
        <w:t>Authors:</w:t>
      </w:r>
    </w:p>
    <w:p w14:paraId="512B92CF" w14:textId="77777777" w:rsidR="006B10FD" w:rsidRPr="006B10FD" w:rsidRDefault="006B10FD" w:rsidP="00014B1A">
      <w:pPr>
        <w:pStyle w:val="p2"/>
        <w:spacing w:before="0" w:beforeAutospacing="0" w:after="0" w:afterAutospacing="0"/>
        <w:rPr>
          <w:color w:val="000000"/>
        </w:rPr>
      </w:pPr>
    </w:p>
    <w:p w14:paraId="1B427DC5" w14:textId="1CEC426F" w:rsidR="006B10FD" w:rsidRPr="006B10FD" w:rsidRDefault="006B10FD" w:rsidP="00014B1A">
      <w:pPr>
        <w:pStyle w:val="p2"/>
        <w:spacing w:before="0" w:beforeAutospacing="0" w:after="0" w:afterAutospacing="0"/>
        <w:rPr>
          <w:color w:val="000000"/>
        </w:rPr>
      </w:pPr>
      <w:r w:rsidRPr="006B10FD">
        <w:rPr>
          <w:color w:val="000000"/>
        </w:rPr>
        <w:t>Anila Mehta MD</w:t>
      </w:r>
      <w:r w:rsidRPr="00663A2A">
        <w:rPr>
          <w:color w:val="000000"/>
          <w:vertAlign w:val="superscript"/>
        </w:rPr>
        <w:t>1</w:t>
      </w:r>
      <w:r w:rsidRPr="006B10FD">
        <w:rPr>
          <w:color w:val="000000"/>
        </w:rPr>
        <w:t>, Jeanette P. Brown MD, PhD</w:t>
      </w:r>
      <w:r w:rsidRPr="00663A2A">
        <w:rPr>
          <w:color w:val="000000"/>
          <w:vertAlign w:val="superscript"/>
        </w:rPr>
        <w:t>2</w:t>
      </w:r>
      <w:r w:rsidRPr="006B10FD">
        <w:rPr>
          <w:color w:val="000000"/>
        </w:rPr>
        <w:t xml:space="preserve">, </w:t>
      </w:r>
      <w:proofErr w:type="spellStart"/>
      <w:r w:rsidRPr="006B10FD">
        <w:rPr>
          <w:color w:val="000000"/>
        </w:rPr>
        <w:t>Ramkiran</w:t>
      </w:r>
      <w:proofErr w:type="spellEnd"/>
      <w:r w:rsidRPr="006B10FD">
        <w:rPr>
          <w:color w:val="000000"/>
        </w:rPr>
        <w:t xml:space="preserve"> </w:t>
      </w:r>
      <w:proofErr w:type="spellStart"/>
      <w:r w:rsidRPr="006B10FD">
        <w:rPr>
          <w:color w:val="000000"/>
        </w:rPr>
        <w:t>Gouripeddi</w:t>
      </w:r>
      <w:proofErr w:type="spellEnd"/>
      <w:r w:rsidRPr="006B10FD">
        <w:rPr>
          <w:color w:val="000000"/>
        </w:rPr>
        <w:t xml:space="preserve"> MBBS MSc</w:t>
      </w:r>
      <w:r w:rsidRPr="00663A2A">
        <w:rPr>
          <w:color w:val="000000"/>
          <w:vertAlign w:val="superscript"/>
        </w:rPr>
        <w:t>3</w:t>
      </w:r>
      <w:r w:rsidRPr="006B10FD">
        <w:rPr>
          <w:color w:val="000000"/>
        </w:rPr>
        <w:t xml:space="preserve">, </w:t>
      </w:r>
      <w:proofErr w:type="spellStart"/>
      <w:r w:rsidRPr="006B10FD">
        <w:rPr>
          <w:color w:val="000000"/>
        </w:rPr>
        <w:t>Ithan</w:t>
      </w:r>
      <w:proofErr w:type="spellEnd"/>
      <w:r w:rsidRPr="006B10FD">
        <w:rPr>
          <w:color w:val="000000"/>
        </w:rPr>
        <w:t xml:space="preserve"> Peltan</w:t>
      </w:r>
      <w:r w:rsidRPr="00663A2A">
        <w:rPr>
          <w:color w:val="000000"/>
          <w:vertAlign w:val="superscript"/>
        </w:rPr>
        <w:t>4</w:t>
      </w:r>
      <w:r w:rsidRPr="006B10FD">
        <w:rPr>
          <w:color w:val="000000"/>
        </w:rPr>
        <w:t>, Brian W. Locke MD, MSc</w:t>
      </w:r>
      <w:r w:rsidRPr="00663A2A">
        <w:rPr>
          <w:color w:val="000000"/>
          <w:vertAlign w:val="superscript"/>
        </w:rPr>
        <w:t>4</w:t>
      </w:r>
    </w:p>
    <w:p w14:paraId="1FD6C457" w14:textId="77777777" w:rsidR="006B10FD" w:rsidRPr="006B10FD" w:rsidRDefault="006B10FD" w:rsidP="00014B1A">
      <w:pPr>
        <w:pStyle w:val="p2"/>
        <w:spacing w:before="0" w:beforeAutospacing="0" w:after="0" w:afterAutospacing="0"/>
        <w:rPr>
          <w:color w:val="000000"/>
        </w:rPr>
      </w:pPr>
    </w:p>
    <w:p w14:paraId="3FA64613" w14:textId="5A42ADC6" w:rsidR="006B10FD" w:rsidRPr="00663A2A" w:rsidRDefault="006B10FD" w:rsidP="006B10FD">
      <w:pPr>
        <w:rPr>
          <w:rFonts w:ascii="Times New Roman" w:eastAsia="Times New Roman" w:hAnsi="Times New Roman" w:cs="Times New Roman"/>
          <w:color w:val="000000"/>
          <w:kern w:val="0"/>
          <w14:ligatures w14:val="none"/>
        </w:rPr>
      </w:pPr>
      <w:r w:rsidRPr="00663A2A">
        <w:rPr>
          <w:rFonts w:ascii="Times New Roman" w:eastAsia="Times New Roman" w:hAnsi="Times New Roman" w:cs="Times New Roman"/>
          <w:color w:val="000000"/>
          <w:kern w:val="0"/>
          <w:vertAlign w:val="superscript"/>
          <w14:ligatures w14:val="none"/>
        </w:rPr>
        <w:t>1</w:t>
      </w:r>
      <w:r w:rsidRPr="00663A2A">
        <w:rPr>
          <w:rFonts w:ascii="Times New Roman" w:eastAsia="Times New Roman" w:hAnsi="Times New Roman" w:cs="Times New Roman"/>
          <w:color w:val="000000"/>
          <w:kern w:val="0"/>
          <w14:ligatures w14:val="none"/>
        </w:rPr>
        <w:t>University of Utah Internal Medicine Residency</w:t>
      </w:r>
    </w:p>
    <w:p w14:paraId="68DB2576" w14:textId="7A8604CA" w:rsidR="006B10FD" w:rsidRPr="00663A2A" w:rsidRDefault="006B10FD" w:rsidP="006B10FD">
      <w:pPr>
        <w:rPr>
          <w:rFonts w:ascii="Times New Roman" w:eastAsia="Times New Roman" w:hAnsi="Times New Roman" w:cs="Times New Roman"/>
          <w:color w:val="000000"/>
          <w:kern w:val="0"/>
          <w14:ligatures w14:val="none"/>
        </w:rPr>
      </w:pPr>
      <w:r w:rsidRPr="00663A2A">
        <w:rPr>
          <w:rFonts w:ascii="Times New Roman" w:eastAsia="Times New Roman" w:hAnsi="Times New Roman" w:cs="Times New Roman"/>
          <w:color w:val="000000"/>
          <w:kern w:val="0"/>
          <w:vertAlign w:val="superscript"/>
          <w14:ligatures w14:val="none"/>
        </w:rPr>
        <w:t xml:space="preserve">2 </w:t>
      </w:r>
      <w:r w:rsidRPr="00663A2A">
        <w:rPr>
          <w:rFonts w:ascii="Times New Roman" w:eastAsia="Times New Roman" w:hAnsi="Times New Roman" w:cs="Times New Roman"/>
          <w:color w:val="000000"/>
          <w:kern w:val="0"/>
          <w14:ligatures w14:val="none"/>
        </w:rPr>
        <w:t>Division of Pulmonary, Critical Care, and Occupational Pulmonary Medicine, University of Utah</w:t>
      </w:r>
    </w:p>
    <w:p w14:paraId="3A39028C" w14:textId="3449E19A" w:rsidR="006B10FD" w:rsidRPr="00663A2A" w:rsidRDefault="006B10FD" w:rsidP="006B10FD">
      <w:pPr>
        <w:rPr>
          <w:rFonts w:ascii="Times New Roman" w:eastAsia="Times New Roman" w:hAnsi="Times New Roman" w:cs="Times New Roman"/>
          <w:color w:val="000000"/>
          <w:kern w:val="0"/>
          <w14:ligatures w14:val="none"/>
        </w:rPr>
      </w:pPr>
      <w:r w:rsidRPr="00663A2A">
        <w:rPr>
          <w:rFonts w:ascii="Times New Roman" w:eastAsia="Times New Roman" w:hAnsi="Times New Roman" w:cs="Times New Roman"/>
          <w:color w:val="000000"/>
          <w:kern w:val="0"/>
          <w:shd w:val="clear" w:color="auto" w:fill="FFFFFF"/>
          <w:vertAlign w:val="superscript"/>
          <w14:ligatures w14:val="none"/>
        </w:rPr>
        <w:t>3</w:t>
      </w:r>
      <w:r w:rsidRPr="00663A2A">
        <w:rPr>
          <w:rFonts w:ascii="Times New Roman" w:eastAsia="Times New Roman" w:hAnsi="Times New Roman" w:cs="Times New Roman"/>
          <w:color w:val="000000"/>
          <w:kern w:val="0"/>
          <w:shd w:val="clear" w:color="auto" w:fill="FFFFFF"/>
          <w14:ligatures w14:val="none"/>
        </w:rPr>
        <w:t>Department of Biomedical Informatics, University of Utah</w:t>
      </w:r>
    </w:p>
    <w:p w14:paraId="486B0C16" w14:textId="70D75C49" w:rsidR="006B10FD" w:rsidRDefault="006B10FD" w:rsidP="006B10FD">
      <w:pPr>
        <w:rPr>
          <w:rFonts w:ascii="Times New Roman" w:eastAsia="Times New Roman" w:hAnsi="Times New Roman" w:cs="Times New Roman"/>
          <w:color w:val="000000"/>
          <w:kern w:val="0"/>
          <w:shd w:val="clear" w:color="auto" w:fill="FFFFFF"/>
          <w14:ligatures w14:val="none"/>
        </w:rPr>
      </w:pPr>
      <w:r w:rsidRPr="00663A2A">
        <w:rPr>
          <w:rFonts w:ascii="Times New Roman" w:eastAsia="Times New Roman" w:hAnsi="Times New Roman" w:cs="Times New Roman"/>
          <w:color w:val="000000"/>
          <w:kern w:val="0"/>
          <w:vertAlign w:val="superscript"/>
          <w14:ligatures w14:val="none"/>
        </w:rPr>
        <w:t>4</w:t>
      </w:r>
      <w:r w:rsidRPr="00663A2A">
        <w:rPr>
          <w:rFonts w:ascii="Times New Roman" w:eastAsia="Times New Roman" w:hAnsi="Times New Roman" w:cs="Times New Roman"/>
          <w:color w:val="000000"/>
          <w:kern w:val="0"/>
          <w:shd w:val="clear" w:color="auto" w:fill="FFFFFF"/>
          <w14:ligatures w14:val="none"/>
        </w:rPr>
        <w:t>Department of Pulmonary and Critical Care, Intermountain Medical Center. </w:t>
      </w:r>
    </w:p>
    <w:p w14:paraId="27DD7392" w14:textId="77777777" w:rsidR="008F3B13" w:rsidRDefault="008F3B13" w:rsidP="006B10FD">
      <w:pPr>
        <w:rPr>
          <w:rFonts w:ascii="Times New Roman" w:eastAsia="Times New Roman" w:hAnsi="Times New Roman" w:cs="Times New Roman"/>
          <w:color w:val="000000"/>
          <w:kern w:val="0"/>
          <w:shd w:val="clear" w:color="auto" w:fill="FFFFFF"/>
          <w14:ligatures w14:val="none"/>
        </w:rPr>
      </w:pPr>
    </w:p>
    <w:p w14:paraId="3334A8AF" w14:textId="207B6BF1" w:rsidR="008F3B13" w:rsidRPr="00E171A4" w:rsidRDefault="008F3B13" w:rsidP="006B10FD">
      <w:pPr>
        <w:rPr>
          <w:rFonts w:ascii="Times New Roman" w:eastAsia="Times New Roman" w:hAnsi="Times New Roman" w:cs="Times New Roman"/>
          <w:b/>
          <w:bCs/>
          <w:color w:val="000000"/>
          <w:kern w:val="0"/>
          <w:u w:val="single"/>
          <w:shd w:val="clear" w:color="auto" w:fill="FFFFFF"/>
          <w14:ligatures w14:val="none"/>
        </w:rPr>
      </w:pPr>
      <w:r w:rsidRPr="00E171A4">
        <w:rPr>
          <w:rFonts w:ascii="Times New Roman" w:eastAsia="Times New Roman" w:hAnsi="Times New Roman" w:cs="Times New Roman"/>
          <w:b/>
          <w:bCs/>
          <w:color w:val="000000"/>
          <w:kern w:val="0"/>
          <w:u w:val="single"/>
          <w:shd w:val="clear" w:color="auto" w:fill="FFFFFF"/>
          <w14:ligatures w14:val="none"/>
        </w:rPr>
        <w:t xml:space="preserve">Funding: </w:t>
      </w:r>
    </w:p>
    <w:p w14:paraId="301799FB" w14:textId="77777777" w:rsidR="008F3B13" w:rsidRPr="00E171A4" w:rsidRDefault="008F3B13" w:rsidP="006B10FD">
      <w:pPr>
        <w:rPr>
          <w:rFonts w:ascii="Times New Roman" w:eastAsia="Times New Roman" w:hAnsi="Times New Roman" w:cs="Times New Roman"/>
          <w:color w:val="000000"/>
          <w:kern w:val="0"/>
          <w:shd w:val="clear" w:color="auto" w:fill="FFFFFF"/>
          <w14:ligatures w14:val="none"/>
        </w:rPr>
      </w:pPr>
    </w:p>
    <w:p w14:paraId="2127D025"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44C548CD" w14:textId="48F0B187" w:rsidR="006B10FD" w:rsidRPr="00E171A4" w:rsidRDefault="006B10FD" w:rsidP="006B10FD">
      <w:pPr>
        <w:rPr>
          <w:rFonts w:ascii="Times New Roman" w:eastAsia="Times New Roman" w:hAnsi="Times New Roman" w:cs="Times New Roman"/>
          <w:b/>
          <w:bCs/>
          <w:color w:val="000000"/>
          <w:kern w:val="0"/>
          <w:u w:val="single"/>
          <w:shd w:val="clear" w:color="auto" w:fill="FFFFFF"/>
          <w14:ligatures w14:val="none"/>
        </w:rPr>
      </w:pPr>
      <w:r w:rsidRPr="00E171A4">
        <w:rPr>
          <w:rFonts w:ascii="Times New Roman" w:eastAsia="Times New Roman" w:hAnsi="Times New Roman" w:cs="Times New Roman"/>
          <w:b/>
          <w:bCs/>
          <w:color w:val="000000"/>
          <w:kern w:val="0"/>
          <w:u w:val="single"/>
          <w:shd w:val="clear" w:color="auto" w:fill="FFFFFF"/>
          <w14:ligatures w14:val="none"/>
        </w:rPr>
        <w:t>Conflicts of Interest:</w:t>
      </w:r>
    </w:p>
    <w:p w14:paraId="551E3962"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38DF28B8" w14:textId="32629592" w:rsidR="006B10FD" w:rsidRDefault="007666D7" w:rsidP="006B10FD">
      <w:pPr>
        <w:rPr>
          <w:rFonts w:ascii="Times New Roman" w:eastAsia="Times New Roman" w:hAnsi="Times New Roman" w:cs="Times New Roman"/>
          <w:color w:val="000000"/>
          <w:kern w:val="0"/>
          <w:shd w:val="clear" w:color="auto" w:fill="FFFFFF"/>
          <w14:ligatures w14:val="none"/>
        </w:rPr>
      </w:pPr>
      <w:r>
        <w:rPr>
          <w:rFonts w:ascii="Times New Roman" w:eastAsia="Times New Roman" w:hAnsi="Times New Roman" w:cs="Times New Roman"/>
          <w:color w:val="000000"/>
          <w:kern w:val="0"/>
          <w:shd w:val="clear" w:color="auto" w:fill="FFFFFF"/>
          <w14:ligatures w14:val="none"/>
        </w:rPr>
        <w:t>B.W.L. equity interest with Mountain Biometrics, a medical AI startup.</w:t>
      </w:r>
    </w:p>
    <w:p w14:paraId="67AC0EEA" w14:textId="77777777" w:rsidR="006B10FD" w:rsidRDefault="006B10FD" w:rsidP="006B10FD">
      <w:pPr>
        <w:rPr>
          <w:rFonts w:ascii="Times New Roman" w:eastAsia="Times New Roman" w:hAnsi="Times New Roman" w:cs="Times New Roman"/>
          <w:color w:val="000000"/>
          <w:kern w:val="0"/>
          <w:shd w:val="clear" w:color="auto" w:fill="FFFFFF"/>
          <w14:ligatures w14:val="none"/>
        </w:rPr>
      </w:pPr>
    </w:p>
    <w:p w14:paraId="7C6CD510" w14:textId="77777777" w:rsidR="006B10FD" w:rsidRDefault="006B10FD" w:rsidP="006B10FD">
      <w:pPr>
        <w:rPr>
          <w:rFonts w:ascii="Times New Roman" w:eastAsia="Times New Roman" w:hAnsi="Times New Roman" w:cs="Times New Roman"/>
          <w:color w:val="000000"/>
          <w:kern w:val="0"/>
          <w:shd w:val="clear" w:color="auto" w:fill="FFFFFF"/>
          <w14:ligatures w14:val="none"/>
        </w:rPr>
      </w:pPr>
    </w:p>
    <w:p w14:paraId="2C614E84" w14:textId="7DA6FC0C" w:rsidR="006B10FD" w:rsidRDefault="006B10FD" w:rsidP="006B10FD">
      <w:pPr>
        <w:rPr>
          <w:rFonts w:ascii="Times New Roman" w:eastAsia="Times New Roman" w:hAnsi="Times New Roman" w:cs="Times New Roman"/>
          <w:b/>
          <w:bCs/>
          <w:color w:val="000000"/>
          <w:kern w:val="0"/>
          <w:u w:val="single"/>
          <w:shd w:val="clear" w:color="auto" w:fill="FFFFFF"/>
          <w14:ligatures w14:val="none"/>
        </w:rPr>
      </w:pPr>
      <w:r w:rsidRPr="00E171A4">
        <w:rPr>
          <w:rFonts w:ascii="Times New Roman" w:eastAsia="Times New Roman" w:hAnsi="Times New Roman" w:cs="Times New Roman"/>
          <w:b/>
          <w:bCs/>
          <w:color w:val="000000"/>
          <w:kern w:val="0"/>
          <w:u w:val="single"/>
          <w:shd w:val="clear" w:color="auto" w:fill="FFFFFF"/>
          <w14:ligatures w14:val="none"/>
        </w:rPr>
        <w:t>Author Contributions:</w:t>
      </w:r>
    </w:p>
    <w:p w14:paraId="73C75F47" w14:textId="77777777" w:rsidR="00023368" w:rsidRDefault="00023368" w:rsidP="006B10FD">
      <w:pPr>
        <w:rPr>
          <w:rFonts w:ascii="Times New Roman" w:eastAsia="Times New Roman" w:hAnsi="Times New Roman" w:cs="Times New Roman"/>
          <w:b/>
          <w:bCs/>
          <w:color w:val="000000"/>
          <w:kern w:val="0"/>
          <w:u w:val="single"/>
          <w:shd w:val="clear" w:color="auto" w:fill="FFFFFF"/>
          <w14:ligatures w14:val="none"/>
        </w:rPr>
      </w:pPr>
    </w:p>
    <w:p w14:paraId="6E9F36B2" w14:textId="77777777" w:rsidR="00023368" w:rsidRDefault="00023368" w:rsidP="006B10FD">
      <w:pPr>
        <w:rPr>
          <w:rFonts w:ascii="Times New Roman" w:eastAsia="Times New Roman" w:hAnsi="Times New Roman" w:cs="Times New Roman"/>
          <w:b/>
          <w:bCs/>
          <w:color w:val="000000"/>
          <w:kern w:val="0"/>
          <w:u w:val="single"/>
          <w:shd w:val="clear" w:color="auto" w:fill="FFFFFF"/>
          <w14:ligatures w14:val="none"/>
        </w:rPr>
      </w:pPr>
    </w:p>
    <w:p w14:paraId="2AE6CEB7" w14:textId="754BAF13" w:rsidR="007666D7" w:rsidRDefault="00023368" w:rsidP="006B10FD">
      <w:pPr>
        <w:rPr>
          <w:rFonts w:ascii="Times New Roman" w:eastAsia="Times New Roman" w:hAnsi="Times New Roman" w:cs="Times New Roman"/>
          <w:b/>
          <w:bCs/>
          <w:color w:val="000000"/>
          <w:kern w:val="0"/>
          <w:u w:val="single"/>
          <w:shd w:val="clear" w:color="auto" w:fill="FFFFFF"/>
          <w14:ligatures w14:val="none"/>
        </w:rPr>
      </w:pPr>
      <w:r>
        <w:rPr>
          <w:rFonts w:ascii="Times New Roman" w:eastAsia="Times New Roman" w:hAnsi="Times New Roman" w:cs="Times New Roman"/>
          <w:b/>
          <w:bCs/>
          <w:color w:val="000000"/>
          <w:kern w:val="0"/>
          <w:u w:val="single"/>
          <w:shd w:val="clear" w:color="auto" w:fill="FFFFFF"/>
          <w14:ligatures w14:val="none"/>
        </w:rPr>
        <w:t xml:space="preserve">Data/Code Availability Statements: </w:t>
      </w:r>
    </w:p>
    <w:p w14:paraId="4889051D" w14:textId="40C2CBF7" w:rsidR="006B10FD" w:rsidRPr="00E171A4" w:rsidRDefault="007666D7" w:rsidP="006B10FD">
      <w:pPr>
        <w:rPr>
          <w:rFonts w:ascii="Times New Roman" w:eastAsia="Times New Roman" w:hAnsi="Times New Roman" w:cs="Times New Roman"/>
          <w:color w:val="000000"/>
          <w:kern w:val="0"/>
          <w:u w:val="single"/>
          <w:shd w:val="clear" w:color="auto" w:fill="FFFFFF"/>
          <w14:ligatures w14:val="none"/>
        </w:rPr>
      </w:pPr>
      <w:r w:rsidRPr="00E171A4">
        <w:rPr>
          <w:rFonts w:ascii="Times New Roman" w:eastAsia="Times New Roman" w:hAnsi="Times New Roman" w:cs="Times New Roman"/>
          <w:color w:val="000000"/>
          <w:kern w:val="0"/>
          <w:u w:val="single"/>
          <w:shd w:val="clear" w:color="auto" w:fill="FFFFFF"/>
          <w14:ligatures w14:val="none"/>
        </w:rPr>
        <w:t xml:space="preserve">Statistical code is available at </w:t>
      </w:r>
      <w:hyperlink r:id="rId10" w:history="1">
        <w:r w:rsidRPr="00E171A4">
          <w:rPr>
            <w:rStyle w:val="Hyperlink"/>
            <w:rFonts w:ascii="Times New Roman" w:eastAsia="Times New Roman" w:hAnsi="Times New Roman" w:cs="Times New Roman"/>
            <w:kern w:val="0"/>
            <w:shd w:val="clear" w:color="auto" w:fill="FFFFFF"/>
            <w14:ligatures w14:val="none"/>
          </w:rPr>
          <w:t>https://github.com/reblocke/abg-vbg-project</w:t>
        </w:r>
      </w:hyperlink>
      <w:r w:rsidRPr="00E171A4">
        <w:rPr>
          <w:rFonts w:ascii="Times New Roman" w:eastAsia="Times New Roman" w:hAnsi="Times New Roman" w:cs="Times New Roman"/>
          <w:color w:val="000000"/>
          <w:kern w:val="0"/>
          <w:u w:val="single"/>
          <w:shd w:val="clear" w:color="auto" w:fill="FFFFFF"/>
          <w14:ligatures w14:val="none"/>
        </w:rPr>
        <w:t xml:space="preserve"> </w:t>
      </w:r>
    </w:p>
    <w:p w14:paraId="488A420A" w14:textId="39484825" w:rsidR="007666D7" w:rsidRPr="00E171A4" w:rsidRDefault="007666D7" w:rsidP="006B10FD">
      <w:pPr>
        <w:rPr>
          <w:rFonts w:ascii="Times New Roman" w:eastAsia="Times New Roman" w:hAnsi="Times New Roman" w:cs="Times New Roman"/>
          <w:color w:val="000000"/>
          <w:kern w:val="0"/>
          <w:u w:val="single"/>
          <w:shd w:val="clear" w:color="auto" w:fill="FFFFFF"/>
          <w14:ligatures w14:val="none"/>
        </w:rPr>
      </w:pPr>
      <w:r w:rsidRPr="00E171A4">
        <w:rPr>
          <w:rFonts w:ascii="Times New Roman" w:eastAsia="Times New Roman" w:hAnsi="Times New Roman" w:cs="Times New Roman"/>
          <w:color w:val="000000"/>
          <w:kern w:val="0"/>
          <w:u w:val="single"/>
          <w:shd w:val="clear" w:color="auto" w:fill="FFFFFF"/>
          <w14:ligatures w14:val="none"/>
        </w:rPr>
        <w:t xml:space="preserve">Individual patient data is from </w:t>
      </w:r>
      <w:proofErr w:type="spellStart"/>
      <w:r w:rsidRPr="00E171A4">
        <w:rPr>
          <w:rFonts w:ascii="Times New Roman" w:eastAsia="Times New Roman" w:hAnsi="Times New Roman" w:cs="Times New Roman"/>
          <w:color w:val="000000"/>
          <w:kern w:val="0"/>
          <w:u w:val="single"/>
          <w:shd w:val="clear" w:color="auto" w:fill="FFFFFF"/>
          <w14:ligatures w14:val="none"/>
        </w:rPr>
        <w:t>TriNetX</w:t>
      </w:r>
      <w:proofErr w:type="spellEnd"/>
      <w:r w:rsidRPr="00E171A4">
        <w:rPr>
          <w:rFonts w:ascii="Times New Roman" w:eastAsia="Times New Roman" w:hAnsi="Times New Roman" w:cs="Times New Roman"/>
          <w:color w:val="000000"/>
          <w:kern w:val="0"/>
          <w:u w:val="single"/>
          <w:shd w:val="clear" w:color="auto" w:fill="FFFFFF"/>
          <w14:ligatures w14:val="none"/>
        </w:rPr>
        <w:t xml:space="preserve"> and is accessed under a data use agreement and cannot be shared.</w:t>
      </w:r>
    </w:p>
    <w:p w14:paraId="7F3EAD21"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38FE6ADA"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484565FB"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4EC403BB" w14:textId="488BD928" w:rsidR="006B10FD" w:rsidRDefault="006B10FD" w:rsidP="006B10FD">
      <w:pPr>
        <w:rPr>
          <w:rFonts w:ascii="Times New Roman" w:eastAsia="Times New Roman" w:hAnsi="Times New Roman" w:cs="Times New Roman"/>
          <w:b/>
          <w:bCs/>
          <w:color w:val="000000"/>
          <w:kern w:val="0"/>
          <w:u w:val="single"/>
          <w:shd w:val="clear" w:color="auto" w:fill="FFFFFF"/>
          <w14:ligatures w14:val="none"/>
        </w:rPr>
      </w:pPr>
      <w:r w:rsidRPr="00E171A4">
        <w:rPr>
          <w:rFonts w:ascii="Times New Roman" w:eastAsia="Times New Roman" w:hAnsi="Times New Roman" w:cs="Times New Roman"/>
          <w:b/>
          <w:bCs/>
          <w:color w:val="000000"/>
          <w:kern w:val="0"/>
          <w:u w:val="single"/>
          <w:shd w:val="clear" w:color="auto" w:fill="FFFFFF"/>
          <w14:ligatures w14:val="none"/>
        </w:rPr>
        <w:t>Abstract:</w:t>
      </w:r>
    </w:p>
    <w:p w14:paraId="3B6D79A7" w14:textId="77777777" w:rsidR="006B10FD" w:rsidRDefault="006B10FD" w:rsidP="006B10FD">
      <w:pPr>
        <w:rPr>
          <w:rFonts w:ascii="Times New Roman" w:eastAsia="Times New Roman" w:hAnsi="Times New Roman" w:cs="Times New Roman"/>
          <w:b/>
          <w:bCs/>
          <w:color w:val="000000"/>
          <w:kern w:val="0"/>
          <w:u w:val="single"/>
          <w:shd w:val="clear" w:color="auto" w:fill="FFFFFF"/>
          <w14:ligatures w14:val="none"/>
        </w:rPr>
      </w:pPr>
    </w:p>
    <w:p w14:paraId="4FE6A7E1" w14:textId="7F686CF0" w:rsidR="006B10FD" w:rsidRDefault="006B10FD" w:rsidP="006B10FD">
      <w:pPr>
        <w:rPr>
          <w:ins w:id="1" w:author="Anila Mehta" w:date="2026-03-31T18:39:00Z"/>
          <w:rFonts w:ascii="Times New Roman" w:eastAsia="Times New Roman" w:hAnsi="Times New Roman" w:cs="Times New Roman"/>
          <w:b/>
          <w:bCs/>
          <w:color w:val="000000"/>
          <w:kern w:val="0"/>
          <w:shd w:val="clear" w:color="auto" w:fill="FFFFFF"/>
          <w14:ligatures w14:val="none"/>
        </w:rPr>
      </w:pPr>
      <w:r>
        <w:rPr>
          <w:rFonts w:ascii="Times New Roman" w:eastAsia="Times New Roman" w:hAnsi="Times New Roman" w:cs="Times New Roman"/>
          <w:b/>
          <w:bCs/>
          <w:color w:val="000000"/>
          <w:kern w:val="0"/>
          <w:shd w:val="clear" w:color="auto" w:fill="FFFFFF"/>
          <w14:ligatures w14:val="none"/>
        </w:rPr>
        <w:t>Background:</w:t>
      </w:r>
    </w:p>
    <w:p w14:paraId="3C0BD337" w14:textId="77777777" w:rsidR="003622B1" w:rsidRDefault="003622B1" w:rsidP="006B10FD">
      <w:pPr>
        <w:rPr>
          <w:ins w:id="2" w:author="Anila Mehta" w:date="2026-03-31T18:39:00Z"/>
          <w:rFonts w:ascii="Times New Roman" w:eastAsia="Times New Roman" w:hAnsi="Times New Roman" w:cs="Times New Roman"/>
          <w:b/>
          <w:bCs/>
          <w:color w:val="000000"/>
          <w:kern w:val="0"/>
          <w:shd w:val="clear" w:color="auto" w:fill="FFFFFF"/>
          <w14:ligatures w14:val="none"/>
        </w:rPr>
      </w:pPr>
    </w:p>
    <w:p w14:paraId="5DDF8C06" w14:textId="3AB49EB4" w:rsidR="003622B1" w:rsidDel="00BB1819" w:rsidRDefault="003622B1" w:rsidP="006B10FD">
      <w:pPr>
        <w:rPr>
          <w:del w:id="3" w:author="Anila Mehta" w:date="2026-03-31T18:48:00Z"/>
          <w:color w:val="000000"/>
        </w:rPr>
      </w:pPr>
      <w:ins w:id="4" w:author="Anila Mehta" w:date="2026-03-31T18:42:00Z">
        <w:r w:rsidRPr="00D64177">
          <w:rPr>
            <w:rFonts w:ascii="Times New Roman" w:hAnsi="Times New Roman" w:cs="Times New Roman"/>
            <w:color w:val="000000"/>
          </w:rPr>
          <w:t xml:space="preserve">Arterial blood gases (ABGs) remain the reference test for hypercapnia but are invasive and difficult to obtain. Venous blood gases (VBGs) are less invasive and more accessible, yet diagnostic and device qualification criteria typically exclude VBG evidence. </w:t>
        </w:r>
      </w:ins>
      <w:ins w:id="5" w:author="Anila Mehta" w:date="2026-03-31T18:48:00Z">
        <w:r w:rsidR="00BB1819" w:rsidRPr="00D64177">
          <w:rPr>
            <w:rFonts w:ascii="Times New Roman" w:hAnsi="Times New Roman" w:cs="Times New Roman"/>
            <w:color w:val="000000"/>
          </w:rPr>
          <w:t>To address this gap, we compared prognostic associations of hypercapnia measured by ABG and VBG with ventilator support and 60-day mortality, adjusting for the likelihood of each test being ordered.</w:t>
        </w:r>
      </w:ins>
    </w:p>
    <w:p w14:paraId="4FA2FD5F" w14:textId="77777777" w:rsidR="00BB1819" w:rsidRPr="00D64177" w:rsidRDefault="00BB1819" w:rsidP="006B10FD">
      <w:pPr>
        <w:rPr>
          <w:ins w:id="6" w:author="Anila Mehta" w:date="2026-03-31T18:48:00Z"/>
          <w:rFonts w:ascii="Times New Roman" w:eastAsia="Times New Roman" w:hAnsi="Times New Roman" w:cs="Times New Roman"/>
          <w:color w:val="000000"/>
          <w:kern w:val="0"/>
          <w:shd w:val="clear" w:color="auto" w:fill="FFFFFF"/>
          <w14:ligatures w14:val="none"/>
        </w:rPr>
      </w:pPr>
    </w:p>
    <w:p w14:paraId="12B11B56"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25BA378F" w14:textId="77102D7F" w:rsidR="006B10FD" w:rsidRDefault="006B10FD" w:rsidP="006B10FD">
      <w:pPr>
        <w:rPr>
          <w:ins w:id="7" w:author="Anila Mehta" w:date="2026-03-31T18:45:00Z"/>
          <w:rFonts w:ascii="Times New Roman" w:eastAsia="Times New Roman" w:hAnsi="Times New Roman" w:cs="Times New Roman"/>
          <w:b/>
          <w:bCs/>
          <w:color w:val="000000"/>
          <w:kern w:val="0"/>
          <w:shd w:val="clear" w:color="auto" w:fill="FFFFFF"/>
          <w14:ligatures w14:val="none"/>
        </w:rPr>
      </w:pPr>
      <w:r>
        <w:rPr>
          <w:rFonts w:ascii="Times New Roman" w:eastAsia="Times New Roman" w:hAnsi="Times New Roman" w:cs="Times New Roman"/>
          <w:b/>
          <w:bCs/>
          <w:color w:val="000000"/>
          <w:kern w:val="0"/>
          <w:shd w:val="clear" w:color="auto" w:fill="FFFFFF"/>
          <w14:ligatures w14:val="none"/>
        </w:rPr>
        <w:t>Methods:</w:t>
      </w:r>
    </w:p>
    <w:p w14:paraId="50978E88" w14:textId="1F5DAFBD" w:rsidR="00BB1819" w:rsidRPr="00BB1819" w:rsidRDefault="00BB1819" w:rsidP="006B10FD">
      <w:pPr>
        <w:rPr>
          <w:rFonts w:ascii="Times New Roman" w:eastAsia="Times New Roman" w:hAnsi="Times New Roman" w:cs="Times New Roman"/>
          <w:b/>
          <w:bCs/>
          <w:color w:val="000000"/>
          <w:kern w:val="0"/>
          <w:shd w:val="clear" w:color="auto" w:fill="FFFFFF"/>
          <w14:ligatures w14:val="none"/>
        </w:rPr>
      </w:pPr>
      <w:ins w:id="8" w:author="Anila Mehta" w:date="2026-03-31T18:46:00Z">
        <w:r w:rsidRPr="00CC407B">
          <w:rPr>
            <w:rFonts w:ascii="Times New Roman" w:hAnsi="Times New Roman" w:cs="Times New Roman"/>
            <w:color w:val="000000"/>
          </w:rPr>
          <w:lastRenderedPageBreak/>
          <w:t xml:space="preserve">We conducted a multicenter retrospective study using the </w:t>
        </w:r>
        <w:proofErr w:type="spellStart"/>
        <w:r w:rsidRPr="00CC407B">
          <w:rPr>
            <w:rFonts w:ascii="Times New Roman" w:hAnsi="Times New Roman" w:cs="Times New Roman"/>
            <w:color w:val="000000"/>
          </w:rPr>
          <w:t>TriNetX</w:t>
        </w:r>
        <w:proofErr w:type="spellEnd"/>
        <w:r w:rsidRPr="00CC407B">
          <w:rPr>
            <w:rFonts w:ascii="Times New Roman" w:hAnsi="Times New Roman" w:cs="Times New Roman"/>
            <w:color w:val="000000"/>
          </w:rPr>
          <w:t xml:space="preserve"> research network, including adult patients presenting to the Emergency Department (ED) or admitted to the hospital during 2022 with a presentation indicating possible hypercapnia (at least 1 factor that should trigger consideration). The exposure was pCO</w:t>
        </w:r>
        <w:r w:rsidRPr="00CC407B">
          <w:rPr>
            <w:rFonts w:ascii="Times New Roman" w:hAnsi="Times New Roman" w:cs="Times New Roman"/>
            <w:color w:val="000000"/>
            <w:vertAlign w:val="subscript"/>
          </w:rPr>
          <w:t>2</w:t>
        </w:r>
        <w:r w:rsidRPr="00CC407B">
          <w:rPr>
            <w:rFonts w:ascii="Times New Roman" w:hAnsi="Times New Roman" w:cs="Times New Roman"/>
            <w:color w:val="000000"/>
          </w:rPr>
          <w:t xml:space="preserve"> measured by ABG (hypercapnia ≥ 45 mmHg; hypocapnia &lt; 35 mmHg) and VBG (hypercapnia ≥ 50 mmHg; hypocapnia &lt; 40 mmHg). To mitigate confounding by test selection, we trained gradient-boosted models on encounter-type, demographics, comorbidities, vital signs, and labs to derive inverse propensity-of-sampling weights. Outcomes were within-encounter diagnosis code for hypercapnic respiratory failure, within-encounter procedure codes for Non-invasive ventilation (NIV) or invasive mechanical ventilation (IMV), and 60-day all-cause mortality. Associations </w:t>
        </w:r>
      </w:ins>
      <w:ins w:id="9" w:author="Anila Mehta" w:date="2026-03-31T18:48:00Z">
        <w:r>
          <w:rPr>
            <w:rFonts w:ascii="Times New Roman" w:hAnsi="Times New Roman" w:cs="Times New Roman"/>
            <w:color w:val="000000"/>
          </w:rPr>
          <w:t xml:space="preserve">were evaluated using logistic </w:t>
        </w:r>
      </w:ins>
      <w:ins w:id="10" w:author="Anila Mehta" w:date="2026-03-31T18:49:00Z">
        <w:r>
          <w:rPr>
            <w:rFonts w:ascii="Times New Roman" w:hAnsi="Times New Roman" w:cs="Times New Roman"/>
            <w:color w:val="000000"/>
          </w:rPr>
          <w:t>regression</w:t>
        </w:r>
      </w:ins>
      <w:ins w:id="11" w:author="Anila Mehta" w:date="2026-03-31T18:48:00Z">
        <w:r>
          <w:rPr>
            <w:rFonts w:ascii="Times New Roman" w:hAnsi="Times New Roman" w:cs="Times New Roman"/>
            <w:color w:val="000000"/>
          </w:rPr>
          <w:t xml:space="preserve"> with </w:t>
        </w:r>
      </w:ins>
      <w:proofErr w:type="spellStart"/>
      <w:ins w:id="12" w:author="Anila Mehta" w:date="2026-03-31T18:46:00Z">
        <w:r w:rsidRPr="00CC407B">
          <w:rPr>
            <w:rFonts w:ascii="Times New Roman" w:hAnsi="Times New Roman" w:cs="Times New Roman"/>
            <w:color w:val="000000"/>
          </w:rPr>
          <w:t>pCO</w:t>
        </w:r>
        <w:proofErr w:type="spellEnd"/>
        <w:r w:rsidRPr="00CC407B">
          <w:rPr>
            <w:rFonts w:ascii="Times New Roman" w:hAnsi="Times New Roman" w:cs="Times New Roman"/>
            <w:color w:val="000000"/>
          </w:rPr>
          <w:t xml:space="preserve">₂ </w:t>
        </w:r>
      </w:ins>
      <w:ins w:id="13" w:author="Anila Mehta" w:date="2026-03-31T18:48:00Z">
        <w:r>
          <w:rPr>
            <w:rFonts w:ascii="Times New Roman" w:hAnsi="Times New Roman" w:cs="Times New Roman"/>
            <w:color w:val="000000"/>
          </w:rPr>
          <w:t>m</w:t>
        </w:r>
      </w:ins>
      <w:ins w:id="14" w:author="Anila Mehta" w:date="2026-03-31T18:49:00Z">
        <w:r>
          <w:rPr>
            <w:rFonts w:ascii="Times New Roman" w:hAnsi="Times New Roman" w:cs="Times New Roman"/>
            <w:color w:val="000000"/>
          </w:rPr>
          <w:t>o</w:t>
        </w:r>
      </w:ins>
      <w:ins w:id="15" w:author="Anila Mehta" w:date="2026-03-31T18:48:00Z">
        <w:r>
          <w:rPr>
            <w:rFonts w:ascii="Times New Roman" w:hAnsi="Times New Roman" w:cs="Times New Roman"/>
            <w:color w:val="000000"/>
          </w:rPr>
          <w:t>deled both categorically and continuously using restricted cu</w:t>
        </w:r>
      </w:ins>
      <w:ins w:id="16" w:author="Anila Mehta" w:date="2026-03-31T18:49:00Z">
        <w:r>
          <w:rPr>
            <w:rFonts w:ascii="Times New Roman" w:hAnsi="Times New Roman" w:cs="Times New Roman"/>
            <w:color w:val="000000"/>
          </w:rPr>
          <w:t>bic splines.</w:t>
        </w:r>
      </w:ins>
    </w:p>
    <w:p w14:paraId="05A80346"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143FDA5E" w14:textId="08EE657C" w:rsidR="006B10FD" w:rsidRDefault="006B10FD" w:rsidP="006B10FD">
      <w:pPr>
        <w:rPr>
          <w:ins w:id="17" w:author="Anila Mehta" w:date="2026-03-31T18:49:00Z"/>
          <w:rFonts w:ascii="Times New Roman" w:eastAsia="Times New Roman" w:hAnsi="Times New Roman" w:cs="Times New Roman"/>
          <w:b/>
          <w:bCs/>
          <w:color w:val="000000"/>
          <w:kern w:val="0"/>
          <w:shd w:val="clear" w:color="auto" w:fill="FFFFFF"/>
          <w14:ligatures w14:val="none"/>
        </w:rPr>
      </w:pPr>
      <w:r>
        <w:rPr>
          <w:rFonts w:ascii="Times New Roman" w:eastAsia="Times New Roman" w:hAnsi="Times New Roman" w:cs="Times New Roman"/>
          <w:b/>
          <w:bCs/>
          <w:color w:val="000000"/>
          <w:kern w:val="0"/>
          <w:shd w:val="clear" w:color="auto" w:fill="FFFFFF"/>
          <w14:ligatures w14:val="none"/>
        </w:rPr>
        <w:t>Results:</w:t>
      </w:r>
    </w:p>
    <w:p w14:paraId="46589A96" w14:textId="77777777" w:rsidR="00BB1819" w:rsidRDefault="00BB1819" w:rsidP="006B10FD">
      <w:pPr>
        <w:rPr>
          <w:ins w:id="18" w:author="Anila Mehta" w:date="2026-03-31T18:49:00Z"/>
          <w:rFonts w:ascii="Times New Roman" w:eastAsia="Times New Roman" w:hAnsi="Times New Roman" w:cs="Times New Roman"/>
          <w:b/>
          <w:bCs/>
          <w:color w:val="000000"/>
          <w:kern w:val="0"/>
          <w:shd w:val="clear" w:color="auto" w:fill="FFFFFF"/>
          <w14:ligatures w14:val="none"/>
        </w:rPr>
      </w:pPr>
    </w:p>
    <w:p w14:paraId="1E790918" w14:textId="24D406FA" w:rsidR="00E41283" w:rsidRPr="00CC407B" w:rsidRDefault="00BB1819" w:rsidP="00E41283">
      <w:pPr>
        <w:rPr>
          <w:ins w:id="19" w:author="Anila Mehta" w:date="2026-04-01T14:23:00Z"/>
          <w:rFonts w:ascii="Times New Roman" w:hAnsi="Times New Roman" w:cs="Times New Roman"/>
          <w:color w:val="000000"/>
        </w:rPr>
      </w:pPr>
      <w:ins w:id="20" w:author="Anila Mehta" w:date="2026-03-31T18:49:00Z">
        <w:r w:rsidRPr="00CC407B">
          <w:rPr>
            <w:rFonts w:ascii="Times New Roman" w:hAnsi="Times New Roman" w:cs="Times New Roman"/>
            <w:color w:val="000000"/>
          </w:rPr>
          <w:t xml:space="preserve">We identified 515,286 patients across 107 health systems; 187,242 had a first calendar-day ABG and 149,663 had a VBG. Before weighting, ABGs were more commonly obtained in inpatient setting (85% inpatient, 15% ED) compared with VBG (68% inpatient, 32% ED). </w:t>
        </w:r>
      </w:ins>
      <w:ins w:id="21" w:author="Anila Mehta" w:date="2026-04-01T14:21:00Z">
        <w:r w:rsidR="00E41283">
          <w:rPr>
            <w:rFonts w:ascii="Times New Roman" w:hAnsi="Times New Roman" w:cs="Times New Roman"/>
            <w:color w:val="000000"/>
          </w:rPr>
          <w:t>Comparing ABG and VBG, t</w:t>
        </w:r>
      </w:ins>
      <w:ins w:id="22" w:author="Anila Mehta" w:date="2026-04-01T14:19:00Z">
        <w:r w:rsidR="00E41283">
          <w:rPr>
            <w:rFonts w:ascii="Times New Roman" w:hAnsi="Times New Roman" w:cs="Times New Roman"/>
            <w:color w:val="000000"/>
          </w:rPr>
          <w:t>he restric</w:t>
        </w:r>
      </w:ins>
      <w:ins w:id="23" w:author="Anila Mehta" w:date="2026-04-01T14:21:00Z">
        <w:r w:rsidR="00E41283">
          <w:rPr>
            <w:rFonts w:ascii="Times New Roman" w:hAnsi="Times New Roman" w:cs="Times New Roman"/>
            <w:color w:val="000000"/>
          </w:rPr>
          <w:t>t</w:t>
        </w:r>
      </w:ins>
      <w:ins w:id="24" w:author="Anila Mehta" w:date="2026-04-01T14:19:00Z">
        <w:r w:rsidR="00E41283">
          <w:rPr>
            <w:rFonts w:ascii="Times New Roman" w:hAnsi="Times New Roman" w:cs="Times New Roman"/>
            <w:color w:val="000000"/>
          </w:rPr>
          <w:t>ed cubic spline analyses demonstrated comparable relationships</w:t>
        </w:r>
      </w:ins>
      <w:ins w:id="25" w:author="Anila Mehta" w:date="2026-04-01T14:21:00Z">
        <w:r w:rsidR="00E41283">
          <w:rPr>
            <w:rFonts w:ascii="Times New Roman" w:hAnsi="Times New Roman" w:cs="Times New Roman"/>
            <w:color w:val="000000"/>
          </w:rPr>
          <w:t xml:space="preserve"> </w:t>
        </w:r>
      </w:ins>
      <w:ins w:id="26" w:author="Anila Mehta" w:date="2026-04-01T14:19:00Z">
        <w:r w:rsidR="00E41283">
          <w:rPr>
            <w:rFonts w:ascii="Times New Roman" w:hAnsi="Times New Roman" w:cs="Times New Roman"/>
            <w:color w:val="000000"/>
          </w:rPr>
          <w:t xml:space="preserve">between continuous pCO2 and the four outcomes. </w:t>
        </w:r>
      </w:ins>
      <w:ins w:id="27" w:author="Anila Mehta" w:date="2026-04-01T14:23:00Z">
        <w:r w:rsidR="00E41283" w:rsidRPr="00457964">
          <w:rPr>
            <w:rFonts w:ascii="Times New Roman" w:hAnsi="Times New Roman" w:cs="Times New Roman"/>
            <w:color w:val="000000"/>
          </w:rPr>
          <w:t xml:space="preserve">After IPSW adjustment, hypercapnia identified by both modalities showed similar associations </w:t>
        </w:r>
        <w:r w:rsidR="00E41283">
          <w:rPr>
            <w:rFonts w:ascii="Times New Roman" w:hAnsi="Times New Roman" w:cs="Times New Roman"/>
            <w:color w:val="000000"/>
          </w:rPr>
          <w:t xml:space="preserve">with outcomes. </w:t>
        </w:r>
        <w:r w:rsidR="00E41283" w:rsidRPr="00E41283">
          <w:rPr>
            <w:rFonts w:ascii="Times New Roman" w:hAnsi="Times New Roman" w:cs="Times New Roman"/>
            <w:color w:val="000000"/>
          </w:rPr>
          <w:t xml:space="preserve">Adjusted odds ratios </w:t>
        </w:r>
        <w:r w:rsidR="00E41283" w:rsidRPr="00457964">
          <w:rPr>
            <w:rFonts w:ascii="Times New Roman" w:hAnsi="Times New Roman" w:cs="Times New Roman"/>
            <w:color w:val="000000"/>
          </w:rPr>
          <w:t>for hypercapnia (ABG vs VBG) were 1.33 vs 1.54 for IMV, 2.64 vs 2.93 NIV, 1.40 vs 1.42 for mortality and 6.23 vs 8.00 for hypercapnic respiratory failure diagnosis.</w:t>
        </w:r>
        <w:r w:rsidR="00E41283">
          <w:rPr>
            <w:color w:val="000000"/>
          </w:rPr>
          <w:t xml:space="preserve"> </w:t>
        </w:r>
      </w:ins>
      <w:ins w:id="28" w:author="Anila Mehta" w:date="2026-04-01T14:22:00Z">
        <w:r w:rsidR="00E41283">
          <w:rPr>
            <w:rFonts w:ascii="Times New Roman" w:hAnsi="Times New Roman" w:cs="Times New Roman"/>
            <w:color w:val="000000"/>
          </w:rPr>
          <w:t xml:space="preserve">The weighted rates of those outcomes amongst patients with hypocapnia were roughly the same as normocapnia, supporting adequate control of sampling by inverse-propensity weighting. </w:t>
        </w:r>
      </w:ins>
      <w:ins w:id="29" w:author="Anila Mehta" w:date="2026-04-01T14:23:00Z">
        <w:r w:rsidR="00E41283" w:rsidRPr="00457964">
          <w:rPr>
            <w:rFonts w:ascii="Times New Roman" w:hAnsi="Times New Roman" w:cs="Times New Roman"/>
            <w:color w:val="000000"/>
          </w:rPr>
          <w:t>Both hypocapnia and hypercapnia by either type of blood gas were associated with similar increased rates of IMV and 60-d all-cause mortality, as compared to normocapnia.</w:t>
        </w:r>
      </w:ins>
    </w:p>
    <w:p w14:paraId="23D5A6F5" w14:textId="6F9E9B77" w:rsidR="00BB1819" w:rsidRPr="00BB1819" w:rsidDel="00E41283" w:rsidRDefault="00BB1819" w:rsidP="006B10FD">
      <w:pPr>
        <w:rPr>
          <w:del w:id="30" w:author="Anila Mehta" w:date="2026-04-01T14:23:00Z"/>
          <w:rFonts w:ascii="Times New Roman" w:eastAsia="Times New Roman" w:hAnsi="Times New Roman" w:cs="Times New Roman"/>
          <w:b/>
          <w:bCs/>
          <w:color w:val="000000"/>
          <w:kern w:val="0"/>
          <w:shd w:val="clear" w:color="auto" w:fill="FFFFFF"/>
          <w14:ligatures w14:val="none"/>
        </w:rPr>
      </w:pPr>
    </w:p>
    <w:p w14:paraId="14CFED5D"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0DA5BE89" w14:textId="24F5ACE2" w:rsidR="006B10FD" w:rsidRDefault="006B10FD" w:rsidP="006B10FD">
      <w:pPr>
        <w:rPr>
          <w:ins w:id="31" w:author="Anila Mehta" w:date="2026-04-01T14:23:00Z"/>
          <w:rFonts w:ascii="Times New Roman" w:eastAsia="Times New Roman" w:hAnsi="Times New Roman" w:cs="Times New Roman"/>
          <w:b/>
          <w:bCs/>
          <w:color w:val="000000"/>
          <w:kern w:val="0"/>
          <w:shd w:val="clear" w:color="auto" w:fill="FFFFFF"/>
          <w14:ligatures w14:val="none"/>
        </w:rPr>
      </w:pPr>
      <w:r>
        <w:rPr>
          <w:rFonts w:ascii="Times New Roman" w:eastAsia="Times New Roman" w:hAnsi="Times New Roman" w:cs="Times New Roman"/>
          <w:b/>
          <w:bCs/>
          <w:color w:val="000000"/>
          <w:kern w:val="0"/>
          <w:shd w:val="clear" w:color="auto" w:fill="FFFFFF"/>
          <w14:ligatures w14:val="none"/>
        </w:rPr>
        <w:t>Conclusions:</w:t>
      </w:r>
    </w:p>
    <w:p w14:paraId="2B6D0F06" w14:textId="77777777" w:rsidR="00E41283" w:rsidRDefault="00E41283" w:rsidP="006B10FD">
      <w:pPr>
        <w:rPr>
          <w:ins w:id="32" w:author="Anila Mehta" w:date="2026-04-01T14:23:00Z"/>
          <w:rFonts w:ascii="Times New Roman" w:eastAsia="Times New Roman" w:hAnsi="Times New Roman" w:cs="Times New Roman"/>
          <w:b/>
          <w:bCs/>
          <w:color w:val="000000"/>
          <w:kern w:val="0"/>
          <w:shd w:val="clear" w:color="auto" w:fill="FFFFFF"/>
          <w14:ligatures w14:val="none"/>
        </w:rPr>
      </w:pPr>
    </w:p>
    <w:p w14:paraId="425AD0E0" w14:textId="217FCB4A" w:rsidR="00E41283" w:rsidRPr="00CC407B" w:rsidRDefault="00CB25C9" w:rsidP="006B10FD">
      <w:pPr>
        <w:rPr>
          <w:ins w:id="33" w:author="Anila Mehta" w:date="2026-04-01T14:23:00Z"/>
          <w:rFonts w:ascii="Times New Roman" w:eastAsia="Times New Roman" w:hAnsi="Times New Roman" w:cs="Times New Roman"/>
          <w:color w:val="000000"/>
          <w:kern w:val="0"/>
          <w14:ligatures w14:val="none"/>
        </w:rPr>
      </w:pPr>
      <w:ins w:id="34" w:author="Anila Mehta" w:date="2026-04-01T14:23:00Z">
        <w:r w:rsidRPr="00CC407B">
          <w:rPr>
            <w:rFonts w:ascii="Times New Roman" w:eastAsia="Times New Roman" w:hAnsi="Times New Roman" w:cs="Times New Roman"/>
            <w:color w:val="000000"/>
            <w:kern w:val="0"/>
            <w14:ligatures w14:val="none"/>
          </w:rPr>
          <w:t xml:space="preserve">In this large, multicenter cohort, hypercapnia </w:t>
        </w:r>
      </w:ins>
      <w:ins w:id="35" w:author="Anila Mehta" w:date="2026-04-01T14:25:00Z">
        <w:r w:rsidRPr="00CC407B">
          <w:rPr>
            <w:rFonts w:ascii="Times New Roman" w:eastAsia="Times New Roman" w:hAnsi="Times New Roman" w:cs="Times New Roman"/>
            <w:color w:val="000000"/>
            <w:kern w:val="0"/>
            <w14:ligatures w14:val="none"/>
          </w:rPr>
          <w:t>identified on VBG demonstrated prognostic associations for ventilatory support</w:t>
        </w:r>
      </w:ins>
      <w:ins w:id="36" w:author="Anila Mehta" w:date="2026-04-01T14:26:00Z">
        <w:r w:rsidRPr="00CC407B">
          <w:rPr>
            <w:rFonts w:ascii="Times New Roman" w:eastAsia="Times New Roman" w:hAnsi="Times New Roman" w:cs="Times New Roman"/>
            <w:color w:val="000000"/>
            <w:kern w:val="0"/>
            <w14:ligatures w14:val="none"/>
          </w:rPr>
          <w:t xml:space="preserve"> and mortality comparable to those observed with ABG after weighting. VBG results were also </w:t>
        </w:r>
      </w:ins>
      <w:ins w:id="37" w:author="Anila Mehta" w:date="2026-04-01T14:27:00Z">
        <w:r w:rsidRPr="00CC407B">
          <w:rPr>
            <w:rFonts w:ascii="Times New Roman" w:eastAsia="Times New Roman" w:hAnsi="Times New Roman" w:cs="Times New Roman"/>
            <w:color w:val="000000"/>
            <w:kern w:val="0"/>
            <w14:ligatures w14:val="none"/>
          </w:rPr>
          <w:t>similarly</w:t>
        </w:r>
      </w:ins>
      <w:ins w:id="38" w:author="Anila Mehta" w:date="2026-04-01T14:26:00Z">
        <w:r w:rsidRPr="00CC407B">
          <w:rPr>
            <w:rFonts w:ascii="Times New Roman" w:eastAsia="Times New Roman" w:hAnsi="Times New Roman" w:cs="Times New Roman"/>
            <w:color w:val="000000"/>
            <w:kern w:val="0"/>
            <w14:ligatures w14:val="none"/>
          </w:rPr>
          <w:t xml:space="preserve"> associated with subsequent diagnostic labeling, suggesting </w:t>
        </w:r>
      </w:ins>
      <w:ins w:id="39" w:author="Anila Mehta" w:date="2026-04-01T14:27:00Z">
        <w:r w:rsidRPr="00CC407B">
          <w:rPr>
            <w:rFonts w:ascii="Times New Roman" w:eastAsia="Times New Roman" w:hAnsi="Times New Roman" w:cs="Times New Roman"/>
            <w:color w:val="000000"/>
            <w:kern w:val="0"/>
            <w14:ligatures w14:val="none"/>
          </w:rPr>
          <w:t>clinicians currently use VBGs to support the diagnosis, despite current formal criteria.  Broader acceptance of</w:t>
        </w:r>
      </w:ins>
      <w:ins w:id="40" w:author="Anila Mehta" w:date="2026-04-01T14:28:00Z">
        <w:r w:rsidRPr="00CC407B">
          <w:rPr>
            <w:rFonts w:ascii="Times New Roman" w:eastAsia="Times New Roman" w:hAnsi="Times New Roman" w:cs="Times New Roman"/>
            <w:color w:val="000000"/>
            <w:kern w:val="0"/>
            <w14:ligatures w14:val="none"/>
          </w:rPr>
          <w:t xml:space="preserve"> VBG-based definitions in billing and device qualification should be considered, pending external validation. </w:t>
        </w:r>
      </w:ins>
    </w:p>
    <w:p w14:paraId="57E37319" w14:textId="55A84514" w:rsidR="00CB25C9" w:rsidRPr="004D10C1" w:rsidDel="00CB25C9" w:rsidRDefault="00CB25C9" w:rsidP="006B10FD">
      <w:pPr>
        <w:rPr>
          <w:del w:id="41" w:author="Anila Mehta" w:date="2026-04-01T14:28:00Z"/>
          <w:rFonts w:ascii="Times New Roman" w:eastAsia="Times New Roman" w:hAnsi="Times New Roman" w:cs="Times New Roman"/>
          <w:b/>
          <w:bCs/>
          <w:color w:val="000000"/>
          <w:kern w:val="0"/>
          <w14:ligatures w14:val="none"/>
        </w:rPr>
      </w:pPr>
    </w:p>
    <w:p w14:paraId="7C4834CA" w14:textId="77777777" w:rsidR="00C92D73" w:rsidRDefault="00C92D73" w:rsidP="00014B1A">
      <w:pPr>
        <w:pStyle w:val="p2"/>
        <w:spacing w:before="0" w:beforeAutospacing="0" w:after="0" w:afterAutospacing="0"/>
        <w:rPr>
          <w:color w:val="000000"/>
        </w:rPr>
      </w:pPr>
    </w:p>
    <w:p w14:paraId="74DEAA75" w14:textId="7D6BBAD8" w:rsidR="00014B1A" w:rsidRPr="00656FB1" w:rsidRDefault="00014B1A" w:rsidP="00C92D73">
      <w:pPr>
        <w:pStyle w:val="p2"/>
        <w:spacing w:before="0" w:beforeAutospacing="0" w:after="0" w:afterAutospacing="0"/>
      </w:pPr>
      <w:commentRangeStart w:id="42"/>
      <w:r w:rsidRPr="00656FB1">
        <w:rPr>
          <w:rStyle w:val="s1"/>
          <w:b/>
          <w:bCs/>
          <w:color w:val="000000"/>
          <w:u w:val="single"/>
        </w:rPr>
        <w:t>Introduction</w:t>
      </w:r>
      <w:commentRangeEnd w:id="42"/>
      <w:r w:rsidR="00D1109E" w:rsidRPr="00656FB1">
        <w:rPr>
          <w:rStyle w:val="CommentReference"/>
          <w:b/>
          <w:bCs/>
          <w:color w:val="000000"/>
          <w:sz w:val="24"/>
          <w:szCs w:val="24"/>
          <w:u w:val="single"/>
        </w:rPr>
        <w:commentReference w:id="42"/>
      </w:r>
      <w:r w:rsidRPr="00656FB1">
        <w:rPr>
          <w:rStyle w:val="s1"/>
          <w:b/>
          <w:bCs/>
          <w:color w:val="000000"/>
          <w:u w:val="single"/>
        </w:rPr>
        <w:t>:</w:t>
      </w:r>
      <w:r w:rsidRPr="00656FB1">
        <w:rPr>
          <w:rStyle w:val="apple-converted-space"/>
          <w:b/>
          <w:bCs/>
          <w:color w:val="000000"/>
        </w:rPr>
        <w:t> </w:t>
      </w:r>
    </w:p>
    <w:p w14:paraId="32A41C4B" w14:textId="37154E2F" w:rsidR="00014B1A" w:rsidRDefault="00014B1A" w:rsidP="00014B1A">
      <w:pPr>
        <w:pStyle w:val="p1"/>
        <w:spacing w:before="0" w:beforeAutospacing="0" w:after="0" w:afterAutospacing="0"/>
        <w:rPr>
          <w:i/>
          <w:iCs/>
          <w:color w:val="000000"/>
        </w:rPr>
      </w:pPr>
      <w:r w:rsidRPr="00623125">
        <w:rPr>
          <w:color w:val="000000"/>
        </w:rPr>
        <w:t> </w:t>
      </w:r>
    </w:p>
    <w:p w14:paraId="5CDE2869" w14:textId="1B215743" w:rsidR="00014B1A" w:rsidRDefault="00B63576" w:rsidP="00014B1A">
      <w:pPr>
        <w:pStyle w:val="p1"/>
        <w:spacing w:before="0" w:beforeAutospacing="0" w:after="0" w:afterAutospacing="0"/>
        <w:rPr>
          <w:color w:val="000000"/>
        </w:rPr>
      </w:pPr>
      <w:r>
        <w:rPr>
          <w:color w:val="000000"/>
        </w:rPr>
        <w:t>Hypercapnia results from lungs’ inability to adequately remove carbon dioxide from the bloodstream, leading to its accumulation</w:t>
      </w:r>
      <w:r w:rsidR="008F3B13">
        <w:rPr>
          <w:color w:val="000000"/>
        </w:rPr>
        <w:t>. Arterial blood gases (ABGs) are the</w:t>
      </w:r>
      <w:r w:rsidR="009326AD">
        <w:rPr>
          <w:color w:val="000000"/>
        </w:rPr>
        <w:t xml:space="preserve"> reference</w:t>
      </w:r>
      <w:r w:rsidR="008F3B13">
        <w:rPr>
          <w:color w:val="000000"/>
        </w:rPr>
        <w:t xml:space="preserve"> standard method for assessing ventilation and diagnosing hypercapnic respiratory failure but are painful, technically difficult and carry procedural risks.</w:t>
      </w:r>
      <w:r w:rsidR="00014B1A">
        <w:rPr>
          <w:color w:val="000000"/>
        </w:rPr>
        <w:t xml:space="preserve"> </w:t>
      </w:r>
      <w:r w:rsidR="006746ED">
        <w:rPr>
          <w:color w:val="000000"/>
        </w:rPr>
        <w:fldChar w:fldCharType="begin"/>
      </w:r>
      <w:r w:rsidR="002D127D">
        <w:rPr>
          <w:color w:val="000000"/>
        </w:rPr>
        <w:instrText xml:space="preserve"> ADDIN ZOTERO_ITEM CSL_CITATION {"citationID":"ChvojsMO","properties":{"formattedCitation":"\\super 1\\nosupersub{}","plainCitation":"1","noteIndex":0},"citationItems":[{"id":6,"uris":["http://zotero.org/groups/6192411/items/CG6S42R4"],"itemData":{"id":6,"type":"article-journal","abstract":"Abstract Venous blood gases (VBGs) are safe and effective at screening for hypercarbic respiratory failure. Multiple studies have validated that a VBG with a PvCO2 less than 45 reliably rules out hypercarbia. The use of VBGs for the initial screening of hypercarbia when hypercarbic respiratory failure is suspected can reduce the overall use of arterial blood gases which are more painful and take more time and expertise to perform.","container-title":"Journal of Hospital Medicine","DOI":"10.1002/jhm.70039","ISSN":"1553-5592","issue":"9","journalAbbreviation":"Journal of Hospital Medicine","note":"PMID: 40183604\nPMCID: PMC12406756","page":"1002-1004","PMID":"40183604","PMCID":"PMC12406756","publisher":"John Wiley &amp; Sons, Ltd","title":"Things We Do for No Reason™: Arterial blood gas testing to screen for hypercarbic respiratory failure","volume":"20","author":[{"family":"Lacy","given":"Mary E."},{"family":"Saa","given":"Lisa"},{"family":"Bruss","given":"Zachary"},{"family":"Noronha","given":"Leonard"}],"issued":{"date-parts":[["2025",9,1]]}}}],"schema":"https://github.com/citation-style-language/schema/raw/master/csl-citation.json"} </w:instrText>
      </w:r>
      <w:r w:rsidR="006746ED">
        <w:rPr>
          <w:color w:val="000000"/>
        </w:rPr>
        <w:fldChar w:fldCharType="separate"/>
      </w:r>
      <w:r w:rsidR="000329AB" w:rsidRPr="000329AB">
        <w:rPr>
          <w:color w:val="000000"/>
          <w:vertAlign w:val="superscript"/>
        </w:rPr>
        <w:t>1</w:t>
      </w:r>
      <w:r w:rsidR="006746ED">
        <w:rPr>
          <w:color w:val="000000"/>
        </w:rPr>
        <w:fldChar w:fldCharType="end"/>
      </w:r>
    </w:p>
    <w:p w14:paraId="2110B4E3" w14:textId="42EAB750" w:rsidR="00206BCD" w:rsidDel="00DA1ECF" w:rsidRDefault="00B63576" w:rsidP="001F3608">
      <w:pPr>
        <w:pStyle w:val="p1"/>
        <w:rPr>
          <w:del w:id="43" w:author="Anila Mehta" w:date="2026-03-30T14:33:00Z"/>
          <w:color w:val="000000"/>
        </w:rPr>
      </w:pPr>
      <w:r>
        <w:t>Because venous sampling is routine, VBGs may offer a simpler and more patient-centered alternative to ABGs</w:t>
      </w:r>
      <w:r w:rsidR="00206BCD">
        <w:t xml:space="preserve">, though their </w:t>
      </w:r>
      <w:r w:rsidR="009326AD">
        <w:t xml:space="preserve">utility </w:t>
      </w:r>
      <w:r w:rsidR="00206BCD">
        <w:t>hinges on whether they carry comparable diagnostic and prognostic information</w:t>
      </w:r>
      <w:r w:rsidR="009326AD">
        <w:t xml:space="preserve"> about ventilatory status</w:t>
      </w:r>
      <w:r w:rsidR="00206BCD">
        <w:t xml:space="preserve">. </w:t>
      </w:r>
      <w:r w:rsidR="00014B1A">
        <w:rPr>
          <w:color w:val="000000"/>
        </w:rPr>
        <w:t xml:space="preserve">On ABG, hypercapnia is defined as greater than </w:t>
      </w:r>
      <w:r w:rsidR="00014B1A">
        <w:rPr>
          <w:color w:val="000000"/>
        </w:rPr>
        <w:lastRenderedPageBreak/>
        <w:t>45 mmHg</w:t>
      </w:r>
      <w:r w:rsidR="00455F0D">
        <w:rPr>
          <w:color w:val="000000"/>
        </w:rPr>
        <w:t xml:space="preserve"> while on VBG, hypercapnia is </w:t>
      </w:r>
      <w:r w:rsidR="006F71F0">
        <w:rPr>
          <w:color w:val="000000"/>
        </w:rPr>
        <w:t xml:space="preserve">typically </w:t>
      </w:r>
      <w:r w:rsidR="00E71005">
        <w:rPr>
          <w:color w:val="000000"/>
        </w:rPr>
        <w:t xml:space="preserve">defined as </w:t>
      </w:r>
      <w:r w:rsidR="00455F0D">
        <w:rPr>
          <w:color w:val="000000"/>
        </w:rPr>
        <w:t xml:space="preserve">greater than </w:t>
      </w:r>
      <w:commentRangeStart w:id="44"/>
      <w:commentRangeStart w:id="45"/>
      <w:r w:rsidR="00455F0D">
        <w:rPr>
          <w:color w:val="000000"/>
        </w:rPr>
        <w:t>50 mmHg</w:t>
      </w:r>
      <w:commentRangeEnd w:id="44"/>
      <w:r w:rsidR="009326AD">
        <w:rPr>
          <w:rStyle w:val="CommentReference"/>
          <w:color w:val="000000"/>
          <w:sz w:val="24"/>
          <w:szCs w:val="24"/>
        </w:rPr>
        <w:commentReference w:id="44"/>
      </w:r>
      <w:commentRangeEnd w:id="45"/>
      <w:r w:rsidR="00AB2AEB">
        <w:rPr>
          <w:rStyle w:val="CommentReference"/>
          <w:rFonts w:asciiTheme="minorHAnsi" w:eastAsiaTheme="minorHAnsi" w:hAnsiTheme="minorHAnsi" w:cstheme="minorBidi"/>
          <w:kern w:val="2"/>
          <w14:ligatures w14:val="standardContextual"/>
        </w:rPr>
        <w:commentReference w:id="45"/>
      </w:r>
      <w:r w:rsidR="00455F0D">
        <w:rPr>
          <w:color w:val="000000"/>
        </w:rPr>
        <w:t xml:space="preserve">. </w:t>
      </w:r>
      <w:r w:rsidR="009326AD">
        <w:rPr>
          <w:color w:val="000000"/>
        </w:rPr>
        <w:t xml:space="preserve">In some contexts, </w:t>
      </w:r>
      <w:r w:rsidR="00014B1A">
        <w:rPr>
          <w:color w:val="000000"/>
        </w:rPr>
        <w:t xml:space="preserve">VBGs are </w:t>
      </w:r>
      <w:commentRangeStart w:id="46"/>
      <w:r w:rsidR="009326AD">
        <w:rPr>
          <w:color w:val="000000"/>
        </w:rPr>
        <w:t>frequently</w:t>
      </w:r>
      <w:commentRangeEnd w:id="46"/>
      <w:r w:rsidR="009326AD">
        <w:rPr>
          <w:rStyle w:val="CommentReference"/>
          <w:color w:val="000000"/>
          <w:sz w:val="24"/>
          <w:szCs w:val="24"/>
        </w:rPr>
        <w:commentReference w:id="46"/>
      </w:r>
      <w:r w:rsidR="009326AD">
        <w:rPr>
          <w:color w:val="000000"/>
        </w:rPr>
        <w:t xml:space="preserve"> </w:t>
      </w:r>
      <w:r w:rsidR="00C675E8">
        <w:rPr>
          <w:color w:val="000000"/>
        </w:rPr>
        <w:t>used</w:t>
      </w:r>
      <w:r w:rsidR="00014B1A">
        <w:rPr>
          <w:color w:val="000000"/>
        </w:rPr>
        <w:t xml:space="preserve"> as a screening tool for </w:t>
      </w:r>
      <w:commentRangeStart w:id="47"/>
      <w:commentRangeStart w:id="48"/>
      <w:r w:rsidR="00014B1A">
        <w:rPr>
          <w:color w:val="000000"/>
        </w:rPr>
        <w:t xml:space="preserve">hypercapnia </w:t>
      </w:r>
      <w:commentRangeEnd w:id="47"/>
      <w:r w:rsidR="009326AD">
        <w:rPr>
          <w:rStyle w:val="CommentReference"/>
          <w:color w:val="000000"/>
          <w:sz w:val="24"/>
          <w:szCs w:val="24"/>
        </w:rPr>
        <w:commentReference w:id="47"/>
      </w:r>
      <w:commentRangeEnd w:id="48"/>
      <w:r w:rsidR="009326AD">
        <w:rPr>
          <w:rStyle w:val="CommentReference"/>
          <w:color w:val="000000"/>
          <w:sz w:val="24"/>
          <w:szCs w:val="24"/>
        </w:rPr>
        <w:commentReference w:id="48"/>
      </w:r>
      <w:r w:rsidR="00014B1A">
        <w:rPr>
          <w:color w:val="000000"/>
        </w:rPr>
        <w:t xml:space="preserve">due to ease of collection and reduced risk, </w:t>
      </w:r>
      <w:r w:rsidR="00455F0D">
        <w:rPr>
          <w:color w:val="000000"/>
        </w:rPr>
        <w:t xml:space="preserve">though they are less precise in </w:t>
      </w:r>
      <w:r w:rsidR="00014B1A">
        <w:rPr>
          <w:color w:val="000000"/>
        </w:rPr>
        <w:t xml:space="preserve">measuring </w:t>
      </w:r>
      <w:r w:rsidR="00E71005">
        <w:rPr>
          <w:color w:val="000000"/>
        </w:rPr>
        <w:t xml:space="preserve">arterial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sidR="00014B1A">
        <w:rPr>
          <w:color w:val="000000"/>
        </w:rPr>
        <w:t xml:space="preserve">compared </w:t>
      </w:r>
      <w:r w:rsidR="00455F0D">
        <w:rPr>
          <w:color w:val="000000"/>
        </w:rPr>
        <w:t xml:space="preserve">with </w:t>
      </w:r>
      <w:r w:rsidR="00014B1A">
        <w:rPr>
          <w:color w:val="000000"/>
        </w:rPr>
        <w:t>ABGs</w:t>
      </w:r>
      <w:r w:rsidR="00313A8C">
        <w:rPr>
          <w:color w:val="000000"/>
        </w:rPr>
        <w:t>.</w:t>
      </w:r>
      <w:r w:rsidR="00CA0746">
        <w:rPr>
          <w:color w:val="000000"/>
        </w:rPr>
        <w:fldChar w:fldCharType="begin"/>
      </w:r>
      <w:r w:rsidR="002D127D">
        <w:rPr>
          <w:color w:val="000000"/>
        </w:rPr>
        <w:instrText xml:space="preserve"> ADDIN ZOTERO_ITEM CSL_CITATION {"citationID":"1j48o6KV","properties":{"formattedCitation":"\\super 2\\nosupersub{}","plainCitation":"2","noteIndex":0},"citationItems":[{"id":8,"uris":["http://zotero.org/groups/6192411/items/Q3SDEXVM"],"itemData":{"id":8,"type":"article-journal","abstract":"Introduction Identifying acute hypercapnic respiratory failure is crucial in the initial management of acute exacerbations of COPD. Guidelines recommend obtaining arterial blood samples but these are more difficult to obtain than venous. We assessed whether blood gas values derived from venous blood could replace arterial at initial assessment.Methods Patients requiring hospital treatment for an exacerbation of COPD had paired arterial and venous samples taken. Bland–Altman analyses were performed to assess agreement between arterial and venous pH, CO2 and . The relationship between SpO2 and SaO2 was assessed. The number of attempts and pain scores for each sample were measured.Results 234 patients were studied. There was good agreement between arterial and venous measures of pH and (mean difference 0.03 and −0.04, limits of agreement −0.05 to 0.11 and −2.90 to 2.82, respectively), and between SaO2 and SpO2 (in patients with an SpO2 of &amp;gt;80%). Arterial sampling required more attempts and was more painful than venous (mean pain score 4 (IQR 2–5) and 1 (IQR 0–2), respectively, p&amp;lt;0.001).Conclusions Arterial sampling is more difficult and more painful than venous sampling. There is good agreement between pH and values derived from venous and arterial blood, and between pulse oximetry and arterial blood gas oxygen saturations. These agreements could allow the initial assessment of COPD exacerbations to be based on venous blood gas analysis and pulse oximetry, simplifying the care pathway and improving the patient experience.","container-title":"Thorax","DOI":"10.1136/thoraxjnl-2015-207573","issue":"3","journalAbbreviation":"Thorax","note":"PMID: 26628461\nPMCID: PMC4789825","page":"210","PMID":"26628461","PMCID":"PMC4789825","title":"Using venous blood gas analysis in the assessment of COPD exacerbations: a prospective cohort study","volume":"71","author":[{"family":"McKeever","given":"Tricia M"},{"family":"Hearson","given":"Glenn"},{"family":"Housley","given":"Gemma"},{"family":"Reynolds","given":"Catherine"},{"family":"Kinnear","given":"William"},{"family":"Harrison","given":"Tim W"},{"family":"Kelly","given":"Anne-Maree"},{"family":"Shaw","given":"Dominick E"}],"issued":{"date-parts":[["2016",3,1]]}}}],"schema":"https://github.com/citation-style-language/schema/raw/master/csl-citation.json"} </w:instrText>
      </w:r>
      <w:r w:rsidR="00CA0746">
        <w:rPr>
          <w:color w:val="000000"/>
        </w:rPr>
        <w:fldChar w:fldCharType="separate"/>
      </w:r>
      <w:r w:rsidR="00CA0746" w:rsidRPr="00CA0746">
        <w:rPr>
          <w:color w:val="000000"/>
          <w:vertAlign w:val="superscript"/>
        </w:rPr>
        <w:t>2</w:t>
      </w:r>
      <w:r w:rsidR="00CA0746">
        <w:rPr>
          <w:color w:val="000000"/>
        </w:rPr>
        <w:fldChar w:fldCharType="end"/>
      </w:r>
      <w:del w:id="49" w:author="Anila Mehta" w:date="2026-04-01T14:30:00Z">
        <w:r w:rsidR="00014B1A" w:rsidDel="00313A8C">
          <w:rPr>
            <w:color w:val="000000"/>
          </w:rPr>
          <w:delText>.</w:delText>
        </w:r>
      </w:del>
      <w:del w:id="50" w:author="Anila Mehta" w:date="2026-03-30T14:33:00Z">
        <w:r w:rsidR="00014B1A" w:rsidDel="00DA1ECF">
          <w:rPr>
            <w:color w:val="000000"/>
          </w:rPr>
          <w:delText xml:space="preserve"> </w:delText>
        </w:r>
      </w:del>
    </w:p>
    <w:p w14:paraId="7968DE9E" w14:textId="77777777" w:rsidR="00DA1ECF" w:rsidRDefault="00DA1ECF" w:rsidP="001F3608">
      <w:pPr>
        <w:pStyle w:val="p1"/>
        <w:rPr>
          <w:ins w:id="51" w:author="Anila Mehta" w:date="2026-03-30T14:32:00Z"/>
          <w:color w:val="000000"/>
        </w:rPr>
      </w:pPr>
    </w:p>
    <w:p w14:paraId="32BE2387" w14:textId="45050344" w:rsidR="00E171A4" w:rsidRDefault="002E17CC" w:rsidP="001F3608">
      <w:pPr>
        <w:pStyle w:val="p1"/>
        <w:rPr>
          <w:color w:val="000000"/>
        </w:rPr>
      </w:pPr>
      <w:ins w:id="52" w:author="Anila Mehta" w:date="2026-03-30T14:42:00Z">
        <w:r>
          <w:rPr>
            <w:color w:val="000000"/>
          </w:rPr>
          <w:t xml:space="preserve">Despite the growing clinical use of VBGs, few studies have directly compared VBG and ABG in clinical outcomes. Prior investigations have largely focused on analytic agreement between ABG and VBG </w:t>
        </w:r>
        <w:proofErr w:type="spellStart"/>
        <w:r w:rsidRPr="00A900B6">
          <w:rPr>
            <w:color w:val="000000"/>
          </w:rPr>
          <w:t>pCO</w:t>
        </w:r>
        <w:proofErr w:type="spellEnd"/>
        <w:r w:rsidRPr="00A900B6">
          <w:rPr>
            <w:color w:val="000000"/>
          </w:rPr>
          <w:t>₂</w:t>
        </w:r>
        <w:r>
          <w:rPr>
            <w:color w:val="000000"/>
          </w:rPr>
          <w:t xml:space="preserve"> values</w:t>
        </w:r>
      </w:ins>
      <w:ins w:id="53" w:author="Anila Mehta" w:date="2026-04-01T14:43:00Z">
        <w:r w:rsidR="00395EFA">
          <w:rPr>
            <w:color w:val="000000"/>
          </w:rPr>
          <w:t xml:space="preserve"> and test characteristics of VBGs using ABG as the reference standard, </w:t>
        </w:r>
      </w:ins>
      <w:ins w:id="54" w:author="Anila Mehta" w:date="2026-03-30T14:42:00Z">
        <w:r>
          <w:rPr>
            <w:color w:val="000000"/>
          </w:rPr>
          <w:t>with mixed results</w:t>
        </w:r>
        <w:commentRangeStart w:id="55"/>
        <w:commentRangeEnd w:id="55"/>
        <w:r>
          <w:rPr>
            <w:rStyle w:val="CommentReference"/>
            <w:color w:val="000000"/>
            <w:sz w:val="24"/>
            <w:szCs w:val="24"/>
          </w:rPr>
          <w:commentReference w:id="55"/>
        </w:r>
        <w:commentRangeStart w:id="56"/>
        <w:commentRangeEnd w:id="56"/>
        <w:r>
          <w:rPr>
            <w:rStyle w:val="CommentReference"/>
            <w:color w:val="000000"/>
            <w:sz w:val="24"/>
            <w:szCs w:val="24"/>
          </w:rPr>
          <w:commentReference w:id="56"/>
        </w:r>
        <w:r>
          <w:rPr>
            <w:color w:val="000000"/>
          </w:rPr>
          <w:t xml:space="preserve">. </w:t>
        </w:r>
      </w:ins>
      <w:ins w:id="57" w:author="Anila Mehta" w:date="2026-04-01T14:48:00Z">
        <w:r w:rsidR="00BF3E1B">
          <w:rPr>
            <w:color w:val="000000"/>
          </w:rPr>
          <w:t>However, whether VBGs provide comparable predictive information for clinically relevant outcomes remains unclear. Demonstrating similar predictive performance would supp</w:t>
        </w:r>
      </w:ins>
      <w:ins w:id="58" w:author="Anila Mehta" w:date="2026-04-01T14:49:00Z">
        <w:r w:rsidR="00BF3E1B">
          <w:rPr>
            <w:color w:val="000000"/>
          </w:rPr>
          <w:t>ort the use of VBGs as a reliable tool for clinical decision-making.</w:t>
        </w:r>
      </w:ins>
      <w:ins w:id="59" w:author="Anila Mehta" w:date="2026-04-01T14:50:00Z">
        <w:r w:rsidR="00BF3E1B">
          <w:rPr>
            <w:color w:val="000000"/>
          </w:rPr>
          <w:t xml:space="preserve"> </w:t>
        </w:r>
      </w:ins>
      <w:commentRangeStart w:id="60"/>
      <w:commentRangeStart w:id="61"/>
      <w:commentRangeStart w:id="62"/>
      <w:del w:id="63" w:author="Anila Mehta" w:date="2026-03-30T14:42:00Z">
        <w:r w:rsidR="00014B1A" w:rsidDel="002E17CC">
          <w:rPr>
            <w:color w:val="000000"/>
          </w:rPr>
          <w:delText xml:space="preserve">Despite </w:delText>
        </w:r>
      </w:del>
      <w:del w:id="64" w:author="Anila Mehta" w:date="2026-03-30T14:14:00Z">
        <w:r w:rsidR="00455F0D" w:rsidDel="004F2470">
          <w:rPr>
            <w:color w:val="000000"/>
          </w:rPr>
          <w:delText>t</w:delText>
        </w:r>
        <w:commentRangeEnd w:id="60"/>
        <w:r w:rsidR="00206BCD" w:rsidDel="004F2470">
          <w:rPr>
            <w:rStyle w:val="CommentReference"/>
            <w:color w:val="000000"/>
            <w:sz w:val="24"/>
            <w:szCs w:val="24"/>
          </w:rPr>
          <w:commentReference w:id="60"/>
        </w:r>
        <w:r w:rsidR="00455F0D" w:rsidDel="004F2470">
          <w:rPr>
            <w:color w:val="000000"/>
          </w:rPr>
          <w:delText xml:space="preserve">heir </w:delText>
        </w:r>
      </w:del>
      <w:del w:id="65" w:author="Anila Mehta" w:date="2026-03-30T14:28:00Z">
        <w:r w:rsidR="00014B1A" w:rsidDel="00DA1ECF">
          <w:rPr>
            <w:color w:val="000000"/>
          </w:rPr>
          <w:delText xml:space="preserve">growing </w:delText>
        </w:r>
        <w:r w:rsidR="00AA1A4B" w:rsidDel="00DA1ECF">
          <w:rPr>
            <w:color w:val="000000"/>
          </w:rPr>
          <w:delText xml:space="preserve">clinical </w:delText>
        </w:r>
        <w:r w:rsidR="00014B1A" w:rsidDel="00DA1ECF">
          <w:rPr>
            <w:color w:val="000000"/>
          </w:rPr>
          <w:delText xml:space="preserve">use, </w:delText>
        </w:r>
        <w:r w:rsidR="00AA1A4B" w:rsidDel="00DA1ECF">
          <w:rPr>
            <w:color w:val="000000"/>
          </w:rPr>
          <w:delText xml:space="preserve">few studies </w:delText>
        </w:r>
      </w:del>
      <w:del w:id="66" w:author="Anila Mehta" w:date="2026-03-30T14:42:00Z">
        <w:r w:rsidR="00AA1A4B" w:rsidDel="002E17CC">
          <w:rPr>
            <w:color w:val="000000"/>
          </w:rPr>
          <w:delText>have directly compared venous and arterial blood gases in a</w:delText>
        </w:r>
        <w:r w:rsidR="00E171A4" w:rsidDel="002E17CC">
          <w:rPr>
            <w:color w:val="000000"/>
          </w:rPr>
          <w:delText xml:space="preserve"> </w:delText>
        </w:r>
        <w:r w:rsidR="00AA1A4B" w:rsidDel="002E17CC">
          <w:rPr>
            <w:color w:val="000000"/>
          </w:rPr>
          <w:delText>di</w:delText>
        </w:r>
        <w:r w:rsidR="00E171A4" w:rsidDel="002E17CC">
          <w:rPr>
            <w:color w:val="000000"/>
          </w:rPr>
          <w:delText>a</w:delText>
        </w:r>
        <w:r w:rsidR="00AA1A4B" w:rsidDel="002E17CC">
          <w:rPr>
            <w:color w:val="000000"/>
          </w:rPr>
          <w:delText xml:space="preserve">gnosis of hypercapnic respiratory failure, and current billing and device qualification standards do not recognize VBG measurements as sufficient diagnostic evidence. Prior investigations have largely focused on analytic agreement between ABG and VBG </w:delText>
        </w:r>
        <w:r w:rsidR="00AA1A4B" w:rsidRPr="00A900B6" w:rsidDel="002E17CC">
          <w:rPr>
            <w:color w:val="000000"/>
          </w:rPr>
          <w:delText>pCO₂</w:delText>
        </w:r>
        <w:r w:rsidR="00AA1A4B" w:rsidDel="002E17CC">
          <w:rPr>
            <w:color w:val="000000"/>
          </w:rPr>
          <w:delText xml:space="preserve"> values</w:delText>
        </w:r>
      </w:del>
      <w:del w:id="67" w:author="Anila Mehta" w:date="2026-03-30T14:39:00Z">
        <w:r w:rsidR="00AA1A4B" w:rsidDel="002E17CC">
          <w:rPr>
            <w:color w:val="000000"/>
          </w:rPr>
          <w:delText>, with mixed results</w:delText>
        </w:r>
        <w:commentRangeEnd w:id="61"/>
        <w:r w:rsidR="009326AD" w:rsidDel="002E17CC">
          <w:rPr>
            <w:rStyle w:val="CommentReference"/>
            <w:color w:val="000000"/>
            <w:sz w:val="24"/>
            <w:szCs w:val="24"/>
          </w:rPr>
          <w:commentReference w:id="61"/>
        </w:r>
        <w:commentRangeEnd w:id="62"/>
        <w:r w:rsidR="009326AD" w:rsidDel="002E17CC">
          <w:rPr>
            <w:rStyle w:val="CommentReference"/>
            <w:color w:val="000000"/>
            <w:sz w:val="24"/>
            <w:szCs w:val="24"/>
          </w:rPr>
          <w:commentReference w:id="62"/>
        </w:r>
      </w:del>
      <w:del w:id="68" w:author="Anila Mehta" w:date="2026-03-30T14:40:00Z">
        <w:r w:rsidR="00AA1A4B" w:rsidDel="002E17CC">
          <w:rPr>
            <w:color w:val="000000"/>
          </w:rPr>
          <w:delText xml:space="preserve">. </w:delText>
        </w:r>
      </w:del>
      <w:r w:rsidR="00014B1A">
        <w:rPr>
          <w:color w:val="000000"/>
        </w:rPr>
        <w:t>In a study by Davies et. al, hospitalized patients with known or suspected hypercapnic respiratory failure underwent near-simultaneous ABG and VBG</w:t>
      </w:r>
      <w:r w:rsidR="00455F0D">
        <w:rPr>
          <w:color w:val="000000"/>
        </w:rPr>
        <w:t xml:space="preserve"> testing</w:t>
      </w:r>
      <w:r w:rsidR="00AA1A4B">
        <w:rPr>
          <w:color w:val="000000"/>
        </w:rPr>
        <w:t>, demonstrating</w:t>
      </w:r>
      <w:r w:rsidR="00014B1A">
        <w:rPr>
          <w:color w:val="000000"/>
        </w:rPr>
        <w:t xml:space="preserve"> close agreement in </w:t>
      </w:r>
      <w:r w:rsidR="00AA1A4B">
        <w:rPr>
          <w:color w:val="000000"/>
        </w:rPr>
        <w:t>arterial p</w:t>
      </w:r>
      <w:r w:rsidR="00014B1A">
        <w:rPr>
          <w:color w:val="000000"/>
        </w:rPr>
        <w:t>CO</w:t>
      </w:r>
      <w:r w:rsidR="00014B1A" w:rsidRPr="00455F0D">
        <w:rPr>
          <w:color w:val="000000"/>
          <w:vertAlign w:val="subscript"/>
        </w:rPr>
        <w:t>2</w:t>
      </w:r>
      <w:r w:rsidR="00014B1A">
        <w:rPr>
          <w:color w:val="000000"/>
        </w:rPr>
        <w:t xml:space="preserve"> values and calculated </w:t>
      </w:r>
      <w:r w:rsidR="00455F0D">
        <w:rPr>
          <w:color w:val="000000"/>
        </w:rPr>
        <w:t xml:space="preserve">values derived from VBGs, supporting the use of VBGs in monitoring </w:t>
      </w:r>
      <w:r w:rsidR="00AA1A4B">
        <w:rPr>
          <w:color w:val="000000"/>
        </w:rPr>
        <w:t>hypercapnia</w:t>
      </w:r>
      <w:r w:rsidR="00455F0D">
        <w:rPr>
          <w:color w:val="000000"/>
        </w:rPr>
        <w:t>.</w:t>
      </w:r>
      <w:del w:id="69" w:author="Anila Mehta" w:date="2026-03-30T14:05:00Z">
        <w:r w:rsidR="000329AB" w:rsidDel="00CA0746">
          <w:rPr>
            <w:vertAlign w:val="superscript"/>
          </w:rPr>
          <w:delText>2</w:delText>
        </w:r>
      </w:del>
      <w:r w:rsidR="00CA0746">
        <w:rPr>
          <w:vertAlign w:val="superscript"/>
        </w:rPr>
        <w:t>3</w:t>
      </w:r>
      <w:r w:rsidR="006746ED">
        <w:rPr>
          <w:color w:val="000000"/>
        </w:rPr>
        <w:fldChar w:fldCharType="begin"/>
      </w:r>
      <w:r w:rsidR="002D127D">
        <w:rPr>
          <w:color w:val="000000"/>
        </w:rPr>
        <w:instrText xml:space="preserve"> ADDIN ZOTERO_ITEM CSL_CITATION {"citationID":"Tg9je06Y","properties":{"formattedCitation":"\\super 3\\nosupersub{}","plainCitation":"","noteIndex":0},"citationItems":[{"id":5,"uris":["http://zotero.org/groups/6192411/items/IH3F3MZI"],"itemData":{"id":5,"type":"article-journal","abstract":"Background Accurate arterial blood gas (ABG) analysis is essential in the management of patients with hypercapnic respiratory failure, but repeated sampling requires technical expertise and is painful. Missed sampling is common and has a negative impact on patient care. A newer venous to arterial conversion method (v-TAC, Roche) uses mathematical models of acid–base chemistry, a venous blood gas sample and peripheral blood oxygen saturation to calculate arterial acid–base status. It has the potential to replace routine ABG sampling for selected patient cohorts. The aim of this study was to compare v-TAC with ABG, capillary and venous sampling in a patient cohort referred to start non-invasive ventilation (NIV).Methods Recruited patients underwent near simultaneous ABG, capillary blood gas (CBG) and venous blood gas (VBG) sampling at day 0, and up to two further occasions (day 1 NIV and discharge). The primary outcome was the reliability of v-TAC sampling compared with ABG, via Bland-Altman analysis, to identify respiratory failure (via PaCO 2) and to detect changes in PaCO2 in response to NIV. Secondary outcomes included agreements with p H, sampling success rates and pain.Results The agreement between ABG and v-TAC/venous PaCO 2 was assessed for 119 matched sampling episodes and 105 between ABG and CBG. Close agreement was shown for v-TAC (mean difference (SD) 0.01 (0.5) k Pa), but not for CBG (−0.75 (0.69) k Pa) or VBG (+1.00 (0.90) k Pa). Longitudinal data for 32 patients started on NIV showed the closest agreement for ABG and v-TAC (R2=0.61). v-TAC sampling had the highest first-time success rate (88%) and was less painful than arterial (p&lt;0.0001).Conclusion Mathematical arterialisation of venous samples was easier to obtain and less painful than ABG sampling. Results showed close agreement for PaCO2 and p H and tracked well longitudinally such that the v-TAC method could replace routine ABG testing to recognise and monitor patients with hypercapnic respiratory failure.Trial registration number NCT04072848; www.clinicaltrials.gov","container-title":"BMJ Open Respiratory Research","DOI":"10.1136/bmjresp-2022-001537","issue":"1","journalAbbreviation":"BMJ Open Respiratory Research","note":"PMID: 37369550\nPMCID: PMC10335414","page":"e001537","PMID":"37369550","PMCID":"PMC10335414","title":"Comparison of mathematically arterialised venous blood gas sampling with arterial, capillary, and venous sampling in adult patients with hypercapnic respiratory failure: a single-centre longitudinal cohort study","volume":"10","author":[{"family":"Davies","given":"Michael Gordon"},{"family":"Wozniak","given":"Dariusz Rafal"},{"family":"Quinnell","given":"Timothy George"},{"family":"Palas","given":"Earl"},{"family":"George","given":"Susan"},{"family":"Huang","given":"Yingchang"},{"family":"Jayasekara","given":"Ruwanthi"},{"family":"Stoneman","given":"Victoria"},{"family":"Smith","given":"Ian Edward"},{"family":"Thomsen","given":"Lars Pilegaard"},{"family":"Rees","given":"Stephen Edward"}],"issued":{"date-parts":[["2023",6,27]]}}}],"schema":"https://github.com/citation-style-language/schema/raw/master/csl-citation.json"} </w:instrText>
      </w:r>
      <w:r w:rsidR="00000000">
        <w:rPr>
          <w:color w:val="000000"/>
        </w:rPr>
        <w:fldChar w:fldCharType="separate"/>
      </w:r>
      <w:r w:rsidR="006746ED">
        <w:rPr>
          <w:color w:val="000000"/>
        </w:rPr>
        <w:fldChar w:fldCharType="end"/>
      </w:r>
      <w:r w:rsidR="00455F0D">
        <w:rPr>
          <w:color w:val="000000"/>
        </w:rPr>
        <w:t xml:space="preserve"> </w:t>
      </w:r>
      <w:r w:rsidR="00014B1A">
        <w:rPr>
          <w:color w:val="000000"/>
        </w:rPr>
        <w:t>Similarly, Lacy et. al analyzed a prospective study which found VBG to have 100% sensitivity in identifying hypercapnia in those with respiratory failure due to COPD exacerbation, pneumonia, heart failure and asthma using Pv</w:t>
      </w:r>
      <w:r w:rsidR="00455F0D">
        <w:rPr>
          <w:color w:val="000000"/>
        </w:rPr>
        <w:t>CO</w:t>
      </w:r>
      <w:r w:rsidR="00455F0D" w:rsidRPr="00455F0D">
        <w:rPr>
          <w:color w:val="000000"/>
          <w:vertAlign w:val="subscript"/>
        </w:rPr>
        <w:t>2</w:t>
      </w:r>
      <w:r w:rsidR="00014B1A">
        <w:rPr>
          <w:color w:val="000000"/>
        </w:rPr>
        <w:t xml:space="preserve"> greater than 45 mmHg.</w:t>
      </w:r>
      <w:r w:rsidR="000329AB">
        <w:rPr>
          <w:color w:val="000000"/>
        </w:rPr>
        <w:fldChar w:fldCharType="begin"/>
      </w:r>
      <w:r w:rsidR="002D127D">
        <w:rPr>
          <w:color w:val="000000"/>
        </w:rPr>
        <w:instrText xml:space="preserve"> ADDIN ZOTERO_ITEM CSL_CITATION {"citationID":"nJh0eDyY","properties":{"formattedCitation":"\\super 1\\nosupersub{}","plainCitation":"1","noteIndex":0},"citationItems":[{"id":6,"uris":["http://zotero.org/groups/6192411/items/CG6S42R4"],"itemData":{"id":6,"type":"article-journal","abstract":"Abstract Venous blood gases (VBGs) are safe and effective at screening for hypercarbic respiratory failure. Multiple studies have validated that a VBG with a PvCO2 less than 45 reliably rules out hypercarbia. The use of VBGs for the initial screening of hypercarbia when hypercarbic respiratory failure is suspected can reduce the overall use of arterial blood gases which are more painful and take more time and expertise to perform.","container-title":"Journal of Hospital Medicine","DOI":"10.1002/jhm.70039","ISSN":"1553-5592","issue":"9","journalAbbreviation":"Journal of Hospital Medicine","note":"PMID: 40183604\nPMCID: PMC12406756","page":"1002-1004","PMID":"40183604","PMCID":"PMC12406756","publisher":"John Wiley &amp; Sons, Ltd","title":"Things We Do for No Reason™: Arterial blood gas testing to screen for hypercarbic respiratory failure","volume":"20","author":[{"family":"Lacy","given":"Mary E."},{"family":"Saa","given":"Lisa"},{"family":"Bruss","given":"Zachary"},{"family":"Noronha","given":"Leonard"}],"issued":{"date-parts":[["2025",9,1]]}}}],"schema":"https://github.com/citation-style-language/schema/raw/master/csl-citation.json"} </w:instrText>
      </w:r>
      <w:r w:rsidR="000329AB">
        <w:rPr>
          <w:color w:val="000000"/>
        </w:rPr>
        <w:fldChar w:fldCharType="separate"/>
      </w:r>
      <w:r w:rsidR="000329AB" w:rsidRPr="000329AB">
        <w:rPr>
          <w:color w:val="000000"/>
          <w:vertAlign w:val="superscript"/>
        </w:rPr>
        <w:t>1</w:t>
      </w:r>
      <w:r w:rsidR="000329AB">
        <w:rPr>
          <w:color w:val="000000"/>
        </w:rPr>
        <w:fldChar w:fldCharType="end"/>
      </w:r>
      <w:r w:rsidR="00014B1A">
        <w:rPr>
          <w:color w:val="000000"/>
        </w:rPr>
        <w:t xml:space="preserve"> Ak et. al published an additional prospective study in COPD patients in acute exacerbation that found VBG to identify hypercapnia in 100%. </w:t>
      </w:r>
      <w:r w:rsidR="000329AB">
        <w:rPr>
          <w:color w:val="000000"/>
        </w:rPr>
        <w:fldChar w:fldCharType="begin"/>
      </w:r>
      <w:r w:rsidR="002D127D">
        <w:rPr>
          <w:color w:val="000000"/>
        </w:rPr>
        <w:instrText xml:space="preserve"> ADDIN ZOTERO_ITEM CSL_CITATION {"citationID":"3QiIN7e7","properties":{"formattedCitation":"\\super 4\\nosupersub{}","plainCitation":"4","noteIndex":0},"citationItems":[{"id":7,"uris":["http://zotero.org/groups/6192411/items/HWUDWKED"],"itemData":{"id":7,"type":"article-journal","container-title":"The Tohoku Journal of Experimental Medicine","DOI":"10.1620/tjem.210.285","issue":"4","journalAbbreviation":"The Tohoku Journal of Experimental Medicine","note":"PMID: 17146193","page":"285-290","PMID":"17146193","title":"Prediction of Arterial Blood Gas Values from Venous Blood Gas Values in Patients with Acute Exacerbation of Chronic Obstructive Pulmonary Disease","volume":"210","author":[{"family":"Ak","given":"Ahmet"},{"family":"Ogun","given":"Cemile Oztin"},{"family":"Bayir","given":"Aysegul"},{"family":"Kayis","given":"Seyit Ali"},{"family":"Koylu","given":"Ramazan"}],"issued":{"date-parts":[["2006"]]}}}],"schema":"https://github.com/citation-style-language/schema/raw/master/csl-citation.json"} </w:instrText>
      </w:r>
      <w:r w:rsidR="000329AB">
        <w:rPr>
          <w:color w:val="000000"/>
        </w:rPr>
        <w:fldChar w:fldCharType="separate"/>
      </w:r>
      <w:r w:rsidR="00CA0746" w:rsidRPr="00CA0746">
        <w:rPr>
          <w:color w:val="000000"/>
          <w:vertAlign w:val="superscript"/>
        </w:rPr>
        <w:t>4</w:t>
      </w:r>
      <w:r w:rsidR="000329AB">
        <w:rPr>
          <w:color w:val="000000"/>
        </w:rPr>
        <w:fldChar w:fldCharType="end"/>
      </w:r>
      <w:r w:rsidR="000329AB">
        <w:rPr>
          <w:color w:val="000000"/>
        </w:rPr>
        <w:t xml:space="preserve"> </w:t>
      </w:r>
      <w:r w:rsidR="00455F0D">
        <w:rPr>
          <w:color w:val="000000"/>
        </w:rPr>
        <w:t>In contrast,</w:t>
      </w:r>
      <w:r w:rsidR="00014B1A">
        <w:rPr>
          <w:color w:val="000000"/>
        </w:rPr>
        <w:t xml:space="preserve"> McKeever </w:t>
      </w:r>
      <w:r w:rsidR="00E171A4">
        <w:rPr>
          <w:color w:val="000000"/>
        </w:rPr>
        <w:t>observed</w:t>
      </w:r>
      <w:r w:rsidR="00E171A4" w:rsidRPr="00455F0D">
        <w:rPr>
          <w:color w:val="000000"/>
        </w:rPr>
        <w:t xml:space="preserve"> </w:t>
      </w:r>
      <w:r w:rsidR="00455F0D" w:rsidRPr="00455F0D">
        <w:rPr>
          <w:color w:val="000000"/>
        </w:rPr>
        <w:t xml:space="preserve">wide variability between arterial and venous CO₂ levels in COPD patients with acute exacerbations, </w:t>
      </w:r>
      <w:r w:rsidR="00E171A4">
        <w:rPr>
          <w:color w:val="000000"/>
        </w:rPr>
        <w:t>highlighting</w:t>
      </w:r>
      <w:r w:rsidR="00E171A4" w:rsidRPr="00455F0D">
        <w:rPr>
          <w:color w:val="000000"/>
        </w:rPr>
        <w:t xml:space="preserve"> </w:t>
      </w:r>
      <w:r w:rsidR="00455F0D" w:rsidRPr="00455F0D">
        <w:rPr>
          <w:color w:val="000000"/>
        </w:rPr>
        <w:t xml:space="preserve">the limitations of </w:t>
      </w:r>
      <w:r w:rsidR="00E171A4">
        <w:rPr>
          <w:color w:val="000000"/>
        </w:rPr>
        <w:t>analytic</w:t>
      </w:r>
      <w:r w:rsidR="00E171A4" w:rsidRPr="00455F0D">
        <w:rPr>
          <w:color w:val="000000"/>
        </w:rPr>
        <w:t xml:space="preserve"> </w:t>
      </w:r>
      <w:r w:rsidR="00455F0D" w:rsidRPr="00455F0D">
        <w:rPr>
          <w:color w:val="000000"/>
        </w:rPr>
        <w:t>precision.</w:t>
      </w:r>
      <w:r w:rsidR="000329AB">
        <w:rPr>
          <w:color w:val="000000"/>
        </w:rPr>
        <w:fldChar w:fldCharType="begin"/>
      </w:r>
      <w:r w:rsidR="002D127D">
        <w:rPr>
          <w:color w:val="000000"/>
        </w:rPr>
        <w:instrText xml:space="preserve"> ADDIN ZOTERO_ITEM CSL_CITATION {"citationID":"Ngaf8pp4","properties":{"formattedCitation":"\\super 2\\nosupersub{}","plainCitation":"2","noteIndex":0},"citationItems":[{"id":8,"uris":["http://zotero.org/groups/6192411/items/Q3SDEXVM"],"itemData":{"id":8,"type":"article-journal","abstract":"Introduction Identifying acute hypercapnic respiratory failure is crucial in the initial management of acute exacerbations of COPD. Guidelines recommend obtaining arterial blood samples but these are more difficult to obtain than venous. We assessed whether blood gas values derived from venous blood could replace arterial at initial assessment.Methods Patients requiring hospital treatment for an exacerbation of COPD had paired arterial and venous samples taken. Bland–Altman analyses were performed to assess agreement between arterial and venous pH, CO2 and . The relationship between SpO2 and SaO2 was assessed. The number of attempts and pain scores for each sample were measured.Results 234 patients were studied. There was good agreement between arterial and venous measures of pH and (mean difference 0.03 and −0.04, limits of agreement −0.05 to 0.11 and −2.90 to 2.82, respectively), and between SaO2 and SpO2 (in patients with an SpO2 of &amp;gt;80%). Arterial sampling required more attempts and was more painful than venous (mean pain score 4 (IQR 2–5) and 1 (IQR 0–2), respectively, p&amp;lt;0.001).Conclusions Arterial sampling is more difficult and more painful than venous sampling. There is good agreement between pH and values derived from venous and arterial blood, and between pulse oximetry and arterial blood gas oxygen saturations. These agreements could allow the initial assessment of COPD exacerbations to be based on venous blood gas analysis and pulse oximetry, simplifying the care pathway and improving the patient experience.","container-title":"Thorax","DOI":"10.1136/thoraxjnl-2015-207573","issue":"3","journalAbbreviation":"Thorax","note":"PMID: 26628461\nPMCID: PMC4789825","page":"210","PMID":"26628461","PMCID":"PMC4789825","title":"Using venous blood gas analysis in the assessment of COPD exacerbations: a prospective cohort study","volume":"71","author":[{"family":"McKeever","given":"Tricia M"},{"family":"Hearson","given":"Glenn"},{"family":"Housley","given":"Gemma"},{"family":"Reynolds","given":"Catherine"},{"family":"Kinnear","given":"William"},{"family":"Harrison","given":"Tim W"},{"family":"Kelly","given":"Anne-Maree"},{"family":"Shaw","given":"Dominick E"}],"issued":{"date-parts":[["2016",3,1]]}}}],"schema":"https://github.com/citation-style-language/schema/raw/master/csl-citation.json"} </w:instrText>
      </w:r>
      <w:r w:rsidR="000329AB">
        <w:rPr>
          <w:color w:val="000000"/>
        </w:rPr>
        <w:fldChar w:fldCharType="separate"/>
      </w:r>
      <w:r w:rsidR="00CA0746" w:rsidRPr="00CA0746">
        <w:rPr>
          <w:color w:val="000000"/>
          <w:vertAlign w:val="superscript"/>
        </w:rPr>
        <w:t>2</w:t>
      </w:r>
      <w:r w:rsidR="000329AB">
        <w:rPr>
          <w:color w:val="000000"/>
        </w:rPr>
        <w:fldChar w:fldCharType="end"/>
      </w:r>
      <w:r w:rsidR="00BE5EBB">
        <w:rPr>
          <w:color w:val="000000"/>
        </w:rPr>
        <w:t xml:space="preserve"> </w:t>
      </w:r>
      <w:r w:rsidR="00E171A4">
        <w:rPr>
          <w:color w:val="000000"/>
        </w:rPr>
        <w:t>While these studies inform analytic interchangeability, analytic concordance alon</w:t>
      </w:r>
      <w:r w:rsidR="006F71F0">
        <w:rPr>
          <w:color w:val="000000"/>
        </w:rPr>
        <w:t>e</w:t>
      </w:r>
      <w:r w:rsidR="00E171A4">
        <w:rPr>
          <w:color w:val="000000"/>
        </w:rPr>
        <w:t xml:space="preserve"> does not establish clinical utility. </w:t>
      </w:r>
      <w:commentRangeStart w:id="70"/>
      <w:r w:rsidR="00E171A4">
        <w:rPr>
          <w:color w:val="000000"/>
        </w:rPr>
        <w:t xml:space="preserve">The key unanswered question is whether hypercapnia identified on VBG can predict patient-centered outcomes such as ventilatory support or deterioration as well as hypercapnia on an ABG. If venous hypercapnia carries similar prognostic weight, analytic imperfections may be acceptable and VBGs could serve as sufficient evidence of hypercapnic respiratory failure.   </w:t>
      </w:r>
      <w:commentRangeEnd w:id="70"/>
      <w:r w:rsidR="009326AD">
        <w:rPr>
          <w:rStyle w:val="CommentReference"/>
          <w:color w:val="000000"/>
          <w:sz w:val="24"/>
          <w:szCs w:val="24"/>
        </w:rPr>
        <w:commentReference w:id="70"/>
      </w:r>
    </w:p>
    <w:p w14:paraId="0D9C3E69" w14:textId="76212712" w:rsidR="00014B1A" w:rsidRPr="00692EC8" w:rsidRDefault="00206BCD" w:rsidP="00014B1A">
      <w:pPr>
        <w:pStyle w:val="p2"/>
        <w:spacing w:before="0" w:beforeAutospacing="0" w:after="0" w:afterAutospacing="0"/>
        <w:rPr>
          <w:color w:val="000000"/>
        </w:rPr>
      </w:pPr>
      <w:r>
        <w:rPr>
          <w:color w:val="000000"/>
        </w:rPr>
        <w:t>We therefore examined whether</w:t>
      </w:r>
      <w:r w:rsidR="00BE5EBB">
        <w:rPr>
          <w:color w:val="000000"/>
        </w:rPr>
        <w:t xml:space="preserve"> hypercapnia by ABG </w:t>
      </w:r>
      <w:r>
        <w:rPr>
          <w:color w:val="000000"/>
        </w:rPr>
        <w:t>and</w:t>
      </w:r>
      <w:r w:rsidR="00014B1A" w:rsidRPr="00692EC8">
        <w:rPr>
          <w:color w:val="000000"/>
        </w:rPr>
        <w:t xml:space="preserve"> VBG </w:t>
      </w:r>
      <w:r>
        <w:rPr>
          <w:color w:val="000000"/>
        </w:rPr>
        <w:t>predicts clinical</w:t>
      </w:r>
      <w:r w:rsidR="00BE5EBB">
        <w:rPr>
          <w:color w:val="000000"/>
        </w:rPr>
        <w:t xml:space="preserve"> outcomes</w:t>
      </w:r>
      <w:r>
        <w:rPr>
          <w:color w:val="000000"/>
        </w:rPr>
        <w:t xml:space="preserve"> in similar ways. After </w:t>
      </w:r>
      <w:proofErr w:type="spellStart"/>
      <w:r>
        <w:rPr>
          <w:color w:val="000000"/>
        </w:rPr>
        <w:t>weighting</w:t>
      </w:r>
      <w:proofErr w:type="spellEnd"/>
      <w:r>
        <w:rPr>
          <w:color w:val="000000"/>
        </w:rPr>
        <w:t xml:space="preserve"> for the propensity to receive each test, we compared their associations with </w:t>
      </w:r>
      <w:r w:rsidR="002E17CC">
        <w:rPr>
          <w:color w:val="000000"/>
        </w:rPr>
        <w:t>four</w:t>
      </w:r>
      <w:r w:rsidR="009326AD">
        <w:rPr>
          <w:color w:val="000000"/>
        </w:rPr>
        <w:t xml:space="preserve"> subsequent outcomes: </w:t>
      </w:r>
      <w:r w:rsidR="00BE5EBB">
        <w:rPr>
          <w:color w:val="000000"/>
        </w:rPr>
        <w:t>diagnosis code for hypercapnic respiratory failure,</w:t>
      </w:r>
      <w:r w:rsidR="00014B1A" w:rsidRPr="00692EC8">
        <w:rPr>
          <w:color w:val="000000"/>
        </w:rPr>
        <w:t xml:space="preserve"> </w:t>
      </w:r>
      <w:r w:rsidR="00BE5EBB">
        <w:rPr>
          <w:color w:val="000000"/>
        </w:rPr>
        <w:t>receipt of invasive mechanical ventilation</w:t>
      </w:r>
      <w:r w:rsidR="00014B1A" w:rsidRPr="00692EC8">
        <w:rPr>
          <w:color w:val="000000"/>
        </w:rPr>
        <w:t xml:space="preserve">, </w:t>
      </w:r>
      <w:r w:rsidR="00BE5EBB">
        <w:rPr>
          <w:color w:val="000000"/>
        </w:rPr>
        <w:t xml:space="preserve">receipt of </w:t>
      </w:r>
      <w:r w:rsidR="00014B1A" w:rsidRPr="00692EC8">
        <w:rPr>
          <w:color w:val="000000"/>
        </w:rPr>
        <w:t>non-invasive ventilation (NIV),</w:t>
      </w:r>
      <w:r w:rsidR="00BE5EBB">
        <w:rPr>
          <w:color w:val="000000"/>
        </w:rPr>
        <w:t xml:space="preserve"> and</w:t>
      </w:r>
      <w:r w:rsidR="00014B1A" w:rsidRPr="00692EC8">
        <w:rPr>
          <w:color w:val="000000"/>
        </w:rPr>
        <w:t xml:space="preserve"> </w:t>
      </w:r>
      <w:r w:rsidR="00014B1A">
        <w:rPr>
          <w:color w:val="000000"/>
        </w:rPr>
        <w:t>60-day</w:t>
      </w:r>
      <w:r w:rsidR="00BE5EBB">
        <w:rPr>
          <w:color w:val="000000"/>
        </w:rPr>
        <w:t xml:space="preserve"> any-cause</w:t>
      </w:r>
      <w:r w:rsidR="00014B1A">
        <w:rPr>
          <w:color w:val="000000"/>
        </w:rPr>
        <w:t xml:space="preserve"> mortality</w:t>
      </w:r>
      <w:r w:rsidR="00BE5EBB">
        <w:rPr>
          <w:color w:val="000000"/>
        </w:rPr>
        <w:t xml:space="preserve">. </w:t>
      </w:r>
      <w:r w:rsidR="00796D4C">
        <w:rPr>
          <w:color w:val="000000"/>
        </w:rPr>
        <w:t xml:space="preserve">We hypothesized that venous and arterial hypercapnia would demonstrate similar associations with clinical outcomes, supporting </w:t>
      </w:r>
      <w:r w:rsidR="00AA5DED">
        <w:rPr>
          <w:color w:val="000000"/>
        </w:rPr>
        <w:t xml:space="preserve">VBGs as a viable alternative when ABGs are not performed. </w:t>
      </w:r>
    </w:p>
    <w:p w14:paraId="3E12FF96" w14:textId="77777777" w:rsidR="00014B1A" w:rsidRPr="00623125" w:rsidRDefault="00014B1A" w:rsidP="00014B1A">
      <w:pPr>
        <w:pStyle w:val="p2"/>
        <w:spacing w:before="0" w:beforeAutospacing="0" w:after="0" w:afterAutospacing="0"/>
        <w:rPr>
          <w:color w:val="000000"/>
        </w:rPr>
      </w:pPr>
      <w:r w:rsidRPr="00623125">
        <w:rPr>
          <w:color w:val="000000"/>
        </w:rPr>
        <w:t> </w:t>
      </w:r>
    </w:p>
    <w:p w14:paraId="79E3F53B" w14:textId="77777777" w:rsidR="00014B1A" w:rsidRPr="0041535D" w:rsidRDefault="00014B1A" w:rsidP="00014B1A">
      <w:pPr>
        <w:pStyle w:val="p1"/>
        <w:spacing w:before="0" w:beforeAutospacing="0" w:after="0" w:afterAutospacing="0"/>
        <w:rPr>
          <w:b/>
          <w:bCs/>
          <w:color w:val="000000"/>
        </w:rPr>
      </w:pPr>
      <w:r w:rsidRPr="0041535D">
        <w:rPr>
          <w:rStyle w:val="s1"/>
          <w:b/>
          <w:bCs/>
          <w:color w:val="000000"/>
          <w:u w:val="single"/>
        </w:rPr>
        <w:t>Methods:</w:t>
      </w:r>
      <w:r w:rsidRPr="0041535D">
        <w:rPr>
          <w:rStyle w:val="apple-converted-space"/>
          <w:b/>
          <w:bCs/>
          <w:color w:val="000000"/>
        </w:rPr>
        <w:t> </w:t>
      </w:r>
    </w:p>
    <w:p w14:paraId="4E2FD8DC" w14:textId="59B2F59D" w:rsidR="00014B1A" w:rsidRDefault="00014B1A" w:rsidP="00130945">
      <w:pPr>
        <w:pStyle w:val="p2"/>
        <w:spacing w:before="0" w:beforeAutospacing="0" w:after="0" w:afterAutospacing="0"/>
        <w:rPr>
          <w:rStyle w:val="Hyperlink"/>
          <w:rFonts w:ascii="Helvetica" w:eastAsiaTheme="majorEastAsia" w:hAnsi="Helvetica" w:cs="Helvetica"/>
          <w:i/>
          <w:iCs/>
        </w:rPr>
      </w:pPr>
      <w:r w:rsidRPr="00623125">
        <w:rPr>
          <w:color w:val="000000"/>
        </w:rPr>
        <w:t> </w:t>
      </w:r>
    </w:p>
    <w:p w14:paraId="24901E84" w14:textId="3489DADA" w:rsidR="00014B1A" w:rsidRDefault="00AA5DED" w:rsidP="00014B1A">
      <w:pPr>
        <w:pStyle w:val="li1"/>
        <w:spacing w:before="0" w:beforeAutospacing="0" w:after="0" w:afterAutospacing="0"/>
        <w:rPr>
          <w:color w:val="000000"/>
        </w:rPr>
      </w:pPr>
      <w:r>
        <w:rPr>
          <w:color w:val="000000"/>
        </w:rPr>
        <w:t>We conducted a</w:t>
      </w:r>
      <w:r w:rsidR="00014B1A" w:rsidRPr="00A900B6">
        <w:rPr>
          <w:color w:val="000000"/>
        </w:rPr>
        <w:t xml:space="preserve"> </w:t>
      </w:r>
      <w:r w:rsidR="00BE5EBB">
        <w:rPr>
          <w:color w:val="000000"/>
        </w:rPr>
        <w:t xml:space="preserve">multicenter </w:t>
      </w:r>
      <w:r w:rsidR="00014B1A" w:rsidRPr="00A900B6">
        <w:rPr>
          <w:color w:val="000000"/>
        </w:rPr>
        <w:t>retrospective cohort study using de-identified pa</w:t>
      </w:r>
      <w:r w:rsidR="006C3196">
        <w:rPr>
          <w:color w:val="000000"/>
        </w:rPr>
        <w:t>ti</w:t>
      </w:r>
      <w:r w:rsidR="00014B1A" w:rsidRPr="00A900B6">
        <w:rPr>
          <w:color w:val="000000"/>
        </w:rPr>
        <w:t xml:space="preserve">ent data from the 2022 </w:t>
      </w:r>
      <w:proofErr w:type="spellStart"/>
      <w:r w:rsidR="00014B1A" w:rsidRPr="00A900B6">
        <w:rPr>
          <w:color w:val="000000"/>
        </w:rPr>
        <w:t>TriNetX</w:t>
      </w:r>
      <w:proofErr w:type="spellEnd"/>
      <w:r w:rsidR="00014B1A" w:rsidRPr="00A900B6">
        <w:rPr>
          <w:color w:val="000000"/>
        </w:rPr>
        <w:t xml:space="preserve"> research network</w:t>
      </w:r>
      <w:r w:rsidR="00585875" w:rsidRPr="00585875">
        <w:t xml:space="preserve"> </w:t>
      </w:r>
      <w:r w:rsidR="00585875">
        <w:t>(</w:t>
      </w:r>
      <w:proofErr w:type="spellStart"/>
      <w:r w:rsidR="00585875">
        <w:t>TriNetX</w:t>
      </w:r>
      <w:proofErr w:type="spellEnd"/>
      <w:r w:rsidR="00585875">
        <w:t>, LLC. Cambridge, MA)</w:t>
      </w:r>
      <w:r w:rsidR="00014B1A" w:rsidRPr="00A900B6">
        <w:rPr>
          <w:color w:val="000000"/>
        </w:rPr>
        <w:t>, which aggregates</w:t>
      </w:r>
      <w:r w:rsidR="00BE5EBB">
        <w:rPr>
          <w:color w:val="000000"/>
        </w:rPr>
        <w:t xml:space="preserve"> electronic health record</w:t>
      </w:r>
      <w:r w:rsidR="00014B1A" w:rsidRPr="00A900B6">
        <w:rPr>
          <w:color w:val="000000"/>
        </w:rPr>
        <w:t xml:space="preserve"> data from participating health systems. </w:t>
      </w:r>
      <w:r>
        <w:rPr>
          <w:color w:val="000000"/>
        </w:rPr>
        <w:t>At the time of data requisition, the network included</w:t>
      </w:r>
      <w:r w:rsidR="00585875" w:rsidRPr="00585875">
        <w:rPr>
          <w:color w:val="000000"/>
        </w:rPr>
        <w:t xml:space="preserve"> 76 medical centers across the US serving roughly 115 million patients</w:t>
      </w:r>
      <w:r w:rsidR="00C675E8">
        <w:rPr>
          <w:color w:val="000000"/>
        </w:rPr>
        <w:t xml:space="preserve">. </w:t>
      </w:r>
      <w:r w:rsidR="00014B1A" w:rsidRPr="00A900B6">
        <w:rPr>
          <w:color w:val="000000"/>
        </w:rPr>
        <w:t>The University of Utah Institutional Review Board reviewed the study protocol and determined the project met criteria for exemption (IRB #00184622).</w:t>
      </w:r>
    </w:p>
    <w:p w14:paraId="47EF72AA" w14:textId="77777777" w:rsidR="00014B1A" w:rsidRDefault="00014B1A" w:rsidP="00014B1A">
      <w:pPr>
        <w:pStyle w:val="li1"/>
        <w:spacing w:before="0" w:beforeAutospacing="0" w:after="0" w:afterAutospacing="0"/>
        <w:rPr>
          <w:color w:val="000000"/>
        </w:rPr>
      </w:pPr>
    </w:p>
    <w:p w14:paraId="480EACE3" w14:textId="77777777" w:rsidR="00014B1A" w:rsidRDefault="00014B1A" w:rsidP="00014B1A">
      <w:pPr>
        <w:pStyle w:val="li1"/>
        <w:spacing w:before="0" w:beforeAutospacing="0" w:after="0" w:afterAutospacing="0"/>
        <w:rPr>
          <w:b/>
          <w:bCs/>
          <w:color w:val="000000"/>
        </w:rPr>
      </w:pPr>
      <w:r w:rsidRPr="00C65532">
        <w:rPr>
          <w:b/>
          <w:bCs/>
          <w:color w:val="000000"/>
        </w:rPr>
        <w:t>Study Population</w:t>
      </w:r>
    </w:p>
    <w:p w14:paraId="16A25395" w14:textId="6F917A88" w:rsidR="00AA5DED" w:rsidRDefault="00AA5DED" w:rsidP="00AA5DED">
      <w:pPr>
        <w:pStyle w:val="p1"/>
      </w:pPr>
      <w:r>
        <w:rPr>
          <w:color w:val="000000"/>
        </w:rPr>
        <w:lastRenderedPageBreak/>
        <w:t xml:space="preserve">Adult patients (≥ 18 years) </w:t>
      </w:r>
      <w:r w:rsidRPr="00AA5DED">
        <w:rPr>
          <w:color w:val="000000"/>
        </w:rPr>
        <w:t xml:space="preserve">were eligible if they </w:t>
      </w:r>
      <w:r w:rsidR="009C2BA0">
        <w:rPr>
          <w:color w:val="000000"/>
        </w:rPr>
        <w:t>had an indicator that ought to trigger a clinician to consider if</w:t>
      </w:r>
      <w:r w:rsidRPr="00AA5DED">
        <w:rPr>
          <w:color w:val="000000"/>
        </w:rPr>
        <w:t xml:space="preserve"> hypercapnia</w:t>
      </w:r>
      <w:r w:rsidR="009C2BA0">
        <w:rPr>
          <w:color w:val="000000"/>
        </w:rPr>
        <w:t xml:space="preserve"> was present</w:t>
      </w:r>
      <w:r w:rsidRPr="00AA5DED">
        <w:rPr>
          <w:color w:val="000000"/>
        </w:rPr>
        <w:t xml:space="preserve"> during an emergency department or inpatient encounter between January 1 and December 31, 2022. We operationalized “reasonable suspicion for hypercapnia” using prespecified codes and laboratory indicators (e-Appendix 4), including (1) an arterial or venous blood gas obtained on the first hospital day; (2) diagnostic codes for respiratory failure or severe obesity; or (3) procedure codes for invasive or non-invasive ventilatory support. Ambulatory encounters were excluded.</w:t>
      </w:r>
      <w:r>
        <w:rPr>
          <w:color w:val="000000"/>
        </w:rPr>
        <w:t xml:space="preserve"> </w:t>
      </w:r>
      <w:r>
        <w:t>Patients with missing key demographic variables or outcome data were excluded. All phenotype definitions, including LOINC, ICD-10, and CPT/PCS codes used to identify eligible encounters, are provided in e-Appendix 4.</w:t>
      </w:r>
    </w:p>
    <w:p w14:paraId="2AD4773A" w14:textId="6C6D3472" w:rsidR="00AA5DED" w:rsidRPr="00AA5DED" w:rsidRDefault="00AA5DED" w:rsidP="00AA5DED">
      <w:pPr>
        <w:pStyle w:val="li1"/>
        <w:spacing w:before="0" w:beforeAutospacing="0" w:after="0" w:afterAutospacing="0"/>
        <w:rPr>
          <w:color w:val="000000"/>
        </w:rPr>
      </w:pPr>
    </w:p>
    <w:p w14:paraId="18EA9644" w14:textId="416C798F" w:rsidR="00366EC5" w:rsidRDefault="00366EC5" w:rsidP="00014B1A">
      <w:pPr>
        <w:pStyle w:val="li1"/>
        <w:spacing w:before="0" w:beforeAutospacing="0" w:after="0" w:afterAutospacing="0"/>
        <w:rPr>
          <w:color w:val="000000"/>
        </w:rPr>
      </w:pPr>
      <w:r w:rsidRPr="00366EC5">
        <w:rPr>
          <w:noProof/>
          <w:color w:val="000000"/>
        </w:rPr>
        <w:lastRenderedPageBreak/>
        <w:drawing>
          <wp:inline distT="0" distB="0" distL="0" distR="0" wp14:anchorId="79802D0D" wp14:editId="6A6F4EEA">
            <wp:extent cx="5943600" cy="6971665"/>
            <wp:effectExtent l="0" t="0" r="0" b="635"/>
            <wp:docPr id="313491091" name="Picture 1" descr="A table of medical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91091" name="Picture 1" descr="A table of medical records&#10;&#10;AI-generated content may be incorrect."/>
                    <pic:cNvPicPr/>
                  </pic:nvPicPr>
                  <pic:blipFill>
                    <a:blip r:embed="rId11"/>
                    <a:stretch>
                      <a:fillRect/>
                    </a:stretch>
                  </pic:blipFill>
                  <pic:spPr>
                    <a:xfrm>
                      <a:off x="0" y="0"/>
                      <a:ext cx="5943600" cy="6971665"/>
                    </a:xfrm>
                    <a:prstGeom prst="rect">
                      <a:avLst/>
                    </a:prstGeom>
                  </pic:spPr>
                </pic:pic>
              </a:graphicData>
            </a:graphic>
          </wp:inline>
        </w:drawing>
      </w:r>
    </w:p>
    <w:p w14:paraId="25F6A9DD" w14:textId="77777777" w:rsidR="00585875" w:rsidRDefault="00585875" w:rsidP="00014B1A">
      <w:pPr>
        <w:pStyle w:val="li1"/>
        <w:spacing w:before="0" w:beforeAutospacing="0" w:after="0" w:afterAutospacing="0"/>
        <w:rPr>
          <w:color w:val="000000"/>
        </w:rPr>
      </w:pPr>
    </w:p>
    <w:p w14:paraId="2ABDEFEF" w14:textId="77777777" w:rsidR="00585875" w:rsidRDefault="00585875" w:rsidP="00014B1A">
      <w:pPr>
        <w:pStyle w:val="li1"/>
        <w:spacing w:before="0" w:beforeAutospacing="0" w:after="0" w:afterAutospacing="0"/>
        <w:rPr>
          <w:color w:val="000000"/>
        </w:rPr>
      </w:pPr>
    </w:p>
    <w:p w14:paraId="29A09991" w14:textId="65E87D29" w:rsidR="00585875" w:rsidRPr="001F3608" w:rsidRDefault="00585875" w:rsidP="00014B1A">
      <w:pPr>
        <w:pStyle w:val="li1"/>
        <w:spacing w:before="0" w:beforeAutospacing="0" w:after="0" w:afterAutospacing="0"/>
        <w:rPr>
          <w:b/>
          <w:bCs/>
          <w:color w:val="000000"/>
        </w:rPr>
      </w:pPr>
      <w:r w:rsidRPr="001F3608">
        <w:rPr>
          <w:b/>
          <w:bCs/>
          <w:color w:val="000000"/>
        </w:rPr>
        <w:t>Exposure</w:t>
      </w:r>
    </w:p>
    <w:p w14:paraId="54A77883" w14:textId="77777777" w:rsidR="00585875" w:rsidRDefault="00585875" w:rsidP="00014B1A">
      <w:pPr>
        <w:pStyle w:val="li1"/>
        <w:spacing w:before="0" w:beforeAutospacing="0" w:after="0" w:afterAutospacing="0"/>
        <w:rPr>
          <w:color w:val="000000"/>
        </w:rPr>
      </w:pPr>
    </w:p>
    <w:p w14:paraId="1D197206" w14:textId="385AEF7F" w:rsidR="007F201E" w:rsidRDefault="00585875" w:rsidP="00AE17B0">
      <w:pPr>
        <w:pStyle w:val="li1"/>
        <w:spacing w:before="0" w:beforeAutospacing="0" w:after="0" w:afterAutospacing="0"/>
        <w:rPr>
          <w:color w:val="000000"/>
        </w:rPr>
      </w:pPr>
      <w:r>
        <w:rPr>
          <w:color w:val="000000"/>
        </w:rPr>
        <w:t xml:space="preserve">Arterial and Venous blood gas </w:t>
      </w:r>
      <w:r w:rsidR="00AA5DED">
        <w:rPr>
          <w:color w:val="000000"/>
        </w:rPr>
        <w:t>measurements</w:t>
      </w:r>
      <w:r>
        <w:rPr>
          <w:color w:val="000000"/>
        </w:rPr>
        <w:t xml:space="preserve"> from the calendar day of the encounter start</w:t>
      </w:r>
      <w:r w:rsidR="00AE17B0">
        <w:rPr>
          <w:color w:val="000000"/>
        </w:rPr>
        <w:t xml:space="preserve"> (day 0)</w:t>
      </w:r>
      <w:r>
        <w:rPr>
          <w:color w:val="000000"/>
        </w:rPr>
        <w:t xml:space="preserve"> were</w:t>
      </w:r>
      <w:r w:rsidR="00AE17B0">
        <w:rPr>
          <w:color w:val="000000"/>
        </w:rPr>
        <w:t xml:space="preserve"> used to define the exposure</w:t>
      </w:r>
      <w:r>
        <w:rPr>
          <w:color w:val="000000"/>
        </w:rPr>
        <w:t xml:space="preserve">. </w:t>
      </w:r>
      <w:r w:rsidR="00AE17B0">
        <w:rPr>
          <w:color w:val="000000"/>
        </w:rPr>
        <w:t>A</w:t>
      </w:r>
      <w:r w:rsidR="007F201E">
        <w:rPr>
          <w:color w:val="000000"/>
        </w:rPr>
        <w:t>rterial</w:t>
      </w:r>
      <w:r w:rsidR="00AE17B0">
        <w:rPr>
          <w:color w:val="000000"/>
        </w:rPr>
        <w:t xml:space="preserve"> samples were identified using </w:t>
      </w:r>
      <w:r w:rsidR="007F201E" w:rsidRPr="007F201E">
        <w:rPr>
          <w:color w:val="000000"/>
        </w:rPr>
        <w:t>LOINC</w:t>
      </w:r>
      <w:r w:rsidR="00AE17B0">
        <w:rPr>
          <w:color w:val="000000"/>
        </w:rPr>
        <w:t xml:space="preserve"> codes </w:t>
      </w:r>
      <w:r w:rsidR="007F201E" w:rsidRPr="007F201E">
        <w:rPr>
          <w:color w:val="000000"/>
        </w:rPr>
        <w:t>2019-</w:t>
      </w:r>
      <w:r w:rsidR="007F201E" w:rsidRPr="007F201E">
        <w:rPr>
          <w:color w:val="000000"/>
        </w:rPr>
        <w:lastRenderedPageBreak/>
        <w:t>8</w:t>
      </w:r>
      <w:r w:rsidR="007F201E">
        <w:rPr>
          <w:color w:val="000000"/>
        </w:rPr>
        <w:t xml:space="preserve">, </w:t>
      </w:r>
      <w:r w:rsidR="007F201E" w:rsidRPr="007F201E">
        <w:rPr>
          <w:color w:val="000000"/>
        </w:rPr>
        <w:t>2026-3</w:t>
      </w:r>
      <w:r w:rsidR="007F201E">
        <w:rPr>
          <w:color w:val="000000"/>
        </w:rPr>
        <w:t>,</w:t>
      </w:r>
      <w:r w:rsidR="00AE17B0">
        <w:rPr>
          <w:color w:val="000000"/>
        </w:rPr>
        <w:t xml:space="preserve"> and</w:t>
      </w:r>
      <w:r w:rsidR="007F201E" w:rsidRPr="007F201E">
        <w:rPr>
          <w:color w:val="000000"/>
        </w:rPr>
        <w:t xml:space="preserve"> 32771-</w:t>
      </w:r>
      <w:proofErr w:type="gramStart"/>
      <w:r w:rsidR="007F201E" w:rsidRPr="007F201E">
        <w:rPr>
          <w:color w:val="000000"/>
        </w:rPr>
        <w:t>8</w:t>
      </w:r>
      <w:r w:rsidR="007F201E">
        <w:rPr>
          <w:color w:val="000000"/>
        </w:rPr>
        <w:t xml:space="preserve"> )</w:t>
      </w:r>
      <w:proofErr w:type="gramEnd"/>
      <w:r w:rsidR="00AE17B0">
        <w:rPr>
          <w:color w:val="000000"/>
        </w:rPr>
        <w:t>;</w:t>
      </w:r>
      <w:r w:rsidR="007F201E">
        <w:rPr>
          <w:color w:val="000000"/>
        </w:rPr>
        <w:t xml:space="preserve"> venous</w:t>
      </w:r>
      <w:r w:rsidR="00AE17B0">
        <w:rPr>
          <w:color w:val="000000"/>
        </w:rPr>
        <w:t xml:space="preserve"> samples were identified using </w:t>
      </w:r>
      <w:r w:rsidR="007F201E">
        <w:t>LOINC</w:t>
      </w:r>
      <w:r w:rsidR="00AE17B0">
        <w:t xml:space="preserve"> codes </w:t>
      </w:r>
      <w:r w:rsidR="007F201E">
        <w:t>115577-6</w:t>
      </w:r>
      <w:r w:rsidR="00AE17B0">
        <w:t xml:space="preserve"> and</w:t>
      </w:r>
      <w:r w:rsidR="007F201E">
        <w:t xml:space="preserve"> 2021-4</w:t>
      </w:r>
      <w:r w:rsidR="007257FA">
        <w:rPr>
          <w:color w:val="000000"/>
        </w:rPr>
        <w:t>.</w:t>
      </w:r>
    </w:p>
    <w:p w14:paraId="59BBD1EE" w14:textId="38DFE13A" w:rsidR="00585875" w:rsidRPr="00C675E8" w:rsidRDefault="00585875" w:rsidP="00014B1A">
      <w:pPr>
        <w:pStyle w:val="NormalWeb"/>
        <w:rPr>
          <w:b/>
          <w:bCs/>
        </w:rPr>
      </w:pPr>
      <w:r w:rsidRPr="00C675E8">
        <w:rPr>
          <w:b/>
          <w:bCs/>
        </w:rPr>
        <w:t>Outcomes</w:t>
      </w:r>
    </w:p>
    <w:p w14:paraId="728443B1" w14:textId="69E459FC" w:rsidR="00585875" w:rsidRDefault="00AE17B0" w:rsidP="00E171A4">
      <w:pPr>
        <w:pStyle w:val="NormalWeb"/>
      </w:pPr>
      <w:r>
        <w:t>We evaluated</w:t>
      </w:r>
      <w:r w:rsidR="00796D4C">
        <w:t xml:space="preserve"> four outcomes</w:t>
      </w:r>
      <w:r>
        <w:t>. (1)</w:t>
      </w:r>
      <w:r w:rsidR="00796D4C">
        <w:t xml:space="preserve"> h</w:t>
      </w:r>
      <w:r w:rsidR="00585875">
        <w:t xml:space="preserve">ypercapnic respiratory failure diagnosis </w:t>
      </w:r>
      <w:r>
        <w:t xml:space="preserve">during the encounter, identified using </w:t>
      </w:r>
      <w:r w:rsidR="00585875" w:rsidRPr="00585875">
        <w:t>ICD-10-CM codes E66.2, J96.02, J96.12, J96.22, and J96.92</w:t>
      </w:r>
      <w:r>
        <w:t>. (2)</w:t>
      </w:r>
      <w:r w:rsidR="00796D4C">
        <w:t xml:space="preserve"> r</w:t>
      </w:r>
      <w:r w:rsidR="00585875">
        <w:t xml:space="preserve">eceipt of non-invasive ventilation </w:t>
      </w:r>
      <w:r>
        <w:t xml:space="preserve">at any time during the hospitalization as identified using ICD-10-PCS and CPT </w:t>
      </w:r>
      <w:r w:rsidR="00585875">
        <w:t>procedure code</w:t>
      </w:r>
      <w:r>
        <w:t>s</w:t>
      </w:r>
      <w:r w:rsidR="00796D4C">
        <w:t>,</w:t>
      </w:r>
      <w:r>
        <w:t xml:space="preserve"> (3) </w:t>
      </w:r>
      <w:r w:rsidR="00796D4C">
        <w:t>r</w:t>
      </w:r>
      <w:r w:rsidR="00585875">
        <w:t xml:space="preserve">eceipt of invasive mechanical ventilation </w:t>
      </w:r>
      <w:r>
        <w:t xml:space="preserve">at any time during the hospitalization, identified using ICD-10-PCS and CPT codes, </w:t>
      </w:r>
      <w:r w:rsidR="00796D4C">
        <w:t>and</w:t>
      </w:r>
      <w:r>
        <w:t xml:space="preserve"> (4)</w:t>
      </w:r>
      <w:r w:rsidR="00796D4C">
        <w:t xml:space="preserve"> a</w:t>
      </w:r>
      <w:commentRangeStart w:id="71"/>
      <w:r w:rsidR="00585875" w:rsidRPr="00585875">
        <w:t xml:space="preserve">ll-cause mortality </w:t>
      </w:r>
      <w:commentRangeEnd w:id="71"/>
      <w:r w:rsidR="00D1109E" w:rsidRPr="00585875">
        <w:rPr>
          <w:rStyle w:val="CommentReference"/>
          <w:sz w:val="24"/>
          <w:szCs w:val="24"/>
        </w:rPr>
        <w:commentReference w:id="71"/>
      </w:r>
      <w:r w:rsidR="00585875" w:rsidRPr="00585875">
        <w:t xml:space="preserve">within 60 days of encounter start. The 60-day window was selected based on ARDS literature, where this time point captures the greatest intervention-related mortality differences, reflecting the period when deaths attributable to respiratory failure and its management are most </w:t>
      </w:r>
      <w:commentRangeStart w:id="72"/>
      <w:r w:rsidR="00585875" w:rsidRPr="00585875">
        <w:t>apparent.</w:t>
      </w:r>
      <w:commentRangeEnd w:id="72"/>
      <w:r w:rsidR="009C2BA0">
        <w:rPr>
          <w:rStyle w:val="CommentReference"/>
          <w:sz w:val="24"/>
          <w:szCs w:val="24"/>
        </w:rPr>
        <w:commentReference w:id="72"/>
      </w:r>
    </w:p>
    <w:p w14:paraId="2D25267E" w14:textId="11A82CA2" w:rsidR="00127836" w:rsidRPr="00C675E8" w:rsidRDefault="00127836" w:rsidP="00127836">
      <w:pPr>
        <w:pStyle w:val="NormalWeb"/>
        <w:rPr>
          <w:b/>
          <w:bCs/>
        </w:rPr>
      </w:pPr>
      <w:r>
        <w:rPr>
          <w:b/>
          <w:bCs/>
        </w:rPr>
        <w:t>Unadjusted Outcome Models</w:t>
      </w:r>
    </w:p>
    <w:p w14:paraId="6CF57A5C" w14:textId="43853B06" w:rsidR="00127836" w:rsidRPr="00293D5E" w:rsidRDefault="00127836" w:rsidP="00127836">
      <w:pPr>
        <w:pStyle w:val="p1"/>
      </w:pPr>
      <w:r w:rsidRPr="007F201E">
        <w:rPr>
          <w:color w:val="000000"/>
        </w:rPr>
        <w:t xml:space="preserve">CO₂ was </w:t>
      </w:r>
      <w:r>
        <w:rPr>
          <w:color w:val="000000"/>
        </w:rPr>
        <w:t>modeled</w:t>
      </w:r>
      <w:r w:rsidRPr="007F201E">
        <w:rPr>
          <w:color w:val="000000"/>
        </w:rPr>
        <w:t xml:space="preserve"> in two </w:t>
      </w:r>
      <w:r>
        <w:rPr>
          <w:color w:val="000000"/>
        </w:rPr>
        <w:t>forms</w:t>
      </w:r>
      <w:r w:rsidRPr="007F201E">
        <w:rPr>
          <w:color w:val="000000"/>
        </w:rPr>
        <w:t xml:space="preserve">. First, as a categorical variable: </w:t>
      </w:r>
      <w:r>
        <w:rPr>
          <w:color w:val="000000"/>
        </w:rPr>
        <w:t>l</w:t>
      </w:r>
      <w:r w:rsidRPr="00AE17B0">
        <w:rPr>
          <w:color w:val="000000"/>
        </w:rPr>
        <w:t>ow (</w:t>
      </w:r>
      <w:proofErr w:type="spellStart"/>
      <w:r w:rsidRPr="00AE17B0">
        <w:rPr>
          <w:color w:val="000000"/>
        </w:rPr>
        <w:t>PaCO</w:t>
      </w:r>
      <w:proofErr w:type="spellEnd"/>
      <w:r w:rsidRPr="00AE17B0">
        <w:rPr>
          <w:color w:val="000000"/>
        </w:rPr>
        <w:t xml:space="preserve">₂ &lt;35 mmHg; </w:t>
      </w:r>
      <w:proofErr w:type="spellStart"/>
      <w:r w:rsidRPr="00AE17B0">
        <w:rPr>
          <w:color w:val="000000"/>
        </w:rPr>
        <w:t>PvCO</w:t>
      </w:r>
      <w:proofErr w:type="spellEnd"/>
      <w:r w:rsidRPr="00AE17B0">
        <w:rPr>
          <w:color w:val="000000"/>
        </w:rPr>
        <w:t>₂ &lt;40 mmHg), normal (</w:t>
      </w:r>
      <w:proofErr w:type="spellStart"/>
      <w:r w:rsidRPr="00AE17B0">
        <w:rPr>
          <w:color w:val="000000"/>
        </w:rPr>
        <w:t>P</w:t>
      </w:r>
      <w:commentRangeStart w:id="73"/>
      <w:commentRangeStart w:id="74"/>
      <w:r w:rsidRPr="00AE17B0">
        <w:rPr>
          <w:color w:val="000000"/>
        </w:rPr>
        <w:t>aCO</w:t>
      </w:r>
      <w:proofErr w:type="spellEnd"/>
      <w:r w:rsidRPr="00AE17B0">
        <w:rPr>
          <w:color w:val="000000"/>
        </w:rPr>
        <w:t xml:space="preserve">₂ 35–45 mmHg; </w:t>
      </w:r>
      <w:proofErr w:type="spellStart"/>
      <w:r w:rsidRPr="00AE17B0">
        <w:rPr>
          <w:color w:val="000000"/>
        </w:rPr>
        <w:t>PvCO</w:t>
      </w:r>
      <w:proofErr w:type="spellEnd"/>
      <w:r w:rsidRPr="00AE17B0">
        <w:rPr>
          <w:color w:val="000000"/>
        </w:rPr>
        <w:t>₂ 40–50 mmHg), and high (</w:t>
      </w:r>
      <w:proofErr w:type="spellStart"/>
      <w:r w:rsidRPr="00AE17B0">
        <w:rPr>
          <w:color w:val="000000"/>
        </w:rPr>
        <w:t>PaCO</w:t>
      </w:r>
      <w:proofErr w:type="spellEnd"/>
      <w:r w:rsidRPr="00AE17B0">
        <w:rPr>
          <w:color w:val="000000"/>
        </w:rPr>
        <w:t xml:space="preserve">₂ ≥45 mmHg; </w:t>
      </w:r>
      <w:proofErr w:type="spellStart"/>
      <w:r w:rsidRPr="00AE17B0">
        <w:rPr>
          <w:color w:val="000000"/>
        </w:rPr>
        <w:t>PvCO</w:t>
      </w:r>
      <w:proofErr w:type="spellEnd"/>
      <w:r w:rsidRPr="00AE17B0">
        <w:rPr>
          <w:color w:val="000000"/>
        </w:rPr>
        <w:t>₂ ≥50 mmHg</w:t>
      </w:r>
      <w:commentRangeEnd w:id="73"/>
      <w:r w:rsidR="009C2BA0" w:rsidRPr="00AE17B0">
        <w:rPr>
          <w:rStyle w:val="CommentReference"/>
          <w:color w:val="000000"/>
          <w:sz w:val="24"/>
          <w:szCs w:val="24"/>
        </w:rPr>
        <w:commentReference w:id="73"/>
      </w:r>
      <w:commentRangeEnd w:id="74"/>
      <w:r w:rsidR="00CC407B">
        <w:rPr>
          <w:rStyle w:val="CommentReference"/>
          <w:rFonts w:asciiTheme="minorHAnsi" w:eastAsiaTheme="minorHAnsi" w:hAnsiTheme="minorHAnsi" w:cstheme="minorBidi"/>
          <w:kern w:val="2"/>
          <w14:ligatures w14:val="standardContextual"/>
        </w:rPr>
        <w:commentReference w:id="74"/>
      </w:r>
      <w:r w:rsidRPr="00AE17B0">
        <w:rPr>
          <w:color w:val="000000"/>
        </w:rPr>
        <w:t>)</w:t>
      </w:r>
      <w:r w:rsidRPr="007F201E">
        <w:rPr>
          <w:color w:val="000000"/>
        </w:rPr>
        <w:t>. Second,</w:t>
      </w:r>
      <w:r>
        <w:rPr>
          <w:color w:val="000000"/>
        </w:rPr>
        <w:t xml:space="preserve"> we modeled CO2</w:t>
      </w:r>
      <w:r w:rsidRPr="007F201E">
        <w:rPr>
          <w:color w:val="000000"/>
        </w:rPr>
        <w:t xml:space="preserve"> as a continuous variable using restricted cubic spline</w:t>
      </w:r>
      <w:r>
        <w:rPr>
          <w:color w:val="000000"/>
        </w:rPr>
        <w:t>s</w:t>
      </w:r>
      <w:r w:rsidRPr="007F201E">
        <w:rPr>
          <w:color w:val="000000"/>
        </w:rPr>
        <w:t xml:space="preserve"> with </w:t>
      </w:r>
      <w:r>
        <w:rPr>
          <w:color w:val="000000"/>
        </w:rPr>
        <w:t>4</w:t>
      </w:r>
      <w:r w:rsidRPr="007F201E">
        <w:rPr>
          <w:color w:val="000000"/>
        </w:rPr>
        <w:t xml:space="preserve"> knots, allowing flexible non-linear </w:t>
      </w:r>
      <w:r>
        <w:rPr>
          <w:color w:val="000000"/>
        </w:rPr>
        <w:t xml:space="preserve">associations with outcomes. When multiple blood gas values were available on day 0, the initial measurement was used. </w:t>
      </w:r>
      <w:r>
        <w:t>All diagnostic and procedural code lists are provided in e-Appendix 4.</w:t>
      </w:r>
    </w:p>
    <w:p w14:paraId="2BF07E33" w14:textId="7890FF6E" w:rsidR="00127836" w:rsidRDefault="00127836" w:rsidP="004D10C1">
      <w:pPr>
        <w:pStyle w:val="p1"/>
        <w:rPr>
          <w:ins w:id="75" w:author="Anila Mehta" w:date="2026-03-30T16:37:00Z"/>
        </w:rPr>
      </w:pPr>
      <w:r w:rsidRPr="004D10C1">
        <w:t xml:space="preserve">We first fit unadjusted logistic regression models to estimate the association between </w:t>
      </w:r>
      <w:proofErr w:type="spellStart"/>
      <w:r w:rsidRPr="004D10C1">
        <w:t>pCO</w:t>
      </w:r>
      <w:proofErr w:type="spellEnd"/>
      <w:r w:rsidRPr="004D10C1">
        <w:t xml:space="preserve">₂ category (low, normal, high) and each of the four clinical outcomes. Odds ratios (ORs) with 95% confidence intervals were calculated using the normal </w:t>
      </w:r>
      <w:proofErr w:type="spellStart"/>
      <w:r w:rsidRPr="004D10C1">
        <w:t>pCO</w:t>
      </w:r>
      <w:proofErr w:type="spellEnd"/>
      <w:r w:rsidRPr="004D10C1">
        <w:t>₂ group as the reference. Results were visualized using forest plots on a logarithmic scale, stratified by blood-gas cohort.</w:t>
      </w:r>
      <w:r>
        <w:t xml:space="preserve"> We then modeled </w:t>
      </w:r>
      <w:proofErr w:type="spellStart"/>
      <w:r>
        <w:t>pCO</w:t>
      </w:r>
      <w:proofErr w:type="spellEnd"/>
      <w:r>
        <w:t xml:space="preserve">₂ as a continuous predictor using restricted cubic splines to allow for non-linear </w:t>
      </w:r>
      <w:commentRangeStart w:id="76"/>
      <w:r>
        <w:t>associations</w:t>
      </w:r>
      <w:commentRangeEnd w:id="76"/>
      <w:r w:rsidR="009C2BA0">
        <w:rPr>
          <w:rStyle w:val="CommentReference"/>
          <w:sz w:val="24"/>
          <w:szCs w:val="24"/>
        </w:rPr>
        <w:commentReference w:id="76"/>
      </w:r>
      <w:r>
        <w:t>.</w:t>
      </w:r>
      <w:r w:rsidR="002D127D">
        <w:fldChar w:fldCharType="begin"/>
      </w:r>
      <w:r w:rsidR="002D127D">
        <w:instrText xml:space="preserve"> ADDIN ZOTERO_ITEM CSL_CITATION {"citationID":"Ok9FcqAK","properties":{"formattedCitation":"\\super 5\\nosupersub{}","plainCitation":"5","noteIndex":0},"citationItems":[{"id":10,"uris":["http://zotero.org/groups/6192411/items/TNFDNQ6Z"],"itemData":{"id":10,"type":"article-journal","container-title":"BMJ","DOI":"10.1136/bmj-2025-084194","ISSN":"1756-1833","journalAbbreviation":"BMJ","language":"en","page":"e084194","source":"DOI.org (Crossref)","title":"Covariate adjustment in cluster randomised trials: a practical guide","title-short":"Covariate adjustment in cluster randomised trials","volume":"391","author":[{"family":"Hemming","given":"Karla"},{"family":"Hall","given":"Jack"},{"family":"Copas","given":"Andrew"},{"family":"Watson","given":"Sam"},{"family":"Taljaard","given":"Monica"},{"family":"Hooper","given":"Richard"}],"issued":{"date-parts":[["2025",10,24]]}}}],"schema":"https://github.com/citation-style-language/schema/raw/master/csl-citation.json"} </w:instrText>
      </w:r>
      <w:r w:rsidR="002D127D">
        <w:fldChar w:fldCharType="separate"/>
      </w:r>
      <w:r w:rsidR="002D127D" w:rsidRPr="002D127D">
        <w:rPr>
          <w:vertAlign w:val="superscript"/>
        </w:rPr>
        <w:t>5</w:t>
      </w:r>
      <w:r w:rsidR="002D127D">
        <w:fldChar w:fldCharType="end"/>
      </w:r>
      <w:r>
        <w:t xml:space="preserve"> These models produced conditional </w:t>
      </w:r>
      <w:commentRangeStart w:id="77"/>
      <w:r>
        <w:t>predicted probabilities</w:t>
      </w:r>
      <w:commentRangeEnd w:id="77"/>
      <w:r w:rsidR="009C2BA0">
        <w:rPr>
          <w:rStyle w:val="CommentReference"/>
          <w:sz w:val="24"/>
          <w:szCs w:val="24"/>
        </w:rPr>
        <w:commentReference w:id="77"/>
      </w:r>
      <w:r>
        <w:t xml:space="preserve"> of each outcome across the full observed </w:t>
      </w:r>
      <w:proofErr w:type="spellStart"/>
      <w:r>
        <w:t>pCO</w:t>
      </w:r>
      <w:proofErr w:type="spellEnd"/>
      <w:r>
        <w:t>₂ range, with 95% confidence intervals.</w:t>
      </w:r>
    </w:p>
    <w:p w14:paraId="69AFD174" w14:textId="3339573A" w:rsidR="002D127D" w:rsidRPr="00863839" w:rsidRDefault="00863839" w:rsidP="004D10C1">
      <w:pPr>
        <w:pStyle w:val="p1"/>
        <w:rPr>
          <w:ins w:id="78" w:author="Anila Mehta" w:date="2026-03-30T16:37:00Z"/>
          <w:b/>
          <w:bCs/>
          <w:rPrChange w:id="79" w:author="Anila Mehta" w:date="2026-03-30T16:40:00Z">
            <w:rPr>
              <w:ins w:id="80" w:author="Anila Mehta" w:date="2026-03-30T16:37:00Z"/>
            </w:rPr>
          </w:rPrChange>
        </w:rPr>
      </w:pPr>
      <w:commentRangeStart w:id="81"/>
      <w:ins w:id="82" w:author="Anila Mehta" w:date="2026-03-30T16:39:00Z">
        <w:r w:rsidRPr="00863839">
          <w:rPr>
            <w:b/>
            <w:bCs/>
            <w:rPrChange w:id="83" w:author="Anila Mehta" w:date="2026-03-30T16:40:00Z">
              <w:rPr/>
            </w:rPrChange>
          </w:rPr>
          <w:t>Adjusted Outcome Models with Inverse Probabili</w:t>
        </w:r>
      </w:ins>
      <w:ins w:id="84" w:author="Anila Mehta" w:date="2026-03-30T16:40:00Z">
        <w:r w:rsidRPr="00863839">
          <w:rPr>
            <w:b/>
            <w:bCs/>
            <w:rPrChange w:id="85" w:author="Anila Mehta" w:date="2026-03-30T16:40:00Z">
              <w:rPr/>
            </w:rPrChange>
          </w:rPr>
          <w:t>ty of Sampling Weighting (IPSW)</w:t>
        </w:r>
      </w:ins>
      <w:commentRangeEnd w:id="81"/>
      <w:ins w:id="86" w:author="Anila Mehta" w:date="2026-03-30T18:24:00Z">
        <w:r w:rsidR="00014971">
          <w:rPr>
            <w:rStyle w:val="CommentReference"/>
            <w:rFonts w:asciiTheme="minorHAnsi" w:eastAsiaTheme="minorHAnsi" w:hAnsiTheme="minorHAnsi" w:cstheme="minorBidi"/>
            <w:kern w:val="2"/>
            <w14:ligatures w14:val="standardContextual"/>
          </w:rPr>
          <w:commentReference w:id="81"/>
        </w:r>
      </w:ins>
    </w:p>
    <w:p w14:paraId="10EC7737" w14:textId="1EF6A052" w:rsidR="002D127D" w:rsidRDefault="002D127D" w:rsidP="002D127D">
      <w:pPr>
        <w:pStyle w:val="NormalWeb"/>
        <w:rPr>
          <w:ins w:id="87" w:author="Anila Mehta" w:date="2026-03-30T16:37:00Z"/>
          <w:color w:val="000000"/>
        </w:rPr>
      </w:pPr>
      <w:ins w:id="88" w:author="Anila Mehta" w:date="2026-03-30T16:37:00Z">
        <w:r>
          <w:rPr>
            <w:color w:val="000000"/>
          </w:rPr>
          <w:t xml:space="preserve">Missing covariate data were handled using multiple imputation by chained equations. Imputation models included all baseline covariates used in the propensity score models, as well as exposure indicators. The primary outcomes were not imputed and were excluded from the imputation models to avoid post-exposure bias. </w:t>
        </w:r>
      </w:ins>
    </w:p>
    <w:p w14:paraId="2E471D4F" w14:textId="77777777" w:rsidR="002D127D" w:rsidRPr="00863839" w:rsidDel="00863839" w:rsidRDefault="002D127D" w:rsidP="004D10C1">
      <w:pPr>
        <w:pStyle w:val="p1"/>
        <w:rPr>
          <w:del w:id="89" w:author="Anila Mehta" w:date="2026-03-30T16:40:00Z"/>
        </w:rPr>
      </w:pPr>
    </w:p>
    <w:p w14:paraId="203E9CDE" w14:textId="1B5D05AA" w:rsidR="00127836" w:rsidRPr="00863839" w:rsidDel="00863839" w:rsidRDefault="00127836" w:rsidP="00127836">
      <w:pPr>
        <w:pStyle w:val="NormalWeb"/>
        <w:rPr>
          <w:del w:id="90" w:author="Anila Mehta" w:date="2026-03-30T16:40:00Z"/>
          <w:rPrChange w:id="91" w:author="Anila Mehta" w:date="2026-03-30T16:40:00Z">
            <w:rPr>
              <w:del w:id="92" w:author="Anila Mehta" w:date="2026-03-30T16:40:00Z"/>
              <w:b/>
              <w:bCs/>
            </w:rPr>
          </w:rPrChange>
        </w:rPr>
      </w:pPr>
      <w:del w:id="93" w:author="Anila Mehta" w:date="2026-03-30T16:40:00Z">
        <w:r w:rsidRPr="00863839" w:rsidDel="00863839">
          <w:rPr>
            <w:rPrChange w:id="94" w:author="Anila Mehta" w:date="2026-03-30T16:40:00Z">
              <w:rPr>
                <w:b/>
                <w:bCs/>
              </w:rPr>
            </w:rPrChange>
          </w:rPr>
          <w:delText>Inverse Probability of Sampling Weighting (IPSW)</w:delText>
        </w:r>
      </w:del>
    </w:p>
    <w:p w14:paraId="033C41B6" w14:textId="08C5BF26" w:rsidR="00127836" w:rsidRDefault="00366EC5" w:rsidP="00366EC5">
      <w:pPr>
        <w:pStyle w:val="NormalWeb"/>
        <w:rPr>
          <w:color w:val="000000"/>
        </w:rPr>
      </w:pPr>
      <w:del w:id="95" w:author="Anila Mehta" w:date="2026-03-30T16:40:00Z">
        <w:r w:rsidRPr="00863839" w:rsidDel="00863839">
          <w:rPr>
            <w:color w:val="000000"/>
          </w:rPr>
          <w:delText>To</w:delText>
        </w:r>
      </w:del>
      <w:ins w:id="96" w:author="Anila Mehta" w:date="2026-03-30T16:40:00Z">
        <w:r w:rsidR="00863839" w:rsidRPr="00863839">
          <w:rPr>
            <w:rPrChange w:id="97" w:author="Anila Mehta" w:date="2026-03-30T16:40:00Z">
              <w:rPr>
                <w:b/>
                <w:bCs/>
              </w:rPr>
            </w:rPrChange>
          </w:rPr>
          <w:t>Additionally, to</w:t>
        </w:r>
      </w:ins>
      <w:r w:rsidRPr="00366EC5">
        <w:rPr>
          <w:color w:val="000000"/>
        </w:rPr>
        <w:t xml:space="preserve"> address differences in the types of patients who receive arterial versus venous blood gas sampling, we applied </w:t>
      </w:r>
      <w:r w:rsidRPr="00C675E8">
        <w:rPr>
          <w:color w:val="000000"/>
        </w:rPr>
        <w:t>inverse probability of selection weights (IPSWs)</w:t>
      </w:r>
      <w:r w:rsidRPr="00366EC5">
        <w:rPr>
          <w:color w:val="000000"/>
        </w:rPr>
        <w:t xml:space="preserve">. This approach estimates each patient’s likelihood of receiving a blood gas based on observed covariates. Patients who were unlikely to be tested but nonetheless had a blood gas drawn are </w:t>
      </w:r>
      <w:proofErr w:type="gramStart"/>
      <w:r w:rsidRPr="00366EC5">
        <w:rPr>
          <w:color w:val="000000"/>
        </w:rPr>
        <w:t>up-weighted</w:t>
      </w:r>
      <w:proofErr w:type="gramEnd"/>
      <w:r w:rsidRPr="00366EC5">
        <w:rPr>
          <w:color w:val="000000"/>
        </w:rPr>
        <w:t xml:space="preserve">, representing similar patients in the population who were not sampled. </w:t>
      </w:r>
    </w:p>
    <w:p w14:paraId="7C3B5E25" w14:textId="77777777" w:rsidR="00127836" w:rsidRPr="00127836" w:rsidRDefault="00366EC5" w:rsidP="00127836">
      <w:pPr>
        <w:pStyle w:val="NormalWeb"/>
        <w:rPr>
          <w:color w:val="000000"/>
        </w:rPr>
      </w:pPr>
      <w:r w:rsidRPr="00366EC5">
        <w:rPr>
          <w:color w:val="000000"/>
        </w:rPr>
        <w:t xml:space="preserve">Separate models were </w:t>
      </w:r>
      <w:r>
        <w:rPr>
          <w:color w:val="000000"/>
        </w:rPr>
        <w:t>created to model</w:t>
      </w:r>
      <w:r w:rsidRPr="00366EC5">
        <w:rPr>
          <w:color w:val="000000"/>
        </w:rPr>
        <w:t xml:space="preserve"> </w:t>
      </w:r>
      <w:r>
        <w:rPr>
          <w:color w:val="000000"/>
        </w:rPr>
        <w:t xml:space="preserve">propensity to receive </w:t>
      </w:r>
      <w:r w:rsidRPr="00366EC5">
        <w:rPr>
          <w:color w:val="000000"/>
        </w:rPr>
        <w:t xml:space="preserve">ABG </w:t>
      </w:r>
      <w:r>
        <w:rPr>
          <w:color w:val="000000"/>
        </w:rPr>
        <w:t xml:space="preserve">testing and propensity to receive </w:t>
      </w:r>
      <w:r w:rsidRPr="00366EC5">
        <w:rPr>
          <w:color w:val="000000"/>
        </w:rPr>
        <w:t>VBG testing</w:t>
      </w:r>
      <w:r>
        <w:rPr>
          <w:color w:val="000000"/>
        </w:rPr>
        <w:t xml:space="preserve">. </w:t>
      </w:r>
      <w:r w:rsidR="00127836">
        <w:rPr>
          <w:color w:val="000000"/>
        </w:rPr>
        <w:t>After reweighting, p</w:t>
      </w:r>
      <w:r w:rsidR="00127836" w:rsidRPr="00127836">
        <w:rPr>
          <w:color w:val="000000"/>
        </w:rPr>
        <w:t xml:space="preserve">atients in each testing cohort </w:t>
      </w:r>
      <w:r w:rsidR="00127836">
        <w:rPr>
          <w:color w:val="000000"/>
        </w:rPr>
        <w:t xml:space="preserve">represent </w:t>
      </w:r>
      <w:r w:rsidR="00127836" w:rsidRPr="00127836">
        <w:rPr>
          <w:color w:val="000000"/>
        </w:rPr>
        <w:t xml:space="preserve">the same target </w:t>
      </w:r>
      <w:r w:rsidR="00127836" w:rsidRPr="00127836">
        <w:rPr>
          <w:color w:val="000000"/>
        </w:rPr>
        <w:lastRenderedPageBreak/>
        <w:t>population: all individuals meeting the hypercapnia-suspicion</w:t>
      </w:r>
      <w:commentRangeStart w:id="98"/>
      <w:r w:rsidR="00127836" w:rsidRPr="00127836">
        <w:rPr>
          <w:color w:val="000000"/>
        </w:rPr>
        <w:t xml:space="preserve"> phenotype</w:t>
      </w:r>
      <w:commentRangeEnd w:id="98"/>
      <w:r w:rsidR="00FB4309">
        <w:rPr>
          <w:rStyle w:val="CommentReference"/>
          <w:color w:val="000000"/>
          <w:sz w:val="24"/>
          <w:szCs w:val="24"/>
        </w:rPr>
        <w:commentReference w:id="98"/>
      </w:r>
      <w:r w:rsidR="00127836">
        <w:rPr>
          <w:color w:val="000000"/>
        </w:rPr>
        <w:t xml:space="preserve">. </w:t>
      </w:r>
      <w:r w:rsidR="00127836" w:rsidRPr="00127836">
        <w:rPr>
          <w:color w:val="000000"/>
        </w:rPr>
        <w:t>This creates two pseudo-populations that approximate the same underlying source population and enables comparison of prognostic associations while reducing selection bias.</w:t>
      </w:r>
    </w:p>
    <w:p w14:paraId="09007DE8" w14:textId="37D4790B" w:rsidR="00783C38" w:rsidRPr="007B144D" w:rsidRDefault="00014B1A" w:rsidP="007B144D">
      <w:pPr>
        <w:pStyle w:val="NormalWeb"/>
        <w:rPr>
          <w:color w:val="000000"/>
        </w:rPr>
      </w:pPr>
      <w:r w:rsidRPr="00C65532">
        <w:rPr>
          <w:color w:val="000000"/>
        </w:rPr>
        <w:t>Propensity scores were estimated</w:t>
      </w:r>
      <w:r w:rsidR="007B144D">
        <w:rPr>
          <w:color w:val="000000"/>
        </w:rPr>
        <w:t xml:space="preserve"> </w:t>
      </w:r>
      <w:r w:rsidR="0040000E">
        <w:rPr>
          <w:color w:val="000000"/>
        </w:rPr>
        <w:t xml:space="preserve">to model the </w:t>
      </w:r>
      <w:r w:rsidR="00EA5046">
        <w:rPr>
          <w:color w:val="000000"/>
        </w:rPr>
        <w:t>probability</w:t>
      </w:r>
      <w:r w:rsidR="0040000E">
        <w:rPr>
          <w:color w:val="000000"/>
        </w:rPr>
        <w:t xml:space="preserve"> of ABG vs VBG using multivariable </w:t>
      </w:r>
      <w:commentRangeStart w:id="99"/>
      <w:r w:rsidR="0040000E">
        <w:rPr>
          <w:color w:val="000000"/>
        </w:rPr>
        <w:t>logistic regression</w:t>
      </w:r>
      <w:commentRangeEnd w:id="99"/>
      <w:r w:rsidR="00FB4309">
        <w:rPr>
          <w:rStyle w:val="CommentReference"/>
          <w:color w:val="000000"/>
          <w:sz w:val="24"/>
          <w:szCs w:val="24"/>
        </w:rPr>
        <w:commentReference w:id="99"/>
      </w:r>
      <w:r w:rsidR="007B144D">
        <w:rPr>
          <w:color w:val="000000"/>
        </w:rPr>
        <w:t xml:space="preserve">. </w:t>
      </w:r>
      <w:ins w:id="100" w:author="Anila Mehta" w:date="2026-03-30T18:22:00Z">
        <w:r w:rsidR="00014971">
          <w:rPr>
            <w:color w:val="000000"/>
          </w:rPr>
          <w:t xml:space="preserve">As a sensitivity analysis, we used an extreme gradient boosting model, a flexible machine learning approach that iteratively builds decision tress to optimize predictive performance. </w:t>
        </w:r>
      </w:ins>
      <w:r w:rsidR="007B144D">
        <w:rPr>
          <w:color w:val="000000"/>
        </w:rPr>
        <w:t>Covariates included</w:t>
      </w:r>
      <w:r w:rsidRPr="00C65532">
        <w:rPr>
          <w:color w:val="000000"/>
        </w:rPr>
        <w:t xml:space="preserve"> </w:t>
      </w:r>
      <w:r w:rsidR="0042458F">
        <w:rPr>
          <w:color w:val="000000"/>
        </w:rPr>
        <w:t xml:space="preserve">encounter type (emergency or inpatient), </w:t>
      </w:r>
      <w:r w:rsidRPr="00C65532">
        <w:rPr>
          <w:color w:val="000000"/>
        </w:rPr>
        <w:t>demographic variables (age, sex, race</w:t>
      </w:r>
      <w:r>
        <w:rPr>
          <w:color w:val="000000"/>
        </w:rPr>
        <w:t xml:space="preserve">, </w:t>
      </w:r>
      <w:r w:rsidRPr="00C65532">
        <w:rPr>
          <w:color w:val="000000"/>
        </w:rPr>
        <w:t xml:space="preserve">ethnicity, </w:t>
      </w:r>
      <w:r>
        <w:rPr>
          <w:color w:val="000000"/>
        </w:rPr>
        <w:t xml:space="preserve">BMI, location), </w:t>
      </w:r>
      <w:r w:rsidRPr="00C65532">
        <w:rPr>
          <w:color w:val="000000"/>
        </w:rPr>
        <w:t xml:space="preserve">comorbid conditions </w:t>
      </w:r>
      <w:r w:rsidR="007A56D7">
        <w:rPr>
          <w:color w:val="000000"/>
        </w:rPr>
        <w:t>diagnosed on or before the index encounter</w:t>
      </w:r>
      <w:r w:rsidR="0042458F">
        <w:rPr>
          <w:color w:val="000000"/>
        </w:rPr>
        <w:t xml:space="preserve"> </w:t>
      </w:r>
      <w:r w:rsidRPr="00C65532">
        <w:rPr>
          <w:color w:val="000000"/>
        </w:rPr>
        <w:t xml:space="preserve">(COPD, asthma, </w:t>
      </w:r>
      <w:r>
        <w:rPr>
          <w:color w:val="000000"/>
        </w:rPr>
        <w:t>OSA</w:t>
      </w:r>
      <w:r w:rsidRPr="00C65532">
        <w:rPr>
          <w:color w:val="000000"/>
        </w:rPr>
        <w:t xml:space="preserve">, </w:t>
      </w:r>
      <w:r>
        <w:rPr>
          <w:color w:val="000000"/>
        </w:rPr>
        <w:t>CHF, neuromuscular disorders, pulmonary hypertension, CKD, diabetes</w:t>
      </w:r>
      <w:r w:rsidRPr="00C65532">
        <w:rPr>
          <w:color w:val="000000"/>
        </w:rPr>
        <w:t>)</w:t>
      </w:r>
      <w:r>
        <w:rPr>
          <w:color w:val="000000"/>
        </w:rPr>
        <w:t xml:space="preserve"> and other objective data including</w:t>
      </w:r>
      <w:r w:rsidR="007A56D7">
        <w:rPr>
          <w:color w:val="000000"/>
        </w:rPr>
        <w:t xml:space="preserve"> triage</w:t>
      </w:r>
      <w:r>
        <w:rPr>
          <w:color w:val="000000"/>
        </w:rPr>
        <w:t xml:space="preserve"> vital signs and basic initial labs</w:t>
      </w:r>
      <w:r w:rsidR="007A56D7">
        <w:rPr>
          <w:color w:val="000000"/>
        </w:rPr>
        <w:t xml:space="preserve">. </w:t>
      </w:r>
      <w:r w:rsidRPr="00C65532">
        <w:rPr>
          <w:color w:val="000000"/>
        </w:rPr>
        <w:t xml:space="preserve">Weights were </w:t>
      </w:r>
      <w:proofErr w:type="spellStart"/>
      <w:r w:rsidR="007A56D7">
        <w:rPr>
          <w:color w:val="000000"/>
        </w:rPr>
        <w:t>winsorized</w:t>
      </w:r>
      <w:proofErr w:type="spellEnd"/>
      <w:r w:rsidR="007A56D7">
        <w:rPr>
          <w:color w:val="000000"/>
        </w:rPr>
        <w:t xml:space="preserve"> (truncated) at the </w:t>
      </w:r>
      <w:r w:rsidR="00727E33">
        <w:rPr>
          <w:color w:val="000000"/>
        </w:rPr>
        <w:t>1</w:t>
      </w:r>
      <w:r w:rsidR="00727E33" w:rsidRPr="00C92D73">
        <w:rPr>
          <w:color w:val="000000"/>
          <w:vertAlign w:val="superscript"/>
        </w:rPr>
        <w:t>st</w:t>
      </w:r>
      <w:r w:rsidR="00727E33">
        <w:rPr>
          <w:color w:val="000000"/>
        </w:rPr>
        <w:t xml:space="preserve"> and 99</w:t>
      </w:r>
      <w:r w:rsidR="00727E33" w:rsidRPr="00C92D73">
        <w:rPr>
          <w:color w:val="000000"/>
          <w:vertAlign w:val="superscript"/>
        </w:rPr>
        <w:t>th</w:t>
      </w:r>
      <w:r w:rsidR="00727E33">
        <w:rPr>
          <w:color w:val="000000"/>
        </w:rPr>
        <w:t xml:space="preserve"> </w:t>
      </w:r>
      <w:r w:rsidR="00E171A4">
        <w:rPr>
          <w:color w:val="000000"/>
        </w:rPr>
        <w:t>percentile</w:t>
      </w:r>
      <w:r w:rsidRPr="00C65532">
        <w:rPr>
          <w:color w:val="000000"/>
        </w:rPr>
        <w:t xml:space="preserve"> to</w:t>
      </w:r>
      <w:r w:rsidR="007B144D">
        <w:rPr>
          <w:color w:val="000000"/>
        </w:rPr>
        <w:t xml:space="preserve"> reduce the influence of extreme weights.</w:t>
      </w:r>
      <w:r w:rsidR="007A56D7">
        <w:rPr>
          <w:color w:val="000000"/>
        </w:rPr>
        <w:t xml:space="preserve"> </w:t>
      </w:r>
      <w:r w:rsidRPr="00C65532">
        <w:rPr>
          <w:color w:val="000000"/>
        </w:rPr>
        <w:t xml:space="preserve">Covariate balance was evaluated using standardized mean differences, with &lt;0.1 indicating acceptable balance. </w:t>
      </w:r>
      <w:r w:rsidR="007B144D" w:rsidRPr="007B144D">
        <w:rPr>
          <w:color w:val="000000"/>
        </w:rPr>
        <w:t xml:space="preserve">Propensity score distributions were examined before and after weighting to evaluate overlap and support the positivity </w:t>
      </w:r>
      <w:commentRangeStart w:id="101"/>
      <w:r w:rsidR="007B144D" w:rsidRPr="007B144D">
        <w:rPr>
          <w:color w:val="000000"/>
        </w:rPr>
        <w:t>assumption.</w:t>
      </w:r>
      <w:commentRangeEnd w:id="101"/>
      <w:r w:rsidR="00FB4309" w:rsidRPr="007B144D">
        <w:rPr>
          <w:rStyle w:val="CommentReference"/>
          <w:color w:val="000000"/>
          <w:sz w:val="24"/>
          <w:szCs w:val="24"/>
        </w:rPr>
        <w:commentReference w:id="101"/>
      </w:r>
      <w:ins w:id="102" w:author="Anila Mehta" w:date="2026-03-31T13:51:00Z">
        <w:r w:rsidR="00F8269A">
          <w:rPr>
            <w:color w:val="000000"/>
          </w:rPr>
          <w:t xml:space="preserve"> Additionally, normocapnia and hypocapnia </w:t>
        </w:r>
      </w:ins>
      <w:ins w:id="103" w:author="Anila Mehta" w:date="2026-03-31T13:52:00Z">
        <w:r w:rsidR="00F8269A">
          <w:rPr>
            <w:color w:val="000000"/>
          </w:rPr>
          <w:t xml:space="preserve">is a negative control outcome for diagnosis of hypercapnic respiratory failure and NIV. After weighting, it would be expected that these would be similar. </w:t>
        </w:r>
      </w:ins>
    </w:p>
    <w:p w14:paraId="53B7C910" w14:textId="77777777" w:rsidR="007B144D" w:rsidRPr="007B144D" w:rsidRDefault="007B144D" w:rsidP="007B144D">
      <w:pPr>
        <w:pStyle w:val="NormalWeb"/>
        <w:rPr>
          <w:b/>
          <w:bCs/>
          <w:color w:val="000000"/>
        </w:rPr>
      </w:pPr>
      <w:r w:rsidRPr="007B144D">
        <w:rPr>
          <w:b/>
          <w:bCs/>
          <w:color w:val="000000"/>
        </w:rPr>
        <w:t>Model Interpretability</w:t>
      </w:r>
    </w:p>
    <w:p w14:paraId="7BBF3659" w14:textId="122E0DFA" w:rsidR="007B144D" w:rsidRPr="007B144D" w:rsidRDefault="007B144D" w:rsidP="007B144D">
      <w:pPr>
        <w:pStyle w:val="NormalWeb"/>
        <w:rPr>
          <w:color w:val="000000"/>
        </w:rPr>
      </w:pPr>
      <w:r>
        <w:rPr>
          <w:color w:val="000000"/>
        </w:rPr>
        <w:t xml:space="preserve">We assessed variable influence using </w:t>
      </w:r>
      <w:r w:rsidR="00474628">
        <w:rPr>
          <w:color w:val="000000"/>
        </w:rPr>
        <w:t xml:space="preserve">both global feature importance and SHAP (Shapley additive explanations) analyses. </w:t>
      </w:r>
      <w:r w:rsidRPr="007B144D">
        <w:rPr>
          <w:color w:val="000000"/>
        </w:rPr>
        <w:t>Relative influence scores from the gradient-boosted model quantified each covariate’s contribution to overall model performance</w:t>
      </w:r>
      <w:r>
        <w:rPr>
          <w:color w:val="000000"/>
        </w:rPr>
        <w:t xml:space="preserve">. </w:t>
      </w:r>
      <w:r w:rsidRPr="007B144D">
        <w:rPr>
          <w:color w:val="000000"/>
        </w:rPr>
        <w:t>SHAP values provided observation-level, signed estimates of how individual features shifted the predicted log-odds of receiving an ABG or VBG. Global SHAP summaries, calculated as the mean absolute SHAP value across the sample, characterized the typical magnitude and direction of each feature’s effect on selection.</w:t>
      </w:r>
    </w:p>
    <w:p w14:paraId="0ED7E16B" w14:textId="5F8A5D29" w:rsidR="00014B1A" w:rsidRDefault="00474628" w:rsidP="00727E33">
      <w:pPr>
        <w:pStyle w:val="NormalWeb"/>
        <w:rPr>
          <w:color w:val="000000"/>
        </w:rPr>
      </w:pPr>
      <w:r>
        <w:rPr>
          <w:color w:val="000000"/>
        </w:rPr>
        <w:t xml:space="preserve">  </w:t>
      </w:r>
      <w:r w:rsidR="007F201E">
        <w:rPr>
          <w:color w:val="000000"/>
        </w:rPr>
        <w:t xml:space="preserve">Software: </w:t>
      </w:r>
      <w:r w:rsidR="007F201E">
        <w:rPr>
          <w:color w:val="000000"/>
          <w:u w:val="single"/>
        </w:rPr>
        <w:t xml:space="preserve">R version ***, using packages rms, </w:t>
      </w:r>
      <w:proofErr w:type="spellStart"/>
      <w:r w:rsidR="007F201E">
        <w:rPr>
          <w:color w:val="000000"/>
          <w:u w:val="single"/>
        </w:rPr>
        <w:t>weightit</w:t>
      </w:r>
      <w:proofErr w:type="spellEnd"/>
      <w:r w:rsidR="007F201E">
        <w:rPr>
          <w:color w:val="000000"/>
          <w:u w:val="single"/>
        </w:rPr>
        <w:t xml:space="preserve"> ***</w:t>
      </w:r>
      <w:r w:rsidR="00014B1A" w:rsidRPr="00623125">
        <w:rPr>
          <w:color w:val="000000"/>
        </w:rPr>
        <w:t> </w:t>
      </w:r>
    </w:p>
    <w:p w14:paraId="48A5BDA5" w14:textId="55170F08" w:rsidR="007A56D7" w:rsidRDefault="007A56D7" w:rsidP="00014B1A">
      <w:pPr>
        <w:pStyle w:val="p2"/>
        <w:spacing w:before="0" w:beforeAutospacing="0" w:after="0" w:afterAutospacing="0"/>
        <w:rPr>
          <w:color w:val="000000"/>
        </w:rPr>
      </w:pPr>
      <w:r>
        <w:rPr>
          <w:color w:val="000000"/>
        </w:rPr>
        <w:t>Code is available at</w:t>
      </w:r>
      <w:r w:rsidR="00491638">
        <w:rPr>
          <w:color w:val="000000"/>
        </w:rPr>
        <w:t xml:space="preserve"> </w:t>
      </w:r>
      <w:hyperlink r:id="rId12" w:history="1">
        <w:r w:rsidR="00491638" w:rsidRPr="00D86417">
          <w:rPr>
            <w:rStyle w:val="Hyperlink"/>
            <w:b/>
            <w:bCs/>
            <w:shd w:val="clear" w:color="auto" w:fill="FFFFFF"/>
          </w:rPr>
          <w:t>https://github.com/reblocke/abg-vbg-project</w:t>
        </w:r>
      </w:hyperlink>
    </w:p>
    <w:p w14:paraId="23BA9E24" w14:textId="77777777" w:rsidR="007F201E" w:rsidRDefault="007F201E" w:rsidP="00014B1A">
      <w:pPr>
        <w:pStyle w:val="p2"/>
        <w:spacing w:before="0" w:beforeAutospacing="0" w:after="0" w:afterAutospacing="0"/>
        <w:rPr>
          <w:color w:val="000000"/>
        </w:rPr>
      </w:pPr>
    </w:p>
    <w:p w14:paraId="588792B4" w14:textId="77777777" w:rsidR="007F201E" w:rsidRPr="00623125" w:rsidRDefault="007F201E" w:rsidP="00014B1A">
      <w:pPr>
        <w:pStyle w:val="p2"/>
        <w:spacing w:before="0" w:beforeAutospacing="0" w:after="0" w:afterAutospacing="0"/>
        <w:rPr>
          <w:color w:val="000000"/>
        </w:rPr>
      </w:pPr>
    </w:p>
    <w:p w14:paraId="0AEF8CD5" w14:textId="77777777" w:rsidR="00014B1A" w:rsidRPr="00623125" w:rsidRDefault="00014B1A" w:rsidP="00014B1A">
      <w:pPr>
        <w:pStyle w:val="p2"/>
        <w:spacing w:before="0" w:beforeAutospacing="0" w:after="0" w:afterAutospacing="0"/>
        <w:rPr>
          <w:color w:val="000000"/>
        </w:rPr>
      </w:pPr>
      <w:r w:rsidRPr="00623125">
        <w:rPr>
          <w:color w:val="000000"/>
        </w:rPr>
        <w:t> </w:t>
      </w:r>
    </w:p>
    <w:p w14:paraId="22FA7B62" w14:textId="77777777" w:rsidR="00014B1A" w:rsidRPr="00656FB1" w:rsidRDefault="00014B1A" w:rsidP="00014B1A">
      <w:pPr>
        <w:pStyle w:val="p1"/>
        <w:spacing w:before="0" w:beforeAutospacing="0" w:after="0" w:afterAutospacing="0"/>
        <w:rPr>
          <w:b/>
          <w:bCs/>
          <w:color w:val="000000"/>
          <w:u w:val="single"/>
        </w:rPr>
      </w:pPr>
      <w:r w:rsidRPr="00656FB1">
        <w:rPr>
          <w:b/>
          <w:bCs/>
          <w:color w:val="000000"/>
          <w:u w:val="single"/>
        </w:rPr>
        <w:t>Results:</w:t>
      </w:r>
    </w:p>
    <w:p w14:paraId="1B542FF3" w14:textId="264FE15B" w:rsidR="001F3608" w:rsidRPr="0054705A" w:rsidRDefault="00014B1A" w:rsidP="00014B1A">
      <w:pPr>
        <w:pStyle w:val="p2"/>
        <w:spacing w:before="0" w:beforeAutospacing="0" w:after="0" w:afterAutospacing="0"/>
        <w:rPr>
          <w:i/>
          <w:iCs/>
          <w:color w:val="000000"/>
        </w:rPr>
      </w:pPr>
      <w:r w:rsidRPr="00623125">
        <w:rPr>
          <w:color w:val="000000"/>
        </w:rPr>
        <w:t> </w:t>
      </w:r>
      <w:r w:rsidRPr="0054705A">
        <w:rPr>
          <w:i/>
          <w:iCs/>
          <w:color w:val="000000"/>
        </w:rPr>
        <w:t> </w:t>
      </w:r>
    </w:p>
    <w:p w14:paraId="2D586079" w14:textId="13951000" w:rsidR="00491638" w:rsidRPr="00491638" w:rsidRDefault="00014B1A" w:rsidP="00727E33">
      <w:pPr>
        <w:pStyle w:val="p2"/>
        <w:spacing w:before="0" w:beforeAutospacing="0" w:after="0" w:afterAutospacing="0"/>
        <w:rPr>
          <w:color w:val="000000"/>
        </w:rPr>
      </w:pPr>
      <w:r w:rsidRPr="00491638">
        <w:rPr>
          <w:color w:val="000000"/>
        </w:rPr>
        <w:t xml:space="preserve">A total of </w:t>
      </w:r>
      <w:r w:rsidR="00AD2A62">
        <w:rPr>
          <w:color w:val="000000"/>
        </w:rPr>
        <w:t>515,286</w:t>
      </w:r>
      <w:r w:rsidR="00AD2A62" w:rsidRPr="00491638">
        <w:rPr>
          <w:color w:val="000000"/>
        </w:rPr>
        <w:t xml:space="preserve"> </w:t>
      </w:r>
      <w:r w:rsidRPr="00491638">
        <w:rPr>
          <w:color w:val="000000"/>
        </w:rPr>
        <w:t>patients met inclusion criteria for the study</w:t>
      </w:r>
      <w:r w:rsidR="00491638" w:rsidRPr="00491638">
        <w:rPr>
          <w:color w:val="000000"/>
        </w:rPr>
        <w:t xml:space="preserve">. Numbers excluded (missing key data, age &lt;18, etc. </w:t>
      </w:r>
      <w:r w:rsidR="00A52488" w:rsidRPr="00491638">
        <w:rPr>
          <w:color w:val="000000"/>
        </w:rPr>
        <w:t xml:space="preserve">see </w:t>
      </w:r>
      <w:r w:rsidR="000B5ADC">
        <w:rPr>
          <w:color w:val="000000"/>
        </w:rPr>
        <w:t>F</w:t>
      </w:r>
      <w:r w:rsidR="00A52488" w:rsidRPr="00491638">
        <w:rPr>
          <w:color w:val="000000"/>
        </w:rPr>
        <w:t xml:space="preserve">igure </w:t>
      </w:r>
      <w:r w:rsidR="000B5ADC">
        <w:rPr>
          <w:color w:val="000000"/>
        </w:rPr>
        <w:t xml:space="preserve">1: </w:t>
      </w:r>
      <w:commentRangeStart w:id="104"/>
      <w:commentRangeStart w:id="105"/>
      <w:r w:rsidR="00A52488" w:rsidRPr="00491638">
        <w:rPr>
          <w:color w:val="000000"/>
        </w:rPr>
        <w:t>CONSORT</w:t>
      </w:r>
      <w:commentRangeEnd w:id="104"/>
      <w:r w:rsidR="00A52488" w:rsidRPr="00491638">
        <w:rPr>
          <w:rStyle w:val="CommentReference"/>
          <w:color w:val="000000"/>
          <w:sz w:val="24"/>
          <w:szCs w:val="24"/>
        </w:rPr>
        <w:commentReference w:id="104"/>
      </w:r>
      <w:commentRangeEnd w:id="105"/>
      <w:r w:rsidR="00FB4309" w:rsidRPr="00491638">
        <w:rPr>
          <w:rStyle w:val="CommentReference"/>
          <w:color w:val="000000"/>
          <w:sz w:val="24"/>
          <w:szCs w:val="24"/>
        </w:rPr>
        <w:commentReference w:id="105"/>
      </w:r>
      <w:r w:rsidRPr="00491638">
        <w:rPr>
          <w:color w:val="000000"/>
        </w:rPr>
        <w:t>.</w:t>
      </w:r>
      <w:r w:rsidR="00491638" w:rsidRPr="00491638">
        <w:rPr>
          <w:color w:val="000000"/>
        </w:rPr>
        <w:t>)</w:t>
      </w:r>
      <w:r w:rsidR="00491638">
        <w:rPr>
          <w:color w:val="000000"/>
        </w:rPr>
        <w:t xml:space="preserve">. </w:t>
      </w:r>
      <w:r w:rsidR="00491638" w:rsidRPr="00491638">
        <w:rPr>
          <w:color w:val="000000"/>
        </w:rPr>
        <w:t>Counts with any ABG, any VBG, both, and neither.</w:t>
      </w:r>
    </w:p>
    <w:p w14:paraId="389EA8C2" w14:textId="2BD4AF1A" w:rsidR="00491638" w:rsidRDefault="00491638" w:rsidP="001F3608">
      <w:pPr>
        <w:pStyle w:val="p2"/>
        <w:spacing w:before="0" w:beforeAutospacing="0" w:after="0" w:afterAutospacing="0"/>
        <w:rPr>
          <w:color w:val="000000"/>
        </w:rPr>
      </w:pPr>
    </w:p>
    <w:p w14:paraId="3A630838" w14:textId="380856E2" w:rsidR="00491638" w:rsidRPr="000914AC" w:rsidRDefault="000B5ADC" w:rsidP="00491638">
      <w:pPr>
        <w:pStyle w:val="p2"/>
        <w:spacing w:beforeAutospacing="0" w:afterAutospacing="0"/>
        <w:rPr>
          <w:b/>
          <w:bCs/>
          <w:color w:val="000000"/>
        </w:rPr>
      </w:pPr>
      <w:r w:rsidRPr="000914AC">
        <w:rPr>
          <w:b/>
          <w:bCs/>
          <w:color w:val="000000"/>
        </w:rPr>
        <w:t xml:space="preserve">Figure 1: CONSORT Diagram </w:t>
      </w:r>
    </w:p>
    <w:p w14:paraId="0D898416" w14:textId="77777777" w:rsidR="000B5ADC" w:rsidRDefault="000B5ADC" w:rsidP="00491638">
      <w:pPr>
        <w:pStyle w:val="p2"/>
        <w:spacing w:beforeAutospacing="0" w:afterAutospacing="0"/>
        <w:rPr>
          <w:color w:val="000000"/>
        </w:rPr>
      </w:pPr>
    </w:p>
    <w:p w14:paraId="41504CB1" w14:textId="2CFCBE72" w:rsidR="0009268F" w:rsidRDefault="0009268F" w:rsidP="00491638">
      <w:pPr>
        <w:pStyle w:val="p2"/>
        <w:spacing w:beforeAutospacing="0" w:afterAutospacing="0"/>
        <w:rPr>
          <w:color w:val="000000"/>
          <w:highlight w:val="yellow"/>
        </w:rPr>
      </w:pPr>
    </w:p>
    <w:p w14:paraId="5C3489CC" w14:textId="3A03F842" w:rsidR="0009268F" w:rsidRDefault="0066154E" w:rsidP="00491638">
      <w:pPr>
        <w:pStyle w:val="p2"/>
        <w:spacing w:beforeAutospacing="0" w:afterAutospacing="0"/>
        <w:rPr>
          <w:color w:val="000000"/>
        </w:rPr>
      </w:pPr>
      <w:r>
        <w:rPr>
          <w:color w:val="000000"/>
        </w:rPr>
        <w:lastRenderedPageBreak/>
        <w:t>In Table 1, t</w:t>
      </w:r>
      <w:r w:rsidR="0009268F" w:rsidRPr="00C92D73">
        <w:rPr>
          <w:color w:val="000000"/>
        </w:rPr>
        <w:t>he study cohort</w:t>
      </w:r>
      <w:r w:rsidR="0009268F">
        <w:rPr>
          <w:color w:val="000000"/>
        </w:rPr>
        <w:t xml:space="preserve"> included 515,286 encounters of which 187,242 (36%) received an ABG and 149,663 (29%) </w:t>
      </w:r>
      <w:commentRangeStart w:id="106"/>
      <w:r w:rsidR="0009268F">
        <w:rPr>
          <w:color w:val="000000"/>
        </w:rPr>
        <w:t xml:space="preserve">received a VBG. </w:t>
      </w:r>
      <w:commentRangeEnd w:id="106"/>
      <w:r w:rsidR="00FB4309">
        <w:rPr>
          <w:rStyle w:val="CommentReference"/>
          <w:color w:val="000000"/>
          <w:sz w:val="24"/>
          <w:szCs w:val="24"/>
        </w:rPr>
        <w:commentReference w:id="106"/>
      </w:r>
      <w:moveToRangeStart w:id="107" w:author="Anila Mehta" w:date="2026-03-31T13:53:00Z" w:name="move225857646"/>
      <w:moveTo w:id="108" w:author="Anila Mehta" w:date="2026-03-31T13:53:00Z">
        <w:r w:rsidR="00F8269A">
          <w:rPr>
            <w:color w:val="000000"/>
          </w:rPr>
          <w:t>Majority of the encounters took place in inpatient setting (67%) compared to 33% in the emergency department.</w:t>
        </w:r>
      </w:moveTo>
      <w:moveToRangeEnd w:id="107"/>
      <w:ins w:id="109" w:author="Anila Mehta" w:date="2026-03-31T13:54:00Z">
        <w:r w:rsidR="00F8269A">
          <w:rPr>
            <w:color w:val="000000"/>
          </w:rPr>
          <w:t xml:space="preserve"> </w:t>
        </w:r>
      </w:ins>
      <w:proofErr w:type="gramStart"/>
      <w:r w:rsidR="0009268F">
        <w:rPr>
          <w:color w:val="000000"/>
        </w:rPr>
        <w:t>The</w:t>
      </w:r>
      <w:proofErr w:type="gramEnd"/>
      <w:r w:rsidR="0009268F">
        <w:rPr>
          <w:color w:val="000000"/>
        </w:rPr>
        <w:t xml:space="preserve"> mean age of the overall population was 59.2 </w:t>
      </w:r>
      <w:r w:rsidR="0009268F">
        <w:rPr>
          <w:color w:val="000000"/>
        </w:rPr>
        <w:sym w:font="Symbol" w:char="F0B1"/>
      </w:r>
      <w:r w:rsidR="0009268F">
        <w:rPr>
          <w:color w:val="000000"/>
        </w:rPr>
        <w:t xml:space="preserve"> 17.7 years with a near </w:t>
      </w:r>
      <w:r w:rsidR="009975D7">
        <w:rPr>
          <w:color w:val="000000"/>
        </w:rPr>
        <w:t>e</w:t>
      </w:r>
      <w:r w:rsidR="0009268F">
        <w:rPr>
          <w:color w:val="000000"/>
        </w:rPr>
        <w:t xml:space="preserve">qual sex distribution (49% female). Cohort included 62% White, 17% African American, 6.6% Hispanic and smaller proportions of Asian, American Indian and Pacific Islander patients. </w:t>
      </w:r>
      <w:r w:rsidR="00190485">
        <w:rPr>
          <w:color w:val="000000"/>
        </w:rPr>
        <w:t>Comorbid cardiopulmonary disease was common including COPD (19%), congestive heart failure (20%), obstructive sleep apnea (18%)</w:t>
      </w:r>
      <w:r w:rsidR="009975D7">
        <w:rPr>
          <w:color w:val="000000"/>
        </w:rPr>
        <w:t>, asthma (14%)</w:t>
      </w:r>
      <w:r w:rsidR="00190485">
        <w:rPr>
          <w:color w:val="000000"/>
        </w:rPr>
        <w:t xml:space="preserve">. </w:t>
      </w:r>
      <w:moveFromRangeStart w:id="110" w:author="Anila Mehta" w:date="2026-03-31T13:53:00Z" w:name="move225857646"/>
      <w:moveFrom w:id="111" w:author="Anila Mehta" w:date="2026-03-31T13:53:00Z">
        <w:r w:rsidR="00190485" w:rsidDel="00F8269A">
          <w:rPr>
            <w:color w:val="000000"/>
          </w:rPr>
          <w:t xml:space="preserve">Majority of the encounters took place in inpatient setting (67%) compared to 33% in the emergency department. </w:t>
        </w:r>
      </w:moveFrom>
      <w:moveFromRangeEnd w:id="110"/>
      <w:r w:rsidR="009975D7">
        <w:rPr>
          <w:color w:val="000000"/>
        </w:rPr>
        <w:t xml:space="preserve">Most encounters occurred in the South region (47%). </w:t>
      </w:r>
    </w:p>
    <w:p w14:paraId="63AEDC6E" w14:textId="77777777" w:rsidR="00271666" w:rsidRDefault="00271666" w:rsidP="00491638">
      <w:pPr>
        <w:pStyle w:val="p2"/>
        <w:spacing w:beforeAutospacing="0" w:afterAutospacing="0"/>
        <w:rPr>
          <w:color w:val="000000"/>
        </w:rPr>
      </w:pPr>
    </w:p>
    <w:p w14:paraId="1863F9B0" w14:textId="77777777" w:rsidR="00AD2A62" w:rsidRDefault="00190485" w:rsidP="00014B1A">
      <w:pPr>
        <w:pStyle w:val="p2"/>
        <w:spacing w:before="0" w:beforeAutospacing="0" w:after="0" w:afterAutospacing="0"/>
        <w:rPr>
          <w:color w:val="000000"/>
        </w:rPr>
      </w:pPr>
      <w:commentRangeStart w:id="112"/>
      <w:commentRangeStart w:id="113"/>
      <w:r>
        <w:rPr>
          <w:color w:val="000000"/>
        </w:rPr>
        <w:t xml:space="preserve">Patient </w:t>
      </w:r>
      <w:commentRangeEnd w:id="112"/>
      <w:r w:rsidR="00FB4309">
        <w:rPr>
          <w:rStyle w:val="CommentReference"/>
          <w:color w:val="000000"/>
          <w:sz w:val="24"/>
          <w:szCs w:val="24"/>
        </w:rPr>
        <w:commentReference w:id="112"/>
      </w:r>
      <w:commentRangeEnd w:id="113"/>
      <w:r w:rsidR="00CC407B">
        <w:rPr>
          <w:rStyle w:val="CommentReference"/>
          <w:rFonts w:asciiTheme="minorHAnsi" w:eastAsiaTheme="minorHAnsi" w:hAnsiTheme="minorHAnsi" w:cstheme="minorBidi"/>
          <w:kern w:val="2"/>
          <w14:ligatures w14:val="standardContextual"/>
        </w:rPr>
        <w:commentReference w:id="113"/>
      </w:r>
      <w:r>
        <w:rPr>
          <w:color w:val="000000"/>
        </w:rPr>
        <w:t>who underwent ABG testing were older than those who did not (61.2 vs 58.1 years) and were more likely to be male (55</w:t>
      </w:r>
      <w:r w:rsidR="0066154E">
        <w:rPr>
          <w:color w:val="000000"/>
        </w:rPr>
        <w:t>%</w:t>
      </w:r>
      <w:r>
        <w:rPr>
          <w:color w:val="000000"/>
        </w:rPr>
        <w:t xml:space="preserve"> vs 48%). Mean BMI was lower among ABG recipients (29 vs 32.3 kg/m</w:t>
      </w:r>
      <w:r>
        <w:rPr>
          <w:color w:val="000000"/>
          <w:vertAlign w:val="superscript"/>
        </w:rPr>
        <w:t>2</w:t>
      </w:r>
      <w:r>
        <w:rPr>
          <w:color w:val="000000"/>
        </w:rPr>
        <w:t>). ABG patients had a greater burden of comorbidities including COPD (21% vs 18%), CHF (22% vs 18%), pulmonary hypertension (9.5% vs 7.3%) and CKD (20% vs 17%). Marked differences were observed in encounter type with ABG testing predominantly occurring during inpatient encounters (85%)</w:t>
      </w:r>
      <w:r w:rsidR="009975D7">
        <w:rPr>
          <w:color w:val="000000"/>
        </w:rPr>
        <w:t xml:space="preserve"> compared to 56% among those without ABG testing</w:t>
      </w:r>
      <w:r>
        <w:rPr>
          <w:color w:val="000000"/>
        </w:rPr>
        <w:t xml:space="preserve">, suggesting that ABGs were obtained in more acutely ill and hospitalized patients. Regional variation was also apparent with ABG testing more common in the South and </w:t>
      </w:r>
      <w:r w:rsidR="009975D7">
        <w:rPr>
          <w:color w:val="000000"/>
        </w:rPr>
        <w:t xml:space="preserve">least frequent in </w:t>
      </w:r>
      <w:r w:rsidR="00AD2A62">
        <w:rPr>
          <w:color w:val="000000"/>
        </w:rPr>
        <w:t xml:space="preserve">the </w:t>
      </w:r>
      <w:r w:rsidR="009975D7">
        <w:rPr>
          <w:color w:val="000000"/>
        </w:rPr>
        <w:t xml:space="preserve">Midwest. </w:t>
      </w:r>
    </w:p>
    <w:p w14:paraId="0096C624" w14:textId="77777777" w:rsidR="00AD2A62" w:rsidRDefault="00AD2A62" w:rsidP="00014B1A">
      <w:pPr>
        <w:pStyle w:val="p2"/>
        <w:spacing w:before="0" w:beforeAutospacing="0" w:after="0" w:afterAutospacing="0"/>
        <w:rPr>
          <w:color w:val="000000"/>
        </w:rPr>
      </w:pPr>
    </w:p>
    <w:p w14:paraId="329E7EB0" w14:textId="259AA970" w:rsidR="00585875" w:rsidDel="003F46F3" w:rsidRDefault="009975D7" w:rsidP="00014B1A">
      <w:pPr>
        <w:pStyle w:val="p2"/>
        <w:spacing w:before="0" w:beforeAutospacing="0" w:after="0" w:afterAutospacing="0"/>
        <w:rPr>
          <w:del w:id="114" w:author="Anila Mehta" w:date="2026-02-17T10:22:00Z"/>
          <w:color w:val="000000"/>
        </w:rPr>
      </w:pPr>
      <w:del w:id="115" w:author="Anila Mehta" w:date="2026-02-17T10:22:00Z">
        <w:r w:rsidDel="003F46F3">
          <w:rPr>
            <w:color w:val="000000"/>
          </w:rPr>
          <w:delText>In contrast, patients who received VBG testing were slightly younger than those who did not (58.9 vs 59.4 years) and more often male (54% vs 50%). Similar to the ABG comparison, VBG recipients had a lower mean BMI (28.8 vs 31.8 kg/m</w:delText>
        </w:r>
        <w:r w:rsidDel="003F46F3">
          <w:rPr>
            <w:color w:val="000000"/>
            <w:vertAlign w:val="superscript"/>
          </w:rPr>
          <w:delText>2</w:delText>
        </w:r>
        <w:r w:rsidDel="003F46F3">
          <w:rPr>
            <w:color w:val="000000"/>
          </w:rPr>
          <w:delText>) and a higher prevalence of several chronic conditions, including COPD (20% vs 19%)</w:delText>
        </w:r>
      </w:del>
      <w:del w:id="116" w:author="Anila Mehta" w:date="2026-02-12T15:52:00Z">
        <w:r w:rsidDel="00EA5046">
          <w:rPr>
            <w:color w:val="000000"/>
          </w:rPr>
          <w:delText>3</w:delText>
        </w:r>
      </w:del>
      <w:del w:id="117" w:author="Anila Mehta" w:date="2026-02-17T10:22:00Z">
        <w:r w:rsidDel="003F46F3">
          <w:rPr>
            <w:color w:val="000000"/>
          </w:rPr>
          <w:delText xml:space="preserve">, CHF (22% vs 19%), pulmonary hypertension (9.3% vs 7.6%), CKD (20% vs 17%) and diabetes (32% vs 28%). Unlike ABG testing, VBG use showed less extreme for inpatient encounters although still more likely to be inpatient (68% vs 66%). VBG testing was more common in Northeast (43%). </w:delText>
        </w:r>
      </w:del>
    </w:p>
    <w:p w14:paraId="28564124" w14:textId="77777777" w:rsidR="00014B1A" w:rsidRPr="0054705A" w:rsidRDefault="00014B1A" w:rsidP="00014B1A">
      <w:pPr>
        <w:pStyle w:val="p2"/>
        <w:spacing w:before="0" w:beforeAutospacing="0" w:after="0" w:afterAutospacing="0"/>
        <w:rPr>
          <w:color w:val="000000"/>
        </w:rPr>
      </w:pPr>
    </w:p>
    <w:p w14:paraId="100DD613" w14:textId="56726765" w:rsidR="00014B1A" w:rsidRDefault="00014B1A" w:rsidP="00014B1A">
      <w:pPr>
        <w:pStyle w:val="li1"/>
        <w:spacing w:before="0" w:beforeAutospacing="0" w:after="0" w:afterAutospacing="0"/>
        <w:rPr>
          <w:b/>
          <w:bCs/>
          <w:color w:val="000000"/>
        </w:rPr>
      </w:pPr>
      <w:r w:rsidRPr="008165D9">
        <w:rPr>
          <w:b/>
          <w:bCs/>
          <w:color w:val="000000"/>
        </w:rPr>
        <w:t>Table 1</w:t>
      </w:r>
      <w:r>
        <w:rPr>
          <w:b/>
          <w:bCs/>
          <w:color w:val="000000"/>
        </w:rPr>
        <w:t xml:space="preserve">: </w:t>
      </w:r>
      <w:r w:rsidR="00D762CE">
        <w:rPr>
          <w:b/>
          <w:bCs/>
          <w:color w:val="000000"/>
        </w:rPr>
        <w:t xml:space="preserve">Baseline Characteristics including demographics, comorbidities and </w:t>
      </w:r>
      <w:proofErr w:type="spellStart"/>
      <w:r w:rsidR="00B21F6A" w:rsidRPr="00130945">
        <w:rPr>
          <w:b/>
          <w:bCs/>
          <w:color w:val="000000"/>
        </w:rPr>
        <w:t>pCO</w:t>
      </w:r>
      <w:proofErr w:type="spellEnd"/>
      <w:r w:rsidR="00B21F6A" w:rsidRPr="00130945">
        <w:rPr>
          <w:b/>
          <w:bCs/>
          <w:color w:val="000000"/>
        </w:rPr>
        <w:t>₂</w:t>
      </w:r>
      <w:r w:rsidR="00B21F6A">
        <w:rPr>
          <w:color w:val="000000"/>
        </w:rPr>
        <w:t xml:space="preserve"> </w:t>
      </w:r>
      <w:r w:rsidR="00D762CE">
        <w:rPr>
          <w:b/>
          <w:bCs/>
          <w:color w:val="000000"/>
        </w:rPr>
        <w:t xml:space="preserve">grouped by </w:t>
      </w:r>
      <w:r w:rsidR="00A90844">
        <w:rPr>
          <w:b/>
          <w:bCs/>
          <w:color w:val="000000"/>
        </w:rPr>
        <w:t xml:space="preserve">all patients and then divided among </w:t>
      </w:r>
      <w:r w:rsidR="003F46F3">
        <w:rPr>
          <w:b/>
          <w:bCs/>
          <w:color w:val="000000"/>
        </w:rPr>
        <w:t xml:space="preserve">those who received an ABG and those who did not. </w:t>
      </w:r>
      <w:r w:rsidR="00A90844">
        <w:rPr>
          <w:b/>
          <w:bCs/>
          <w:color w:val="000000"/>
        </w:rPr>
        <w:t xml:space="preserve"> </w:t>
      </w:r>
    </w:p>
    <w:p w14:paraId="0FDF8276" w14:textId="77777777" w:rsidR="00A90844" w:rsidRDefault="00A90844" w:rsidP="00014B1A">
      <w:pPr>
        <w:pStyle w:val="li1"/>
        <w:spacing w:before="0" w:beforeAutospacing="0" w:after="0" w:afterAutospacing="0"/>
        <w:rPr>
          <w:b/>
          <w:bCs/>
          <w:color w:val="000000"/>
        </w:rPr>
      </w:pPr>
    </w:p>
    <w:p w14:paraId="1A2D3296" w14:textId="7A0A795D" w:rsidR="008738DE" w:rsidDel="00AC0F01" w:rsidRDefault="00AC0F01" w:rsidP="00014B1A">
      <w:pPr>
        <w:pStyle w:val="li1"/>
        <w:spacing w:before="0" w:beforeAutospacing="0" w:after="0" w:afterAutospacing="0"/>
        <w:rPr>
          <w:del w:id="118" w:author="Anila Mehta" w:date="2026-04-01T15:41:00Z"/>
          <w:color w:val="000000"/>
        </w:rPr>
      </w:pPr>
      <w:commentRangeStart w:id="119"/>
      <w:ins w:id="120" w:author="Anila Mehta" w:date="2026-04-01T15:41:00Z">
        <w:r>
          <w:rPr>
            <w:noProof/>
            <w:color w:val="000000"/>
            <w14:ligatures w14:val="standardContextual"/>
          </w:rPr>
          <w:lastRenderedPageBreak/>
          <w:drawing>
            <wp:inline distT="0" distB="0" distL="0" distR="0" wp14:anchorId="7EDEE043" wp14:editId="3786EBC0">
              <wp:extent cx="5943600" cy="4403725"/>
              <wp:effectExtent l="0" t="0" r="0" b="3175"/>
              <wp:docPr id="669372851" name="Picture 7" descr="A table of statistics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72851" name="Picture 7" descr="A table of statistics with numbers and text&#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943600" cy="4403725"/>
                      </a:xfrm>
                      <a:prstGeom prst="rect">
                        <a:avLst/>
                      </a:prstGeom>
                    </pic:spPr>
                  </pic:pic>
                </a:graphicData>
              </a:graphic>
            </wp:inline>
          </w:drawing>
        </w:r>
      </w:ins>
      <w:commentRangeEnd w:id="119"/>
      <w:ins w:id="121" w:author="Anila Mehta" w:date="2026-04-01T15:42:00Z">
        <w:r>
          <w:rPr>
            <w:rStyle w:val="CommentReference"/>
            <w:rFonts w:asciiTheme="minorHAnsi" w:eastAsiaTheme="minorHAnsi" w:hAnsiTheme="minorHAnsi" w:cstheme="minorBidi"/>
            <w:kern w:val="2"/>
            <w14:ligatures w14:val="standardContextual"/>
          </w:rPr>
          <w:commentReference w:id="119"/>
        </w:r>
      </w:ins>
      <w:del w:id="122" w:author="Anila Mehta" w:date="2026-04-01T15:41:00Z">
        <w:r w:rsidR="00EA5046" w:rsidRPr="00AB2AEB" w:rsidDel="00AC0F01">
          <w:rPr>
            <w:color w:val="000000"/>
          </w:rPr>
          <w:delText>**Insert Table 7</w:delText>
        </w:r>
        <w:r w:rsidR="003F46F3" w:rsidDel="00AC0F01">
          <w:rPr>
            <w:color w:val="000000"/>
          </w:rPr>
          <w:delText xml:space="preserve"> </w:delText>
        </w:r>
        <w:r w:rsidR="00EA5046" w:rsidRPr="00AB2AEB" w:rsidDel="00AC0F01">
          <w:rPr>
            <w:color w:val="000000"/>
          </w:rPr>
          <w:delText xml:space="preserve">from </w:delText>
        </w:r>
        <w:r w:rsidR="00653BC7" w:rsidRPr="00AB2AEB" w:rsidDel="00AC0F01">
          <w:rPr>
            <w:color w:val="000000"/>
          </w:rPr>
          <w:delText>PDF</w:delText>
        </w:r>
      </w:del>
    </w:p>
    <w:p w14:paraId="52C07135" w14:textId="77777777" w:rsidR="003F46F3" w:rsidRDefault="003F46F3" w:rsidP="00014B1A">
      <w:pPr>
        <w:pStyle w:val="li1"/>
        <w:spacing w:before="0" w:beforeAutospacing="0" w:after="0" w:afterAutospacing="0"/>
        <w:rPr>
          <w:ins w:id="123" w:author="Anila Mehta" w:date="2026-02-17T10:22:00Z"/>
          <w:color w:val="000000"/>
        </w:rPr>
      </w:pPr>
    </w:p>
    <w:p w14:paraId="290DFB37" w14:textId="77777777" w:rsidR="003F46F3" w:rsidRDefault="003F46F3" w:rsidP="00014B1A">
      <w:pPr>
        <w:pStyle w:val="li1"/>
        <w:spacing w:before="0" w:beforeAutospacing="0" w:after="0" w:afterAutospacing="0"/>
        <w:rPr>
          <w:ins w:id="124" w:author="Anila Mehta" w:date="2026-02-17T10:22:00Z"/>
          <w:color w:val="000000"/>
        </w:rPr>
      </w:pPr>
    </w:p>
    <w:p w14:paraId="53B80E0C" w14:textId="77777777" w:rsidR="003F46F3" w:rsidRDefault="003F46F3" w:rsidP="00014B1A">
      <w:pPr>
        <w:pStyle w:val="li1"/>
        <w:spacing w:before="0" w:beforeAutospacing="0" w:after="0" w:afterAutospacing="0"/>
        <w:rPr>
          <w:ins w:id="125" w:author="Anila Mehta" w:date="2026-02-17T10:21:00Z"/>
          <w:color w:val="000000"/>
        </w:rPr>
      </w:pPr>
    </w:p>
    <w:p w14:paraId="636B40B5" w14:textId="77777777" w:rsidR="003F46F3" w:rsidRDefault="003F46F3" w:rsidP="00014B1A">
      <w:pPr>
        <w:pStyle w:val="li1"/>
        <w:spacing w:before="0" w:beforeAutospacing="0" w:after="0" w:afterAutospacing="0"/>
        <w:rPr>
          <w:ins w:id="126" w:author="Anila Mehta" w:date="2026-02-17T10:22:00Z"/>
          <w:color w:val="000000"/>
        </w:rPr>
      </w:pPr>
    </w:p>
    <w:p w14:paraId="320ECBC3" w14:textId="77777777" w:rsidR="003F46F3" w:rsidDel="00AB2AEB" w:rsidRDefault="003F46F3" w:rsidP="003F46F3">
      <w:pPr>
        <w:pStyle w:val="p2"/>
        <w:spacing w:before="0" w:beforeAutospacing="0" w:after="0" w:afterAutospacing="0"/>
        <w:rPr>
          <w:del w:id="127" w:author="Anila Mehta" w:date="2026-03-31T18:16:00Z"/>
          <w:color w:val="000000"/>
        </w:rPr>
      </w:pPr>
      <w:r>
        <w:rPr>
          <w:color w:val="000000"/>
        </w:rPr>
        <w:t xml:space="preserve">In contrast, patients who received VBG testing were slightly younger than those who did not (58.9 vs 59.4 years) and more often male (54% vs 50%). </w:t>
      </w:r>
      <w:proofErr w:type="gramStart"/>
      <w:r>
        <w:rPr>
          <w:color w:val="000000"/>
        </w:rPr>
        <w:t>Similar to</w:t>
      </w:r>
      <w:proofErr w:type="gramEnd"/>
      <w:r>
        <w:rPr>
          <w:color w:val="000000"/>
        </w:rPr>
        <w:t xml:space="preserve"> the ABG comparison, VBG recipients had a lower mean BMI (28.8 vs 31.8 kg/m</w:t>
      </w:r>
      <w:r>
        <w:rPr>
          <w:color w:val="000000"/>
          <w:vertAlign w:val="superscript"/>
        </w:rPr>
        <w:t>2</w:t>
      </w:r>
      <w:r>
        <w:rPr>
          <w:color w:val="000000"/>
        </w:rPr>
        <w:t xml:space="preserve">) and a higher prevalence of several chronic conditions, including COPD (20% vs 19%), CHF (22% vs 19%), pulmonary hypertension (9.3% vs 7.6%), CKD (20% vs 17%) and diabetes (32% vs 28%). Unlike ABG testing, VBG use showed less extreme for inpatient encounters although still more likely to be inpatient (68% vs 66%). VBG testing was more common in Northeast (43%). </w:t>
      </w:r>
    </w:p>
    <w:p w14:paraId="74A195D1" w14:textId="77777777" w:rsidR="003F46F3" w:rsidRDefault="003F46F3" w:rsidP="00AB2AEB">
      <w:pPr>
        <w:pStyle w:val="p2"/>
        <w:spacing w:before="0" w:beforeAutospacing="0" w:after="0" w:afterAutospacing="0"/>
        <w:rPr>
          <w:ins w:id="128" w:author="Anila Mehta" w:date="2026-02-17T10:21:00Z"/>
        </w:rPr>
        <w:pPrChange w:id="129" w:author="Anila Mehta" w:date="2026-03-31T18:16:00Z">
          <w:pPr>
            <w:pStyle w:val="li1"/>
            <w:spacing w:before="0" w:beforeAutospacing="0" w:after="0" w:afterAutospacing="0"/>
          </w:pPr>
        </w:pPrChange>
      </w:pPr>
    </w:p>
    <w:p w14:paraId="6681500B" w14:textId="77777777" w:rsidR="003F46F3" w:rsidRDefault="003F46F3" w:rsidP="00014B1A">
      <w:pPr>
        <w:pStyle w:val="li1"/>
        <w:spacing w:before="0" w:beforeAutospacing="0" w:after="0" w:afterAutospacing="0"/>
        <w:rPr>
          <w:ins w:id="130" w:author="Anila Mehta" w:date="2026-02-17T10:21:00Z"/>
          <w:color w:val="000000"/>
        </w:rPr>
      </w:pPr>
    </w:p>
    <w:p w14:paraId="1737AE21" w14:textId="41975204" w:rsidR="003F46F3" w:rsidRDefault="003F46F3" w:rsidP="003F46F3">
      <w:pPr>
        <w:pStyle w:val="li1"/>
        <w:spacing w:before="0" w:beforeAutospacing="0" w:after="0" w:afterAutospacing="0"/>
        <w:rPr>
          <w:b/>
          <w:bCs/>
          <w:color w:val="000000"/>
        </w:rPr>
      </w:pPr>
      <w:r w:rsidRPr="00AB2AEB">
        <w:rPr>
          <w:b/>
          <w:bCs/>
          <w:color w:val="000000"/>
        </w:rPr>
        <w:t>Table 2:</w:t>
      </w:r>
      <w:r>
        <w:rPr>
          <w:color w:val="000000"/>
        </w:rPr>
        <w:t xml:space="preserve"> </w:t>
      </w:r>
      <w:r>
        <w:rPr>
          <w:b/>
          <w:bCs/>
          <w:color w:val="000000"/>
        </w:rPr>
        <w:t xml:space="preserve">Baseline Characteristics including demographics, comorbidities and </w:t>
      </w:r>
      <w:proofErr w:type="spellStart"/>
      <w:r w:rsidRPr="00130945">
        <w:rPr>
          <w:b/>
          <w:bCs/>
          <w:color w:val="000000"/>
        </w:rPr>
        <w:t>pCO</w:t>
      </w:r>
      <w:proofErr w:type="spellEnd"/>
      <w:r w:rsidRPr="00130945">
        <w:rPr>
          <w:b/>
          <w:bCs/>
          <w:color w:val="000000"/>
        </w:rPr>
        <w:t>₂</w:t>
      </w:r>
      <w:r>
        <w:rPr>
          <w:color w:val="000000"/>
        </w:rPr>
        <w:t xml:space="preserve"> </w:t>
      </w:r>
      <w:r>
        <w:rPr>
          <w:b/>
          <w:bCs/>
          <w:color w:val="000000"/>
        </w:rPr>
        <w:t xml:space="preserve">grouped by all patients and then divided among those who received an VBG and those who did not.  </w:t>
      </w:r>
    </w:p>
    <w:p w14:paraId="3A13B437" w14:textId="4E1FDD7D" w:rsidR="003F46F3" w:rsidRPr="00AB2AEB" w:rsidRDefault="003F46F3" w:rsidP="00014B1A">
      <w:pPr>
        <w:pStyle w:val="li1"/>
        <w:spacing w:before="0" w:beforeAutospacing="0" w:after="0" w:afterAutospacing="0"/>
        <w:rPr>
          <w:color w:val="000000"/>
        </w:rPr>
      </w:pPr>
    </w:p>
    <w:p w14:paraId="2C11FDFF" w14:textId="2F886143" w:rsidR="003F46F3" w:rsidDel="00AC0F01" w:rsidRDefault="00AC0F01" w:rsidP="003F46F3">
      <w:pPr>
        <w:pStyle w:val="li1"/>
        <w:spacing w:before="0" w:beforeAutospacing="0" w:after="0" w:afterAutospacing="0"/>
        <w:rPr>
          <w:del w:id="131" w:author="Anila Mehta" w:date="2026-04-01T15:39:00Z"/>
          <w:color w:val="000000"/>
        </w:rPr>
      </w:pPr>
      <w:commentRangeStart w:id="132"/>
      <w:ins w:id="133" w:author="Anila Mehta" w:date="2026-04-01T15:39:00Z">
        <w:r>
          <w:rPr>
            <w:noProof/>
            <w:color w:val="000000"/>
            <w14:ligatures w14:val="standardContextual"/>
          </w:rPr>
          <w:lastRenderedPageBreak/>
          <w:drawing>
            <wp:inline distT="0" distB="0" distL="0" distR="0" wp14:anchorId="1E0806A8" wp14:editId="7CC3119A">
              <wp:extent cx="5943600" cy="4436110"/>
              <wp:effectExtent l="0" t="0" r="0" b="0"/>
              <wp:docPr id="1734381094" name="Picture 6"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81094" name="Picture 6" descr="A screenshot of a tabl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4436110"/>
                      </a:xfrm>
                      <a:prstGeom prst="rect">
                        <a:avLst/>
                      </a:prstGeom>
                    </pic:spPr>
                  </pic:pic>
                </a:graphicData>
              </a:graphic>
            </wp:inline>
          </w:drawing>
        </w:r>
      </w:ins>
      <w:commentRangeEnd w:id="132"/>
      <w:ins w:id="134" w:author="Anila Mehta" w:date="2026-04-01T15:40:00Z">
        <w:r>
          <w:rPr>
            <w:rStyle w:val="CommentReference"/>
            <w:rFonts w:asciiTheme="minorHAnsi" w:eastAsiaTheme="minorHAnsi" w:hAnsiTheme="minorHAnsi" w:cstheme="minorBidi"/>
            <w:kern w:val="2"/>
            <w14:ligatures w14:val="standardContextual"/>
          </w:rPr>
          <w:commentReference w:id="132"/>
        </w:r>
      </w:ins>
      <w:del w:id="135" w:author="Anila Mehta" w:date="2026-04-01T15:39:00Z">
        <w:r w:rsidR="003F46F3" w:rsidRPr="006A048E" w:rsidDel="00AC0F01">
          <w:rPr>
            <w:color w:val="000000"/>
          </w:rPr>
          <w:delText xml:space="preserve">**Insert Table </w:delText>
        </w:r>
        <w:r w:rsidR="003F46F3" w:rsidDel="00AC0F01">
          <w:rPr>
            <w:color w:val="000000"/>
          </w:rPr>
          <w:delText xml:space="preserve">8 </w:delText>
        </w:r>
        <w:r w:rsidR="003F46F3" w:rsidRPr="006A048E" w:rsidDel="00AC0F01">
          <w:rPr>
            <w:color w:val="000000"/>
          </w:rPr>
          <w:delText>from PDF</w:delText>
        </w:r>
      </w:del>
    </w:p>
    <w:p w14:paraId="494B03C8" w14:textId="77777777" w:rsidR="003F46F3" w:rsidRDefault="003F46F3" w:rsidP="00014B1A">
      <w:pPr>
        <w:pStyle w:val="li1"/>
        <w:spacing w:before="0" w:beforeAutospacing="0" w:after="0" w:afterAutospacing="0"/>
        <w:rPr>
          <w:b/>
          <w:bCs/>
          <w:color w:val="000000"/>
        </w:rPr>
      </w:pPr>
    </w:p>
    <w:p w14:paraId="52E5E9B9" w14:textId="77777777" w:rsidR="008738DE" w:rsidRDefault="008738DE" w:rsidP="00014B1A">
      <w:pPr>
        <w:pStyle w:val="li1"/>
        <w:spacing w:before="0" w:beforeAutospacing="0" w:after="0" w:afterAutospacing="0"/>
        <w:rPr>
          <w:b/>
          <w:bCs/>
          <w:color w:val="000000"/>
        </w:rPr>
      </w:pPr>
    </w:p>
    <w:p w14:paraId="34B1C283" w14:textId="64F257EF" w:rsidR="008738DE" w:rsidRPr="008738DE" w:rsidRDefault="008738DE" w:rsidP="00CE4A38">
      <w:pPr>
        <w:pStyle w:val="p2"/>
        <w:spacing w:before="0" w:beforeAutospacing="0" w:after="0" w:afterAutospacing="0"/>
        <w:rPr>
          <w:color w:val="000000"/>
        </w:rPr>
      </w:pPr>
      <w:r>
        <w:rPr>
          <w:color w:val="000000"/>
        </w:rPr>
        <w:t xml:space="preserve">Table </w:t>
      </w:r>
      <w:r w:rsidR="003F46F3">
        <w:rPr>
          <w:color w:val="000000"/>
        </w:rPr>
        <w:t>3</w:t>
      </w:r>
      <w:r>
        <w:rPr>
          <w:color w:val="000000"/>
        </w:rPr>
        <w:t xml:space="preserve"> summarizes baseline characteristics stratified by hypercapnia status within the ABG </w:t>
      </w:r>
      <w:r w:rsidR="00CE4A38">
        <w:rPr>
          <w:color w:val="000000"/>
        </w:rPr>
        <w:t>cohort</w:t>
      </w:r>
      <w:r>
        <w:rPr>
          <w:color w:val="000000"/>
        </w:rPr>
        <w:t xml:space="preserve">. </w:t>
      </w:r>
      <w:r w:rsidR="00CE4A38">
        <w:rPr>
          <w:color w:val="000000"/>
        </w:rPr>
        <w:t>Those</w:t>
      </w:r>
      <w:r>
        <w:rPr>
          <w:color w:val="000000"/>
        </w:rPr>
        <w:t xml:space="preserve"> with hypercapnia </w:t>
      </w:r>
      <w:r w:rsidR="00CE4A38">
        <w:rPr>
          <w:color w:val="000000"/>
        </w:rPr>
        <w:t xml:space="preserve">via an ABG </w:t>
      </w:r>
      <w:r>
        <w:rPr>
          <w:color w:val="000000"/>
        </w:rPr>
        <w:t>were older than those without (62.</w:t>
      </w:r>
      <w:r w:rsidR="00CE4A38">
        <w:rPr>
          <w:color w:val="000000"/>
        </w:rPr>
        <w:t>3</w:t>
      </w:r>
      <w:r>
        <w:rPr>
          <w:color w:val="000000"/>
        </w:rPr>
        <w:t xml:space="preserve"> vs 60.8 years) and had a similar sex distribution. Mean BMI was slightly higher among hypercapnic patients (29.8 vs </w:t>
      </w:r>
      <w:r w:rsidR="00CE4A38">
        <w:rPr>
          <w:color w:val="000000"/>
        </w:rPr>
        <w:t>29.0</w:t>
      </w:r>
      <w:r>
        <w:rPr>
          <w:color w:val="000000"/>
        </w:rPr>
        <w:t xml:space="preserve"> kg/m</w:t>
      </w:r>
      <w:r>
        <w:rPr>
          <w:color w:val="000000"/>
          <w:vertAlign w:val="superscript"/>
        </w:rPr>
        <w:t>2</w:t>
      </w:r>
      <w:r>
        <w:rPr>
          <w:color w:val="000000"/>
        </w:rPr>
        <w:t>). Hypercapnic patients via ABG demonstrated a higher burden of cardiopulmonary disease including COPD (33% vs 1</w:t>
      </w:r>
      <w:r w:rsidR="00CE4A38">
        <w:rPr>
          <w:color w:val="000000"/>
        </w:rPr>
        <w:t>8</w:t>
      </w:r>
      <w:r>
        <w:rPr>
          <w:color w:val="000000"/>
        </w:rPr>
        <w:t>%), CHF (2</w:t>
      </w:r>
      <w:r w:rsidR="00CE4A38">
        <w:rPr>
          <w:color w:val="000000"/>
        </w:rPr>
        <w:t>9</w:t>
      </w:r>
      <w:r>
        <w:rPr>
          <w:color w:val="000000"/>
        </w:rPr>
        <w:t>% vs 20%), pulmonary hypertension (13% vs 8%), OSA (21% vs 1</w:t>
      </w:r>
      <w:r w:rsidR="00CE4A38">
        <w:rPr>
          <w:color w:val="000000"/>
        </w:rPr>
        <w:t>5</w:t>
      </w:r>
      <w:r>
        <w:rPr>
          <w:color w:val="000000"/>
        </w:rPr>
        <w:t>%) and asthma (14% vs 1</w:t>
      </w:r>
      <w:r w:rsidR="00CE4A38">
        <w:rPr>
          <w:color w:val="000000"/>
        </w:rPr>
        <w:t>1</w:t>
      </w:r>
      <w:r>
        <w:rPr>
          <w:color w:val="000000"/>
        </w:rPr>
        <w:t xml:space="preserve">%). </w:t>
      </w:r>
      <w:proofErr w:type="gramStart"/>
      <w:r>
        <w:rPr>
          <w:color w:val="000000"/>
        </w:rPr>
        <w:t>Both ABG</w:t>
      </w:r>
      <w:proofErr w:type="gramEnd"/>
      <w:r>
        <w:rPr>
          <w:color w:val="000000"/>
        </w:rPr>
        <w:t xml:space="preserve"> groups were mostly within the inpatient setting. The average arterial pCO</w:t>
      </w:r>
      <w:r w:rsidRPr="00515E40">
        <w:rPr>
          <w:color w:val="000000"/>
          <w:vertAlign w:val="subscript"/>
        </w:rPr>
        <w:t>2</w:t>
      </w:r>
      <w:r>
        <w:rPr>
          <w:color w:val="000000"/>
        </w:rPr>
        <w:t xml:space="preserve"> of hypercapnia patients was 5</w:t>
      </w:r>
      <w:r w:rsidR="00CE4A38">
        <w:rPr>
          <w:color w:val="000000"/>
        </w:rPr>
        <w:t>9.7</w:t>
      </w:r>
      <w:r>
        <w:rPr>
          <w:color w:val="000000"/>
        </w:rPr>
        <w:sym w:font="Symbol" w:char="F0B1"/>
      </w:r>
      <w:r>
        <w:rPr>
          <w:color w:val="000000"/>
        </w:rPr>
        <w:t xml:space="preserve"> 20.</w:t>
      </w:r>
      <w:r w:rsidR="00CE4A38">
        <w:rPr>
          <w:color w:val="000000"/>
        </w:rPr>
        <w:t>8</w:t>
      </w:r>
      <w:r>
        <w:rPr>
          <w:color w:val="000000"/>
        </w:rPr>
        <w:t xml:space="preserve"> mmHg compared with those without hypercapnia was </w:t>
      </w:r>
      <w:r w:rsidR="00CE4A38">
        <w:rPr>
          <w:color w:val="000000"/>
        </w:rPr>
        <w:t>39.7</w:t>
      </w:r>
      <w:r>
        <w:rPr>
          <w:color w:val="000000"/>
        </w:rPr>
        <w:t xml:space="preserve"> </w:t>
      </w:r>
      <w:r>
        <w:rPr>
          <w:color w:val="000000"/>
        </w:rPr>
        <w:sym w:font="Symbol" w:char="F0B1"/>
      </w:r>
      <w:r>
        <w:rPr>
          <w:color w:val="000000"/>
        </w:rPr>
        <w:t xml:space="preserve"> </w:t>
      </w:r>
      <w:r w:rsidR="00CE4A38">
        <w:rPr>
          <w:color w:val="000000"/>
        </w:rPr>
        <w:t>3.0</w:t>
      </w:r>
      <w:r>
        <w:rPr>
          <w:color w:val="000000"/>
        </w:rPr>
        <w:t xml:space="preserve"> mmHg. </w:t>
      </w:r>
    </w:p>
    <w:p w14:paraId="2CE9EAB5" w14:textId="77777777" w:rsidR="008738DE" w:rsidRDefault="008738DE" w:rsidP="00014B1A">
      <w:pPr>
        <w:pStyle w:val="li1"/>
        <w:spacing w:before="0" w:beforeAutospacing="0" w:after="0" w:afterAutospacing="0"/>
        <w:rPr>
          <w:b/>
          <w:bCs/>
          <w:color w:val="000000"/>
        </w:rPr>
      </w:pPr>
    </w:p>
    <w:p w14:paraId="6B8928C0" w14:textId="77777777" w:rsidR="00014B1A" w:rsidRDefault="00014B1A" w:rsidP="00014B1A">
      <w:pPr>
        <w:pStyle w:val="li1"/>
        <w:spacing w:before="0" w:beforeAutospacing="0" w:after="0" w:afterAutospacing="0"/>
        <w:rPr>
          <w:b/>
          <w:bCs/>
          <w:color w:val="000000"/>
        </w:rPr>
      </w:pPr>
    </w:p>
    <w:p w14:paraId="07ED365B" w14:textId="56466089" w:rsidR="00014B1A" w:rsidRDefault="00014B1A" w:rsidP="00014B1A">
      <w:pPr>
        <w:pStyle w:val="li1"/>
        <w:spacing w:before="0" w:beforeAutospacing="0" w:after="0" w:afterAutospacing="0"/>
        <w:rPr>
          <w:b/>
          <w:bCs/>
          <w:color w:val="000000"/>
        </w:rPr>
      </w:pPr>
      <w:r>
        <w:rPr>
          <w:b/>
          <w:bCs/>
          <w:color w:val="000000"/>
        </w:rPr>
        <w:t xml:space="preserve">Table </w:t>
      </w:r>
      <w:r w:rsidR="003F46F3">
        <w:rPr>
          <w:b/>
          <w:bCs/>
          <w:color w:val="000000"/>
        </w:rPr>
        <w:t>3</w:t>
      </w:r>
      <w:r>
        <w:rPr>
          <w:b/>
          <w:bCs/>
          <w:color w:val="000000"/>
        </w:rPr>
        <w:t xml:space="preserve">: </w:t>
      </w:r>
      <w:r w:rsidR="00D762CE" w:rsidRPr="00D762CE">
        <w:rPr>
          <w:b/>
          <w:bCs/>
          <w:color w:val="000000"/>
        </w:rPr>
        <w:t xml:space="preserve"> </w:t>
      </w:r>
      <w:r w:rsidR="00A90844">
        <w:rPr>
          <w:b/>
          <w:bCs/>
          <w:color w:val="000000"/>
        </w:rPr>
        <w:t xml:space="preserve">Baseline Characteristics including demographics, comorbidities and </w:t>
      </w:r>
      <w:proofErr w:type="spellStart"/>
      <w:r w:rsidR="00A90844" w:rsidRPr="00D50D21">
        <w:rPr>
          <w:b/>
          <w:bCs/>
          <w:color w:val="000000"/>
        </w:rPr>
        <w:t>pCO</w:t>
      </w:r>
      <w:proofErr w:type="spellEnd"/>
      <w:r w:rsidR="00A90844" w:rsidRPr="00D50D21">
        <w:rPr>
          <w:b/>
          <w:bCs/>
          <w:color w:val="000000"/>
        </w:rPr>
        <w:t>₂</w:t>
      </w:r>
      <w:r w:rsidR="00A90844">
        <w:rPr>
          <w:color w:val="000000"/>
        </w:rPr>
        <w:t xml:space="preserve"> </w:t>
      </w:r>
      <w:r w:rsidR="00A90844">
        <w:rPr>
          <w:b/>
          <w:bCs/>
          <w:color w:val="000000"/>
        </w:rPr>
        <w:t xml:space="preserve">grouped by </w:t>
      </w:r>
      <w:r w:rsidR="00CE4A38">
        <w:rPr>
          <w:b/>
          <w:bCs/>
          <w:color w:val="000000"/>
        </w:rPr>
        <w:t>ABG</w:t>
      </w:r>
      <w:r w:rsidR="00A90844">
        <w:rPr>
          <w:b/>
          <w:bCs/>
          <w:color w:val="000000"/>
        </w:rPr>
        <w:t xml:space="preserve"> and whether hypercapnia was presen</w:t>
      </w:r>
      <w:r w:rsidR="008A38A0">
        <w:rPr>
          <w:b/>
          <w:bCs/>
          <w:color w:val="000000"/>
        </w:rPr>
        <w:t>t</w:t>
      </w:r>
      <w:r w:rsidR="00A90844">
        <w:rPr>
          <w:b/>
          <w:bCs/>
          <w:color w:val="000000"/>
        </w:rPr>
        <w:t xml:space="preserve">.  </w:t>
      </w:r>
    </w:p>
    <w:p w14:paraId="2ACF9D51" w14:textId="77777777" w:rsidR="00491638" w:rsidRDefault="00491638" w:rsidP="00014B1A">
      <w:pPr>
        <w:pStyle w:val="li1"/>
        <w:spacing w:before="0" w:beforeAutospacing="0" w:after="0" w:afterAutospacing="0"/>
        <w:rPr>
          <w:b/>
          <w:bCs/>
          <w:color w:val="000000"/>
        </w:rPr>
      </w:pPr>
    </w:p>
    <w:p w14:paraId="5824774D" w14:textId="1EE5CD7B" w:rsidR="008738DE" w:rsidDel="00DC310B" w:rsidRDefault="00DC310B" w:rsidP="00C92D73">
      <w:pPr>
        <w:pStyle w:val="li1"/>
        <w:rPr>
          <w:del w:id="136" w:author="Anila Mehta" w:date="2026-04-01T15:38:00Z"/>
          <w:color w:val="000000"/>
        </w:rPr>
      </w:pPr>
      <w:ins w:id="137" w:author="Anila Mehta" w:date="2026-04-01T15:38:00Z">
        <w:r>
          <w:rPr>
            <w:noProof/>
            <w:color w:val="000000"/>
            <w14:ligatures w14:val="standardContextual"/>
          </w:rPr>
          <w:lastRenderedPageBreak/>
          <w:drawing>
            <wp:inline distT="0" distB="0" distL="0" distR="0" wp14:anchorId="7108B635" wp14:editId="265DE7B2">
              <wp:extent cx="5943600" cy="3186430"/>
              <wp:effectExtent l="0" t="0" r="0" b="1270"/>
              <wp:docPr id="1332565807" name="Picture 4" descr="A table of numbers and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65807" name="Picture 4" descr="A table of numbers and equations&#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943600" cy="3186430"/>
                      </a:xfrm>
                      <a:prstGeom prst="rect">
                        <a:avLst/>
                      </a:prstGeom>
                    </pic:spPr>
                  </pic:pic>
                </a:graphicData>
              </a:graphic>
            </wp:inline>
          </w:drawing>
        </w:r>
      </w:ins>
      <w:del w:id="138" w:author="Anila Mehta" w:date="2026-04-01T15:38:00Z">
        <w:r w:rsidR="00653BC7" w:rsidDel="00DC310B">
          <w:rPr>
            <w:color w:val="000000"/>
          </w:rPr>
          <w:delText>**Insert Table 9</w:delText>
        </w:r>
        <w:r w:rsidR="00CE4A38" w:rsidDel="00DC310B">
          <w:rPr>
            <w:color w:val="000000"/>
          </w:rPr>
          <w:delText xml:space="preserve"> </w:delText>
        </w:r>
        <w:r w:rsidR="00653BC7" w:rsidDel="00DC310B">
          <w:rPr>
            <w:color w:val="000000"/>
          </w:rPr>
          <w:delText>from PDF</w:delText>
        </w:r>
      </w:del>
    </w:p>
    <w:p w14:paraId="48253BA8" w14:textId="77777777" w:rsidR="00CE4A38" w:rsidRDefault="00CE4A38" w:rsidP="00C92D73">
      <w:pPr>
        <w:pStyle w:val="li1"/>
        <w:rPr>
          <w:color w:val="000000"/>
        </w:rPr>
      </w:pPr>
    </w:p>
    <w:p w14:paraId="7C1EB8B0" w14:textId="4DA64B71" w:rsidR="00CE4A38" w:rsidRPr="00515E40" w:rsidRDefault="00CE4A38" w:rsidP="00CE4A38">
      <w:pPr>
        <w:pStyle w:val="p2"/>
        <w:spacing w:before="0" w:beforeAutospacing="0" w:after="0" w:afterAutospacing="0"/>
        <w:rPr>
          <w:color w:val="000000"/>
        </w:rPr>
      </w:pPr>
      <w:r>
        <w:rPr>
          <w:color w:val="000000"/>
        </w:rPr>
        <w:t>In Table 4, s</w:t>
      </w:r>
      <w:r>
        <w:rPr>
          <w:color w:val="000000"/>
        </w:rPr>
        <w:t>imilar patterns were observed within the VBG cohort. Patients with hypercapnia were older (61.3 vs 58.0 years) and had comparable sex distributions. Mean BMI was slightly higher in hypercapnic group (29.3 vs 28.8 kg/m</w:t>
      </w:r>
      <w:r>
        <w:rPr>
          <w:color w:val="000000"/>
          <w:vertAlign w:val="superscript"/>
        </w:rPr>
        <w:t>2</w:t>
      </w:r>
      <w:r>
        <w:rPr>
          <w:color w:val="000000"/>
        </w:rPr>
        <w:t>). Hypercapnic VBG patients had greater burden of comorbidities including COPD (30% vs 16%), CHF (28% vs 19%), pulmonary hypertension (13% vs 8%), OSA (21% vs 15%) and asthma (15% vs 13%). The average venous pCO</w:t>
      </w:r>
      <w:r w:rsidRPr="00515E40">
        <w:rPr>
          <w:color w:val="000000"/>
          <w:vertAlign w:val="subscript"/>
        </w:rPr>
        <w:t>2</w:t>
      </w:r>
      <w:r>
        <w:rPr>
          <w:color w:val="000000"/>
        </w:rPr>
        <w:t xml:space="preserve"> was 60.2</w:t>
      </w:r>
      <w:r>
        <w:rPr>
          <w:color w:val="000000"/>
        </w:rPr>
        <w:sym w:font="Symbol" w:char="F0B1"/>
      </w:r>
      <w:r>
        <w:rPr>
          <w:color w:val="000000"/>
        </w:rPr>
        <w:t xml:space="preserve"> 12.6 mmHg compared with those without hypercapnia was 40.1 </w:t>
      </w:r>
      <w:r>
        <w:rPr>
          <w:color w:val="000000"/>
        </w:rPr>
        <w:sym w:font="Symbol" w:char="F0B1"/>
      </w:r>
      <w:r>
        <w:rPr>
          <w:color w:val="000000"/>
        </w:rPr>
        <w:t xml:space="preserve"> 6.6 mmHg.</w:t>
      </w:r>
    </w:p>
    <w:p w14:paraId="41A0355E" w14:textId="77777777" w:rsidR="00CE4A38" w:rsidRDefault="00CE4A38" w:rsidP="00CE4A38">
      <w:pPr>
        <w:pStyle w:val="p2"/>
        <w:spacing w:before="0" w:beforeAutospacing="0" w:after="0" w:afterAutospacing="0"/>
        <w:rPr>
          <w:color w:val="000000"/>
          <w:highlight w:val="yellow"/>
        </w:rPr>
      </w:pPr>
    </w:p>
    <w:p w14:paraId="3A2C33B0" w14:textId="77777777" w:rsidR="00CE4A38" w:rsidRPr="008738DE" w:rsidRDefault="00CE4A38" w:rsidP="00CE4A38">
      <w:pPr>
        <w:pStyle w:val="p2"/>
        <w:spacing w:before="0" w:beforeAutospacing="0" w:after="0" w:afterAutospacing="0"/>
        <w:rPr>
          <w:color w:val="000000"/>
        </w:rPr>
      </w:pPr>
      <w:r w:rsidRPr="00515E40">
        <w:rPr>
          <w:color w:val="000000"/>
        </w:rPr>
        <w:t>Across both ABG and VBG cohorts, hypercapnia was associated with older age and a markedly higher prevalence of cardiopulmonary disease. These patterns suggest that regardless of sampling modality, hypercapnia is associated with patients with greater baseline illness severity</w:t>
      </w:r>
      <w:r>
        <w:rPr>
          <w:color w:val="000000"/>
        </w:rPr>
        <w:t xml:space="preserve"> rather than reflecting isolated laboratory abnormalities. </w:t>
      </w:r>
      <w:r w:rsidRPr="00515E40">
        <w:rPr>
          <w:color w:val="000000"/>
        </w:rPr>
        <w:t xml:space="preserve"> </w:t>
      </w:r>
    </w:p>
    <w:p w14:paraId="06B2AE7F" w14:textId="77777777" w:rsidR="00CE4A38" w:rsidRDefault="00CE4A38" w:rsidP="00CE4A38">
      <w:pPr>
        <w:pStyle w:val="li1"/>
        <w:spacing w:before="0" w:beforeAutospacing="0" w:after="0" w:afterAutospacing="0"/>
        <w:rPr>
          <w:b/>
          <w:bCs/>
          <w:color w:val="000000"/>
        </w:rPr>
      </w:pPr>
    </w:p>
    <w:p w14:paraId="3653110B" w14:textId="597B6C8E" w:rsidR="00CE4A38" w:rsidRDefault="00CE4A38" w:rsidP="00CE4A38">
      <w:pPr>
        <w:pStyle w:val="li1"/>
        <w:spacing w:before="0" w:beforeAutospacing="0" w:after="0" w:afterAutospacing="0"/>
        <w:rPr>
          <w:b/>
          <w:bCs/>
          <w:color w:val="000000"/>
        </w:rPr>
      </w:pPr>
      <w:r>
        <w:rPr>
          <w:b/>
          <w:bCs/>
          <w:color w:val="000000"/>
        </w:rPr>
        <w:t xml:space="preserve">Table 4: </w:t>
      </w:r>
      <w:r w:rsidRPr="00D762CE">
        <w:rPr>
          <w:b/>
          <w:bCs/>
          <w:color w:val="000000"/>
        </w:rPr>
        <w:t xml:space="preserve"> </w:t>
      </w:r>
      <w:r>
        <w:rPr>
          <w:b/>
          <w:bCs/>
          <w:color w:val="000000"/>
        </w:rPr>
        <w:t xml:space="preserve">Baseline Characteristics including demographics, comorbidities and </w:t>
      </w:r>
      <w:proofErr w:type="spellStart"/>
      <w:r w:rsidRPr="00D50D21">
        <w:rPr>
          <w:b/>
          <w:bCs/>
          <w:color w:val="000000"/>
        </w:rPr>
        <w:t>pCO</w:t>
      </w:r>
      <w:proofErr w:type="spellEnd"/>
      <w:r w:rsidRPr="00D50D21">
        <w:rPr>
          <w:b/>
          <w:bCs/>
          <w:color w:val="000000"/>
        </w:rPr>
        <w:t>₂</w:t>
      </w:r>
      <w:r>
        <w:rPr>
          <w:color w:val="000000"/>
        </w:rPr>
        <w:t xml:space="preserve"> </w:t>
      </w:r>
      <w:r>
        <w:rPr>
          <w:b/>
          <w:bCs/>
          <w:color w:val="000000"/>
        </w:rPr>
        <w:t xml:space="preserve">grouped by VBG and whether hypercapnia was present.  </w:t>
      </w:r>
    </w:p>
    <w:p w14:paraId="2BC194B6" w14:textId="77777777" w:rsidR="00CE4A38" w:rsidRDefault="00CE4A38" w:rsidP="00CE4A38">
      <w:pPr>
        <w:pStyle w:val="li1"/>
        <w:spacing w:before="0" w:beforeAutospacing="0" w:after="0" w:afterAutospacing="0"/>
        <w:rPr>
          <w:b/>
          <w:bCs/>
          <w:color w:val="000000"/>
        </w:rPr>
      </w:pPr>
    </w:p>
    <w:p w14:paraId="3C72C90F" w14:textId="63E761C6" w:rsidR="00CE4A38" w:rsidDel="005D7CFD" w:rsidRDefault="005D7CFD" w:rsidP="00CE4A38">
      <w:pPr>
        <w:pStyle w:val="li1"/>
        <w:rPr>
          <w:del w:id="139" w:author="Anila Mehta" w:date="2026-04-01T15:38:00Z"/>
          <w:color w:val="000000"/>
        </w:rPr>
      </w:pPr>
      <w:ins w:id="140" w:author="Anila Mehta" w:date="2026-04-01T15:38:00Z">
        <w:r>
          <w:rPr>
            <w:noProof/>
            <w:color w:val="000000"/>
            <w14:ligatures w14:val="standardContextual"/>
          </w:rPr>
          <w:lastRenderedPageBreak/>
          <w:drawing>
            <wp:inline distT="0" distB="0" distL="0" distR="0" wp14:anchorId="3E9EC937" wp14:editId="4AC8C8E4">
              <wp:extent cx="5943600" cy="3193415"/>
              <wp:effectExtent l="0" t="0" r="0" b="0"/>
              <wp:docPr id="1908950919" name="Picture 5" descr="A table of number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50919" name="Picture 5" descr="A table of numbers and numbers&#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943600" cy="3193415"/>
                      </a:xfrm>
                      <a:prstGeom prst="rect">
                        <a:avLst/>
                      </a:prstGeom>
                    </pic:spPr>
                  </pic:pic>
                </a:graphicData>
              </a:graphic>
            </wp:inline>
          </w:drawing>
        </w:r>
      </w:ins>
      <w:del w:id="141" w:author="Anila Mehta" w:date="2026-04-01T15:38:00Z">
        <w:r w:rsidR="00CE4A38" w:rsidDel="005D7CFD">
          <w:rPr>
            <w:color w:val="000000"/>
          </w:rPr>
          <w:delText>**Insert Table 10 from PDF</w:delText>
        </w:r>
      </w:del>
    </w:p>
    <w:p w14:paraId="416537F0" w14:textId="77777777" w:rsidR="00CE4A38" w:rsidRPr="00C92D73" w:rsidRDefault="00CE4A38" w:rsidP="00C92D73">
      <w:pPr>
        <w:pStyle w:val="li1"/>
        <w:rPr>
          <w:color w:val="000000"/>
        </w:rPr>
      </w:pPr>
    </w:p>
    <w:p w14:paraId="46CEF300" w14:textId="1ABBE0A3" w:rsidR="00874157" w:rsidRDefault="00874157">
      <w:pPr>
        <w:pStyle w:val="li1"/>
        <w:spacing w:beforeAutospacing="0" w:afterAutospacing="0"/>
        <w:rPr>
          <w:color w:val="000000"/>
        </w:rPr>
      </w:pPr>
    </w:p>
    <w:p w14:paraId="3CF71092" w14:textId="0A938D31" w:rsidR="00865C61" w:rsidRPr="00840233" w:rsidDel="000F32AD" w:rsidRDefault="00874157">
      <w:pPr>
        <w:pStyle w:val="li1"/>
        <w:spacing w:beforeAutospacing="0" w:afterAutospacing="0"/>
        <w:rPr>
          <w:del w:id="142" w:author="Anila Mehta" w:date="2026-03-31T16:02:00Z"/>
          <w:color w:val="000000"/>
        </w:rPr>
      </w:pPr>
      <w:commentRangeStart w:id="143"/>
      <w:commentRangeStart w:id="144"/>
      <w:del w:id="145" w:author="Anila Mehta" w:date="2026-03-31T16:02:00Z">
        <w:r w:rsidRPr="00D72F07" w:rsidDel="000F32AD">
          <w:rPr>
            <w:color w:val="000000"/>
          </w:rPr>
          <w:delText>When CO₂ was evaluated as a</w:delText>
        </w:r>
      </w:del>
      <w:del w:id="146" w:author="Anila Mehta" w:date="2026-03-31T15:51:00Z">
        <w:r w:rsidR="00507D33" w:rsidRPr="00D72F07" w:rsidDel="00840233">
          <w:rPr>
            <w:color w:val="000000"/>
          </w:rPr>
          <w:delText xml:space="preserve">n unweighted </w:delText>
        </w:r>
      </w:del>
      <w:del w:id="147" w:author="Anila Mehta" w:date="2026-03-31T16:02:00Z">
        <w:r w:rsidRPr="00D72F07" w:rsidDel="000F32AD">
          <w:rPr>
            <w:color w:val="000000"/>
          </w:rPr>
          <w:delText xml:space="preserve">binary variable (hypercapnia </w:delText>
        </w:r>
      </w:del>
      <w:del w:id="148" w:author="Anila Mehta" w:date="2026-03-31T15:57:00Z">
        <w:r w:rsidRPr="00D72F07" w:rsidDel="00271666">
          <w:rPr>
            <w:color w:val="000000"/>
          </w:rPr>
          <w:delText>v</w:delText>
        </w:r>
        <w:r w:rsidR="001C7A69" w:rsidRPr="00D72F07" w:rsidDel="00271666">
          <w:rPr>
            <w:color w:val="000000"/>
          </w:rPr>
          <w:delText>s</w:delText>
        </w:r>
        <w:r w:rsidRPr="00D72F07" w:rsidDel="00271666">
          <w:rPr>
            <w:color w:val="000000"/>
          </w:rPr>
          <w:delText xml:space="preserve"> </w:delText>
        </w:r>
      </w:del>
      <w:del w:id="149" w:author="Anila Mehta" w:date="2026-03-31T15:41:00Z">
        <w:r w:rsidRPr="00D72F07" w:rsidDel="00840233">
          <w:rPr>
            <w:color w:val="000000"/>
          </w:rPr>
          <w:delText>normal</w:delText>
        </w:r>
      </w:del>
      <w:del w:id="150" w:author="Anila Mehta" w:date="2026-03-31T16:02:00Z">
        <w:r w:rsidRPr="00D72F07" w:rsidDel="000F32AD">
          <w:rPr>
            <w:color w:val="000000"/>
          </w:rPr>
          <w:delText xml:space="preserve">), hypercapnia identified on ABG was strongly associated with all four outcomes compared to VBG. </w:delText>
        </w:r>
        <w:r w:rsidR="00865C61" w:rsidRPr="00D72F07" w:rsidDel="000F32AD">
          <w:rPr>
            <w:color w:val="000000"/>
          </w:rPr>
          <w:delText>The odd</w:delText>
        </w:r>
        <w:r w:rsidR="007F6E7F" w:rsidRPr="00840233" w:rsidDel="000F32AD">
          <w:rPr>
            <w:color w:val="000000"/>
          </w:rPr>
          <w:delText>s</w:delText>
        </w:r>
        <w:r w:rsidR="00865C61" w:rsidRPr="00D72F07" w:rsidDel="000F32AD">
          <w:rPr>
            <w:color w:val="000000"/>
          </w:rPr>
          <w:delText xml:space="preserve"> ratios for hypercapnia on ABGs was </w:delText>
        </w:r>
        <w:commentRangeStart w:id="151"/>
        <w:r w:rsidR="001C7A69" w:rsidRPr="00D72F07" w:rsidDel="000F32AD">
          <w:rPr>
            <w:color w:val="000000"/>
          </w:rPr>
          <w:delText>3.53 (</w:delText>
        </w:r>
        <w:r w:rsidR="00865C61" w:rsidRPr="00D72F07" w:rsidDel="000F32AD">
          <w:rPr>
            <w:color w:val="000000"/>
          </w:rPr>
          <w:delText>3.45-3.60</w:delText>
        </w:r>
        <w:r w:rsidR="001C7A69" w:rsidRPr="00D72F07" w:rsidDel="000F32AD">
          <w:rPr>
            <w:color w:val="000000"/>
          </w:rPr>
          <w:delText>)</w:delText>
        </w:r>
        <w:r w:rsidR="00865C61" w:rsidRPr="00D72F07" w:rsidDel="000F32AD">
          <w:rPr>
            <w:color w:val="000000"/>
          </w:rPr>
          <w:delText xml:space="preserve"> </w:delText>
        </w:r>
        <w:r w:rsidR="001C7A69" w:rsidRPr="00D72F07" w:rsidDel="000F32AD">
          <w:rPr>
            <w:color w:val="000000"/>
          </w:rPr>
          <w:delText xml:space="preserve">for </w:delText>
        </w:r>
        <w:r w:rsidR="00865C61" w:rsidRPr="00D72F07" w:rsidDel="000F32AD">
          <w:rPr>
            <w:color w:val="000000"/>
          </w:rPr>
          <w:delText xml:space="preserve">IMV, </w:delText>
        </w:r>
        <w:r w:rsidR="001C7A69" w:rsidRPr="00D72F07" w:rsidDel="000F32AD">
          <w:rPr>
            <w:color w:val="000000"/>
          </w:rPr>
          <w:delText>3.33 (</w:delText>
        </w:r>
        <w:r w:rsidR="00865C61" w:rsidRPr="00D72F07" w:rsidDel="000F32AD">
          <w:rPr>
            <w:color w:val="000000"/>
          </w:rPr>
          <w:delText>3.24-3.41</w:delText>
        </w:r>
        <w:r w:rsidR="001C7A69" w:rsidRPr="00D72F07" w:rsidDel="000F32AD">
          <w:rPr>
            <w:color w:val="000000"/>
          </w:rPr>
          <w:delText>)</w:delText>
        </w:r>
        <w:r w:rsidR="00865C61" w:rsidRPr="00D72F07" w:rsidDel="000F32AD">
          <w:rPr>
            <w:color w:val="000000"/>
          </w:rPr>
          <w:delText xml:space="preserve"> </w:delText>
        </w:r>
        <w:r w:rsidR="001C7A69" w:rsidRPr="00D72F07" w:rsidDel="000F32AD">
          <w:rPr>
            <w:color w:val="000000"/>
          </w:rPr>
          <w:delText xml:space="preserve">for </w:delText>
        </w:r>
        <w:r w:rsidR="00865C61" w:rsidRPr="00D72F07" w:rsidDel="000F32AD">
          <w:rPr>
            <w:color w:val="000000"/>
          </w:rPr>
          <w:delText xml:space="preserve">NIV, </w:delText>
        </w:r>
        <w:r w:rsidR="001C7A69" w:rsidRPr="00D72F07" w:rsidDel="000F32AD">
          <w:rPr>
            <w:color w:val="000000"/>
          </w:rPr>
          <w:delText>2.13 (</w:delText>
        </w:r>
        <w:r w:rsidR="00865C61" w:rsidRPr="00D72F07" w:rsidDel="000F32AD">
          <w:rPr>
            <w:color w:val="000000"/>
          </w:rPr>
          <w:delText>2.08-2.18</w:delText>
        </w:r>
        <w:r w:rsidR="001C7A69" w:rsidRPr="00D72F07" w:rsidDel="000F32AD">
          <w:rPr>
            <w:color w:val="000000"/>
          </w:rPr>
          <w:delText>) for</w:delText>
        </w:r>
        <w:r w:rsidR="00865C61" w:rsidRPr="00D72F07" w:rsidDel="000F32AD">
          <w:rPr>
            <w:color w:val="000000"/>
          </w:rPr>
          <w:delText xml:space="preserve"> mortality and </w:delText>
        </w:r>
        <w:r w:rsidR="001C7A69" w:rsidRPr="00D72F07" w:rsidDel="000F32AD">
          <w:rPr>
            <w:color w:val="000000"/>
          </w:rPr>
          <w:delText>8.81 (</w:delText>
        </w:r>
        <w:r w:rsidR="00865C61" w:rsidRPr="00D72F07" w:rsidDel="000F32AD">
          <w:rPr>
            <w:color w:val="000000"/>
          </w:rPr>
          <w:delText>8.59-9.03</w:delText>
        </w:r>
        <w:r w:rsidR="001C7A69" w:rsidRPr="00D72F07" w:rsidDel="000F32AD">
          <w:rPr>
            <w:color w:val="000000"/>
          </w:rPr>
          <w:delText>) for</w:delText>
        </w:r>
        <w:r w:rsidR="00865C61" w:rsidRPr="00D72F07" w:rsidDel="000F32AD">
          <w:rPr>
            <w:color w:val="000000"/>
          </w:rPr>
          <w:delText xml:space="preserve"> ICD Hypercapnic respiratory failure. This was compared to odds ratios of VBGs which was </w:delText>
        </w:r>
        <w:r w:rsidR="001C7A69" w:rsidRPr="00D72F07" w:rsidDel="000F32AD">
          <w:rPr>
            <w:color w:val="000000"/>
          </w:rPr>
          <w:delText>1.91 (</w:delText>
        </w:r>
        <w:r w:rsidR="00865C61" w:rsidRPr="00D72F07" w:rsidDel="000F32AD">
          <w:rPr>
            <w:color w:val="000000"/>
          </w:rPr>
          <w:delText>1.86-1.96</w:delText>
        </w:r>
        <w:r w:rsidR="001C7A69" w:rsidRPr="00D72F07" w:rsidDel="000F32AD">
          <w:rPr>
            <w:color w:val="000000"/>
          </w:rPr>
          <w:delText>)</w:delText>
        </w:r>
        <w:r w:rsidR="00865C61" w:rsidRPr="00D72F07" w:rsidDel="000F32AD">
          <w:rPr>
            <w:color w:val="000000"/>
          </w:rPr>
          <w:delText xml:space="preserve"> </w:delText>
        </w:r>
        <w:r w:rsidR="001C7A69" w:rsidRPr="00D72F07" w:rsidDel="000F32AD">
          <w:rPr>
            <w:color w:val="000000"/>
          </w:rPr>
          <w:delText xml:space="preserve">for </w:delText>
        </w:r>
        <w:r w:rsidR="00865C61" w:rsidRPr="00D72F07" w:rsidDel="000F32AD">
          <w:rPr>
            <w:color w:val="000000"/>
          </w:rPr>
          <w:delText>IMV</w:delText>
        </w:r>
        <w:r w:rsidR="001C7A69" w:rsidRPr="00D72F07" w:rsidDel="000F32AD">
          <w:rPr>
            <w:color w:val="000000"/>
          </w:rPr>
          <w:delText>,</w:delText>
        </w:r>
        <w:r w:rsidR="00865C61" w:rsidRPr="00D72F07" w:rsidDel="000F32AD">
          <w:rPr>
            <w:color w:val="000000"/>
          </w:rPr>
          <w:delText xml:space="preserve"> </w:delText>
        </w:r>
        <w:r w:rsidR="001C7A69" w:rsidRPr="00D72F07" w:rsidDel="000F32AD">
          <w:rPr>
            <w:color w:val="000000"/>
          </w:rPr>
          <w:delText>2.12 (</w:delText>
        </w:r>
        <w:r w:rsidR="00865C61" w:rsidRPr="00D72F07" w:rsidDel="000F32AD">
          <w:rPr>
            <w:color w:val="000000"/>
          </w:rPr>
          <w:delText>2.05-2.18</w:delText>
        </w:r>
        <w:r w:rsidR="001C7A69" w:rsidRPr="00D72F07" w:rsidDel="000F32AD">
          <w:rPr>
            <w:color w:val="000000"/>
          </w:rPr>
          <w:delText>)</w:delText>
        </w:r>
        <w:r w:rsidR="00865C61" w:rsidRPr="00D72F07" w:rsidDel="000F32AD">
          <w:rPr>
            <w:color w:val="000000"/>
          </w:rPr>
          <w:delText xml:space="preserve"> </w:delText>
        </w:r>
        <w:r w:rsidR="001C7A69" w:rsidRPr="00D72F07" w:rsidDel="000F32AD">
          <w:rPr>
            <w:color w:val="000000"/>
          </w:rPr>
          <w:delText xml:space="preserve">for </w:delText>
        </w:r>
        <w:r w:rsidR="00865C61" w:rsidRPr="00D72F07" w:rsidDel="000F32AD">
          <w:rPr>
            <w:color w:val="000000"/>
          </w:rPr>
          <w:delText xml:space="preserve">NIV, </w:delText>
        </w:r>
        <w:r w:rsidR="001C7A69" w:rsidRPr="00D72F07" w:rsidDel="000F32AD">
          <w:rPr>
            <w:color w:val="000000"/>
          </w:rPr>
          <w:delText>1.62 (</w:delText>
        </w:r>
        <w:r w:rsidR="00865C61" w:rsidRPr="00D72F07" w:rsidDel="000F32AD">
          <w:rPr>
            <w:color w:val="000000"/>
          </w:rPr>
          <w:delText>1.57-1.66</w:delText>
        </w:r>
        <w:r w:rsidR="001C7A69" w:rsidRPr="00D72F07" w:rsidDel="000F32AD">
          <w:rPr>
            <w:color w:val="000000"/>
          </w:rPr>
          <w:delText>)</w:delText>
        </w:r>
        <w:r w:rsidR="00865C61" w:rsidRPr="00D72F07" w:rsidDel="000F32AD">
          <w:rPr>
            <w:color w:val="000000"/>
          </w:rPr>
          <w:delText xml:space="preserve"> </w:delText>
        </w:r>
        <w:r w:rsidR="001C7A69" w:rsidRPr="00D72F07" w:rsidDel="000F32AD">
          <w:rPr>
            <w:color w:val="000000"/>
          </w:rPr>
          <w:delText xml:space="preserve">for </w:delText>
        </w:r>
        <w:r w:rsidR="00865C61" w:rsidRPr="00D72F07" w:rsidDel="000F32AD">
          <w:rPr>
            <w:color w:val="000000"/>
          </w:rPr>
          <w:delText>mortality</w:delText>
        </w:r>
        <w:r w:rsidR="001C7A69" w:rsidRPr="00D72F07" w:rsidDel="000F32AD">
          <w:rPr>
            <w:color w:val="000000"/>
          </w:rPr>
          <w:delText xml:space="preserve"> </w:delText>
        </w:r>
        <w:r w:rsidR="00865C61" w:rsidRPr="00D72F07" w:rsidDel="000F32AD">
          <w:rPr>
            <w:color w:val="000000"/>
          </w:rPr>
          <w:delText xml:space="preserve">and </w:delText>
        </w:r>
        <w:r w:rsidR="001C7A69" w:rsidRPr="00D72F07" w:rsidDel="000F32AD">
          <w:rPr>
            <w:color w:val="000000"/>
          </w:rPr>
          <w:delText>6.24 (</w:delText>
        </w:r>
        <w:r w:rsidR="00865C61" w:rsidRPr="00D72F07" w:rsidDel="000F32AD">
          <w:rPr>
            <w:color w:val="000000"/>
          </w:rPr>
          <w:delText>6.08-6.41</w:delText>
        </w:r>
        <w:r w:rsidR="001C7A69" w:rsidRPr="00D72F07" w:rsidDel="000F32AD">
          <w:rPr>
            <w:color w:val="000000"/>
          </w:rPr>
          <w:delText>)</w:delText>
        </w:r>
        <w:r w:rsidR="00865C61" w:rsidRPr="00D72F07" w:rsidDel="000F32AD">
          <w:rPr>
            <w:color w:val="000000"/>
          </w:rPr>
          <w:delText xml:space="preserve"> </w:delText>
        </w:r>
        <w:commentRangeEnd w:id="151"/>
        <w:r w:rsidR="00271666" w:rsidDel="000F32AD">
          <w:rPr>
            <w:rStyle w:val="CommentReference"/>
            <w:rFonts w:asciiTheme="minorHAnsi" w:eastAsiaTheme="minorHAnsi" w:hAnsiTheme="minorHAnsi" w:cstheme="minorBidi"/>
            <w:kern w:val="2"/>
            <w14:ligatures w14:val="standardContextual"/>
          </w:rPr>
          <w:commentReference w:id="151"/>
        </w:r>
      </w:del>
      <w:del w:id="152" w:author="Anila Mehta" w:date="2026-03-31T15:40:00Z">
        <w:r w:rsidR="001C7A69" w:rsidRPr="00D72F07" w:rsidDel="00840233">
          <w:rPr>
            <w:color w:val="000000"/>
          </w:rPr>
          <w:delText xml:space="preserve"> </w:delText>
        </w:r>
      </w:del>
      <w:del w:id="153" w:author="Anila Mehta" w:date="2026-03-31T16:02:00Z">
        <w:r w:rsidR="001C7A69" w:rsidRPr="00D72F07" w:rsidDel="000F32AD">
          <w:rPr>
            <w:color w:val="000000"/>
          </w:rPr>
          <w:delText xml:space="preserve">for </w:delText>
        </w:r>
        <w:r w:rsidR="00865C61" w:rsidRPr="00D72F07" w:rsidDel="000F32AD">
          <w:rPr>
            <w:color w:val="000000"/>
          </w:rPr>
          <w:delText xml:space="preserve">ICD Hypercapnic respiratory failure. </w:delText>
        </w:r>
        <w:r w:rsidRPr="00D72F07" w:rsidDel="000F32AD">
          <w:rPr>
            <w:color w:val="000000"/>
          </w:rPr>
          <w:delText xml:space="preserve">Hypercapnia identified on VBG was also associated with all four outcomes though with more modest effect sizes. </w:delText>
        </w:r>
        <w:r w:rsidR="00865C61" w:rsidRPr="00D72F07" w:rsidDel="000F32AD">
          <w:rPr>
            <w:color w:val="000000"/>
          </w:rPr>
          <w:delText xml:space="preserve"> </w:delText>
        </w:r>
        <w:commentRangeEnd w:id="143"/>
        <w:r w:rsidR="00DA34BE" w:rsidRPr="00840233" w:rsidDel="000F32AD">
          <w:rPr>
            <w:rStyle w:val="CommentReference"/>
            <w:color w:val="000000"/>
            <w:sz w:val="24"/>
            <w:szCs w:val="24"/>
          </w:rPr>
          <w:commentReference w:id="143"/>
        </w:r>
        <w:commentRangeEnd w:id="144"/>
        <w:r w:rsidR="00FB4309" w:rsidRPr="00840233" w:rsidDel="000F32AD">
          <w:rPr>
            <w:rStyle w:val="CommentReference"/>
            <w:color w:val="000000"/>
            <w:sz w:val="24"/>
            <w:szCs w:val="24"/>
          </w:rPr>
          <w:commentReference w:id="144"/>
        </w:r>
      </w:del>
    </w:p>
    <w:p w14:paraId="7EE328FF" w14:textId="4E637E03" w:rsidR="00DA34BE" w:rsidRPr="00DA34BE" w:rsidDel="00DA34BE" w:rsidRDefault="00DA34BE">
      <w:pPr>
        <w:pStyle w:val="li1"/>
        <w:spacing w:beforeAutospacing="0" w:afterAutospacing="0"/>
        <w:rPr>
          <w:del w:id="154" w:author="Anila Mehta" w:date="2026-02-17T15:07:00Z"/>
          <w:color w:val="000000"/>
        </w:rPr>
      </w:pPr>
    </w:p>
    <w:p w14:paraId="450E49C0" w14:textId="17CF279E" w:rsidR="001C7A69" w:rsidDel="00DA34BE" w:rsidRDefault="001C7A69">
      <w:pPr>
        <w:pStyle w:val="li1"/>
        <w:spacing w:before="0" w:beforeAutospacing="0" w:after="0" w:afterAutospacing="0"/>
        <w:rPr>
          <w:del w:id="155" w:author="Anila Mehta" w:date="2026-02-17T15:07:00Z"/>
          <w:color w:val="000000"/>
        </w:rPr>
      </w:pPr>
    </w:p>
    <w:p w14:paraId="59847262" w14:textId="14BABDDB" w:rsidR="00046CB9" w:rsidDel="000F32AD" w:rsidRDefault="001C7A69">
      <w:pPr>
        <w:pStyle w:val="li1"/>
        <w:spacing w:beforeAutospacing="0" w:afterAutospacing="0"/>
        <w:rPr>
          <w:del w:id="156" w:author="Anila Mehta" w:date="2026-03-31T16:02:00Z"/>
          <w:color w:val="000000"/>
        </w:rPr>
        <w:pPrChange w:id="157" w:author="Anila Mehta" w:date="2026-02-17T15:07:00Z">
          <w:pPr>
            <w:pStyle w:val="li1"/>
            <w:spacing w:before="0" w:beforeAutospacing="0" w:after="0" w:afterAutospacing="0"/>
          </w:pPr>
        </w:pPrChange>
      </w:pPr>
      <w:del w:id="158" w:author="Anila Mehta" w:date="2026-02-17T15:07:00Z">
        <w:r w:rsidDel="00DA34BE">
          <w:rPr>
            <w:color w:val="000000"/>
          </w:rPr>
          <w:delText xml:space="preserve">Next, we applied IPSWs to address the variations in the types of patients who received arterial versus venous blood gas. </w:delText>
        </w:r>
      </w:del>
      <w:del w:id="159" w:author="Anila Mehta" w:date="2026-03-31T16:02:00Z">
        <w:r w:rsidDel="000F32AD">
          <w:rPr>
            <w:color w:val="000000"/>
          </w:rPr>
          <w:delText>Balance improved substantially across all measured covariates with standardized mean differences reduced to below 0.1, indicating adequate balance which is shown in Figure S1</w:delText>
        </w:r>
        <w:r w:rsidR="00AD2A62" w:rsidDel="000F32AD">
          <w:rPr>
            <w:color w:val="000000"/>
          </w:rPr>
          <w:delText xml:space="preserve">. Figure S2 depicts the propensity score distributions cross the ABG and VBG groups.  </w:delText>
        </w:r>
      </w:del>
    </w:p>
    <w:p w14:paraId="13FD26C0" w14:textId="5B124230" w:rsidR="00046CB9" w:rsidDel="000F32AD" w:rsidRDefault="00046CB9">
      <w:pPr>
        <w:pStyle w:val="li1"/>
        <w:spacing w:before="0" w:beforeAutospacing="0" w:after="0" w:afterAutospacing="0"/>
        <w:rPr>
          <w:del w:id="160" w:author="Anila Mehta" w:date="2026-03-31T16:02:00Z"/>
          <w:color w:val="000000"/>
        </w:rPr>
      </w:pPr>
    </w:p>
    <w:p w14:paraId="6F189C93" w14:textId="0F6EFAA5" w:rsidR="00B5505E" w:rsidDel="00271666" w:rsidRDefault="001C7A69" w:rsidP="00014B1A">
      <w:pPr>
        <w:pStyle w:val="li1"/>
        <w:spacing w:before="0" w:beforeAutospacing="0" w:after="0" w:afterAutospacing="0"/>
        <w:rPr>
          <w:del w:id="161" w:author="Anila Mehta" w:date="2026-02-17T15:25:00Z"/>
          <w:color w:val="000000"/>
        </w:rPr>
      </w:pPr>
      <w:commentRangeStart w:id="162"/>
      <w:del w:id="163" w:author="Anila Mehta" w:date="2026-03-31T16:02:00Z">
        <w:r w:rsidRPr="00515E40" w:rsidDel="000F32AD">
          <w:rPr>
            <w:color w:val="000000"/>
          </w:rPr>
          <w:delText>CO₂</w:delText>
        </w:r>
        <w:r w:rsidDel="000F32AD">
          <w:rPr>
            <w:color w:val="000000"/>
          </w:rPr>
          <w:delText xml:space="preserve"> was evaluated </w:delText>
        </w:r>
        <w:commentRangeEnd w:id="162"/>
        <w:r w:rsidR="00FB4309" w:rsidDel="000F32AD">
          <w:rPr>
            <w:rStyle w:val="CommentReference"/>
            <w:color w:val="000000"/>
            <w:sz w:val="24"/>
            <w:szCs w:val="24"/>
          </w:rPr>
          <w:commentReference w:id="162"/>
        </w:r>
        <w:r w:rsidDel="000F32AD">
          <w:rPr>
            <w:color w:val="000000"/>
          </w:rPr>
          <w:delText xml:space="preserve">as hypocapnia and hypercapnia compared to normal </w:delText>
        </w:r>
        <w:r w:rsidRPr="00515E40" w:rsidDel="000F32AD">
          <w:rPr>
            <w:color w:val="000000"/>
          </w:rPr>
          <w:delText>CO₂</w:delText>
        </w:r>
        <w:r w:rsidDel="000F32AD">
          <w:rPr>
            <w:color w:val="000000"/>
          </w:rPr>
          <w:delText xml:space="preserve"> values</w:delText>
        </w:r>
        <w:r w:rsidR="00046CB9" w:rsidDel="000F32AD">
          <w:rPr>
            <w:color w:val="000000"/>
          </w:rPr>
          <w:delText xml:space="preserve"> shown in Figure 2</w:delText>
        </w:r>
        <w:r w:rsidDel="000F32AD">
          <w:rPr>
            <w:color w:val="000000"/>
          </w:rPr>
          <w:delText xml:space="preserve">. </w:delText>
        </w:r>
      </w:del>
      <w:del w:id="164" w:author="Anila Mehta" w:date="2026-02-17T15:11:00Z">
        <w:r w:rsidDel="008D52AC">
          <w:rPr>
            <w:color w:val="000000"/>
          </w:rPr>
          <w:delText>T</w:delText>
        </w:r>
      </w:del>
      <w:del w:id="165" w:author="Anila Mehta" w:date="2026-03-31T16:02:00Z">
        <w:r w:rsidDel="000F32AD">
          <w:rPr>
            <w:color w:val="000000"/>
          </w:rPr>
          <w:delText>he odd</w:delText>
        </w:r>
        <w:r w:rsidR="0081071E" w:rsidDel="000F32AD">
          <w:rPr>
            <w:color w:val="000000"/>
          </w:rPr>
          <w:delText>s</w:delText>
        </w:r>
        <w:r w:rsidDel="000F32AD">
          <w:rPr>
            <w:color w:val="000000"/>
          </w:rPr>
          <w:delText xml:space="preserve"> ratio for hypocapnia on ABG </w:delText>
        </w:r>
        <w:r w:rsidR="00046CB9" w:rsidDel="000F32AD">
          <w:rPr>
            <w:color w:val="000000"/>
          </w:rPr>
          <w:delText xml:space="preserve">are </w:delText>
        </w:r>
        <w:r w:rsidDel="000F32AD">
          <w:rPr>
            <w:color w:val="000000"/>
          </w:rPr>
          <w:delText>1.</w:delText>
        </w:r>
      </w:del>
      <w:del w:id="166" w:author="Anila Mehta" w:date="2026-02-17T15:10:00Z">
        <w:r w:rsidDel="008D52AC">
          <w:rPr>
            <w:color w:val="000000"/>
          </w:rPr>
          <w:delText>20</w:delText>
        </w:r>
      </w:del>
      <w:del w:id="167" w:author="Anila Mehta" w:date="2026-03-31T16:02:00Z">
        <w:r w:rsidDel="000F32AD">
          <w:rPr>
            <w:color w:val="000000"/>
          </w:rPr>
          <w:delText xml:space="preserve"> (1.</w:delText>
        </w:r>
      </w:del>
      <w:del w:id="168" w:author="Anila Mehta" w:date="2026-02-17T15:10:00Z">
        <w:r w:rsidDel="008D52AC">
          <w:rPr>
            <w:color w:val="000000"/>
          </w:rPr>
          <w:delText>07</w:delText>
        </w:r>
      </w:del>
      <w:del w:id="169" w:author="Anila Mehta" w:date="2026-03-31T16:02:00Z">
        <w:r w:rsidDel="000F32AD">
          <w:rPr>
            <w:color w:val="000000"/>
          </w:rPr>
          <w:delText>-1.3</w:delText>
        </w:r>
      </w:del>
      <w:del w:id="170" w:author="Anila Mehta" w:date="2026-02-17T15:10:00Z">
        <w:r w:rsidDel="008D52AC">
          <w:rPr>
            <w:color w:val="000000"/>
          </w:rPr>
          <w:delText>6</w:delText>
        </w:r>
      </w:del>
      <w:del w:id="171" w:author="Anila Mehta" w:date="2026-03-31T16:02:00Z">
        <w:r w:rsidDel="000F32AD">
          <w:rPr>
            <w:color w:val="000000"/>
          </w:rPr>
          <w:delText xml:space="preserve">) and </w:delText>
        </w:r>
        <w:r w:rsidR="00046CB9" w:rsidDel="000F32AD">
          <w:rPr>
            <w:color w:val="000000"/>
          </w:rPr>
          <w:delText xml:space="preserve">for </w:delText>
        </w:r>
        <w:r w:rsidDel="000F32AD">
          <w:rPr>
            <w:color w:val="000000"/>
          </w:rPr>
          <w:delText xml:space="preserve">hypercapnia on ABG </w:delText>
        </w:r>
        <w:r w:rsidR="00046CB9" w:rsidDel="000F32AD">
          <w:rPr>
            <w:color w:val="000000"/>
          </w:rPr>
          <w:delText>are 1.</w:delText>
        </w:r>
      </w:del>
      <w:del w:id="172" w:author="Anila Mehta" w:date="2026-02-17T15:10:00Z">
        <w:r w:rsidR="00046CB9" w:rsidDel="008D52AC">
          <w:rPr>
            <w:color w:val="000000"/>
          </w:rPr>
          <w:delText>16</w:delText>
        </w:r>
      </w:del>
      <w:del w:id="173" w:author="Anila Mehta" w:date="2026-03-31T16:02:00Z">
        <w:r w:rsidR="00046CB9" w:rsidDel="000F32AD">
          <w:rPr>
            <w:color w:val="000000"/>
          </w:rPr>
          <w:delText xml:space="preserve"> (1.</w:delText>
        </w:r>
      </w:del>
      <w:del w:id="174" w:author="Anila Mehta" w:date="2026-02-17T15:10:00Z">
        <w:r w:rsidR="00046CB9" w:rsidDel="008D52AC">
          <w:rPr>
            <w:color w:val="000000"/>
          </w:rPr>
          <w:delText>03</w:delText>
        </w:r>
      </w:del>
      <w:del w:id="175" w:author="Anila Mehta" w:date="2026-03-31T16:02:00Z">
        <w:r w:rsidR="00046CB9" w:rsidDel="000F32AD">
          <w:rPr>
            <w:color w:val="000000"/>
          </w:rPr>
          <w:delText>-1.3</w:delText>
        </w:r>
      </w:del>
      <w:del w:id="176" w:author="Anila Mehta" w:date="2026-02-17T15:10:00Z">
        <w:r w:rsidR="00046CB9" w:rsidDel="008D52AC">
          <w:rPr>
            <w:color w:val="000000"/>
          </w:rPr>
          <w:delText>2</w:delText>
        </w:r>
      </w:del>
      <w:del w:id="177" w:author="Anila Mehta" w:date="2026-03-31T16:02:00Z">
        <w:r w:rsidR="00046CB9" w:rsidDel="000F32AD">
          <w:rPr>
            <w:color w:val="000000"/>
          </w:rPr>
          <w:delText>)</w:delText>
        </w:r>
      </w:del>
      <w:del w:id="178" w:author="Anila Mehta" w:date="2026-02-17T15:11:00Z">
        <w:r w:rsidR="00046CB9" w:rsidDel="008D52AC">
          <w:rPr>
            <w:color w:val="000000"/>
          </w:rPr>
          <w:delText xml:space="preserve"> for IMV</w:delText>
        </w:r>
      </w:del>
      <w:del w:id="179" w:author="Anila Mehta" w:date="2026-03-31T16:02:00Z">
        <w:r w:rsidR="00046CB9" w:rsidDel="000F32AD">
          <w:rPr>
            <w:color w:val="000000"/>
          </w:rPr>
          <w:delText xml:space="preserve">. </w:delText>
        </w:r>
      </w:del>
      <w:del w:id="180" w:author="Anila Mehta" w:date="2026-02-17T15:11:00Z">
        <w:r w:rsidR="00046CB9" w:rsidDel="008D52AC">
          <w:rPr>
            <w:color w:val="000000"/>
          </w:rPr>
          <w:delText>O</w:delText>
        </w:r>
      </w:del>
      <w:del w:id="181" w:author="Anila Mehta" w:date="2026-03-31T16:02:00Z">
        <w:r w:rsidR="00046CB9" w:rsidDel="000F32AD">
          <w:rPr>
            <w:color w:val="000000"/>
          </w:rPr>
          <w:delText>dd</w:delText>
        </w:r>
        <w:r w:rsidR="0081071E" w:rsidDel="000F32AD">
          <w:rPr>
            <w:color w:val="000000"/>
          </w:rPr>
          <w:delText>s</w:delText>
        </w:r>
        <w:r w:rsidR="00046CB9" w:rsidDel="000F32AD">
          <w:rPr>
            <w:color w:val="000000"/>
          </w:rPr>
          <w:delText xml:space="preserve"> ratio for hypocapnia on ABG are 0.9</w:delText>
        </w:r>
      </w:del>
      <w:del w:id="182" w:author="Anila Mehta" w:date="2026-02-17T15:11:00Z">
        <w:r w:rsidR="00046CB9" w:rsidDel="008D52AC">
          <w:rPr>
            <w:color w:val="000000"/>
          </w:rPr>
          <w:delText>6</w:delText>
        </w:r>
      </w:del>
      <w:del w:id="183" w:author="Anila Mehta" w:date="2026-03-31T16:02:00Z">
        <w:r w:rsidR="00046CB9" w:rsidDel="000F32AD">
          <w:rPr>
            <w:color w:val="000000"/>
          </w:rPr>
          <w:delText xml:space="preserve"> (0.</w:delText>
        </w:r>
      </w:del>
      <w:del w:id="184" w:author="Anila Mehta" w:date="2026-02-17T15:11:00Z">
        <w:r w:rsidR="00046CB9" w:rsidDel="008D52AC">
          <w:rPr>
            <w:color w:val="000000"/>
          </w:rPr>
          <w:delText>78</w:delText>
        </w:r>
      </w:del>
      <w:del w:id="185" w:author="Anila Mehta" w:date="2026-03-31T16:02:00Z">
        <w:r w:rsidR="00046CB9" w:rsidDel="000F32AD">
          <w:rPr>
            <w:color w:val="000000"/>
          </w:rPr>
          <w:delText>-1.</w:delText>
        </w:r>
      </w:del>
      <w:del w:id="186" w:author="Anila Mehta" w:date="2026-02-17T15:11:00Z">
        <w:r w:rsidR="00046CB9" w:rsidDel="008D52AC">
          <w:rPr>
            <w:color w:val="000000"/>
          </w:rPr>
          <w:delText>18</w:delText>
        </w:r>
      </w:del>
      <w:del w:id="187" w:author="Anila Mehta" w:date="2026-03-31T16:02:00Z">
        <w:r w:rsidR="00046CB9" w:rsidDel="000F32AD">
          <w:rPr>
            <w:color w:val="000000"/>
          </w:rPr>
          <w:delText>) and for hypercapnia on ABG are 2.</w:delText>
        </w:r>
      </w:del>
      <w:del w:id="188" w:author="Anila Mehta" w:date="2026-02-17T15:11:00Z">
        <w:r w:rsidR="00046CB9" w:rsidDel="008D52AC">
          <w:rPr>
            <w:color w:val="000000"/>
          </w:rPr>
          <w:delText xml:space="preserve">11 </w:delText>
        </w:r>
      </w:del>
      <w:del w:id="189" w:author="Anila Mehta" w:date="2026-03-31T16:02:00Z">
        <w:r w:rsidR="00046CB9" w:rsidDel="000F32AD">
          <w:rPr>
            <w:color w:val="000000"/>
          </w:rPr>
          <w:delText>(</w:delText>
        </w:r>
      </w:del>
      <w:del w:id="190" w:author="Anila Mehta" w:date="2026-02-17T15:11:00Z">
        <w:r w:rsidR="00046CB9" w:rsidDel="008D52AC">
          <w:rPr>
            <w:color w:val="000000"/>
          </w:rPr>
          <w:delText>1.76</w:delText>
        </w:r>
      </w:del>
      <w:del w:id="191" w:author="Anila Mehta" w:date="2026-03-31T16:02:00Z">
        <w:r w:rsidR="00046CB9" w:rsidDel="000F32AD">
          <w:rPr>
            <w:color w:val="000000"/>
          </w:rPr>
          <w:delText>-2.</w:delText>
        </w:r>
      </w:del>
      <w:del w:id="192" w:author="Anila Mehta" w:date="2026-02-17T15:11:00Z">
        <w:r w:rsidR="00046CB9" w:rsidDel="008D52AC">
          <w:rPr>
            <w:color w:val="000000"/>
          </w:rPr>
          <w:delText>52</w:delText>
        </w:r>
      </w:del>
      <w:del w:id="193" w:author="Anila Mehta" w:date="2026-03-31T16:02:00Z">
        <w:r w:rsidR="00046CB9" w:rsidDel="000F32AD">
          <w:rPr>
            <w:color w:val="000000"/>
          </w:rPr>
          <w:delText>)</w:delText>
        </w:r>
      </w:del>
      <w:del w:id="194" w:author="Anila Mehta" w:date="2026-02-17T15:11:00Z">
        <w:r w:rsidR="00046CB9" w:rsidDel="008D52AC">
          <w:rPr>
            <w:color w:val="000000"/>
          </w:rPr>
          <w:delText xml:space="preserve"> for NIV</w:delText>
        </w:r>
      </w:del>
      <w:del w:id="195" w:author="Anila Mehta" w:date="2026-03-31T16:02:00Z">
        <w:r w:rsidR="00046CB9" w:rsidDel="000F32AD">
          <w:rPr>
            <w:color w:val="000000"/>
          </w:rPr>
          <w:delText xml:space="preserve">. </w:delText>
        </w:r>
      </w:del>
      <w:del w:id="196" w:author="Anila Mehta" w:date="2026-02-17T15:12:00Z">
        <w:r w:rsidR="00046CB9" w:rsidDel="008D52AC">
          <w:rPr>
            <w:color w:val="000000"/>
          </w:rPr>
          <w:delText>O</w:delText>
        </w:r>
      </w:del>
      <w:del w:id="197" w:author="Anila Mehta" w:date="2026-03-31T16:02:00Z">
        <w:r w:rsidR="00046CB9" w:rsidDel="000F32AD">
          <w:rPr>
            <w:color w:val="000000"/>
          </w:rPr>
          <w:delText>dd</w:delText>
        </w:r>
        <w:r w:rsidR="0081071E" w:rsidDel="000F32AD">
          <w:rPr>
            <w:color w:val="000000"/>
          </w:rPr>
          <w:delText>s</w:delText>
        </w:r>
        <w:r w:rsidR="00046CB9" w:rsidDel="000F32AD">
          <w:rPr>
            <w:color w:val="000000"/>
          </w:rPr>
          <w:delText xml:space="preserve"> ratio for hypocapnia on ABG are 1.</w:delText>
        </w:r>
      </w:del>
      <w:del w:id="198" w:author="Anila Mehta" w:date="2026-02-17T15:12:00Z">
        <w:r w:rsidR="00046CB9" w:rsidDel="008D52AC">
          <w:rPr>
            <w:color w:val="000000"/>
          </w:rPr>
          <w:delText>73</w:delText>
        </w:r>
      </w:del>
      <w:del w:id="199" w:author="Anila Mehta" w:date="2026-03-31T16:02:00Z">
        <w:r w:rsidR="00046CB9" w:rsidDel="000F32AD">
          <w:rPr>
            <w:color w:val="000000"/>
          </w:rPr>
          <w:delText xml:space="preserve"> (1.</w:delText>
        </w:r>
      </w:del>
      <w:del w:id="200" w:author="Anila Mehta" w:date="2026-02-17T15:12:00Z">
        <w:r w:rsidR="00046CB9" w:rsidDel="008D52AC">
          <w:rPr>
            <w:color w:val="000000"/>
          </w:rPr>
          <w:delText>50</w:delText>
        </w:r>
      </w:del>
      <w:del w:id="201" w:author="Anila Mehta" w:date="2026-03-31T16:02:00Z">
        <w:r w:rsidR="00046CB9" w:rsidDel="000F32AD">
          <w:rPr>
            <w:color w:val="000000"/>
          </w:rPr>
          <w:delText>-1.</w:delText>
        </w:r>
      </w:del>
      <w:del w:id="202" w:author="Anila Mehta" w:date="2026-02-17T15:12:00Z">
        <w:r w:rsidR="00046CB9" w:rsidDel="008D52AC">
          <w:rPr>
            <w:color w:val="000000"/>
          </w:rPr>
          <w:delText>99</w:delText>
        </w:r>
      </w:del>
      <w:del w:id="203" w:author="Anila Mehta" w:date="2026-03-31T16:02:00Z">
        <w:r w:rsidR="00046CB9" w:rsidDel="000F32AD">
          <w:rPr>
            <w:color w:val="000000"/>
          </w:rPr>
          <w:delText>) and for hypercapnia on ABG are 1.4</w:delText>
        </w:r>
      </w:del>
      <w:del w:id="204" w:author="Anila Mehta" w:date="2026-02-17T15:12:00Z">
        <w:r w:rsidR="00046CB9" w:rsidDel="004E21CB">
          <w:rPr>
            <w:color w:val="000000"/>
          </w:rPr>
          <w:delText>5</w:delText>
        </w:r>
      </w:del>
      <w:del w:id="205" w:author="Anila Mehta" w:date="2026-03-31T16:02:00Z">
        <w:r w:rsidR="00046CB9" w:rsidDel="000F32AD">
          <w:rPr>
            <w:color w:val="000000"/>
          </w:rPr>
          <w:delText xml:space="preserve"> (1.</w:delText>
        </w:r>
      </w:del>
      <w:del w:id="206" w:author="Anila Mehta" w:date="2026-02-17T15:12:00Z">
        <w:r w:rsidR="00046CB9" w:rsidDel="004E21CB">
          <w:rPr>
            <w:color w:val="000000"/>
          </w:rPr>
          <w:delText>2</w:delText>
        </w:r>
      </w:del>
      <w:del w:id="207" w:author="Anila Mehta" w:date="2026-03-31T16:02:00Z">
        <w:r w:rsidR="00046CB9" w:rsidDel="000F32AD">
          <w:rPr>
            <w:color w:val="000000"/>
          </w:rPr>
          <w:delText>5-1.</w:delText>
        </w:r>
      </w:del>
      <w:del w:id="208" w:author="Anila Mehta" w:date="2026-02-17T15:12:00Z">
        <w:r w:rsidR="00046CB9" w:rsidDel="004E21CB">
          <w:rPr>
            <w:color w:val="000000"/>
          </w:rPr>
          <w:delText>67</w:delText>
        </w:r>
      </w:del>
      <w:del w:id="209" w:author="Anila Mehta" w:date="2026-03-31T16:02:00Z">
        <w:r w:rsidR="00046CB9" w:rsidDel="000F32AD">
          <w:rPr>
            <w:color w:val="000000"/>
          </w:rPr>
          <w:delText xml:space="preserve">) for mortality. </w:delText>
        </w:r>
      </w:del>
      <w:del w:id="210" w:author="Anila Mehta" w:date="2026-02-17T15:12:00Z">
        <w:r w:rsidR="00046CB9" w:rsidDel="004E21CB">
          <w:rPr>
            <w:color w:val="000000"/>
          </w:rPr>
          <w:delText>O</w:delText>
        </w:r>
      </w:del>
      <w:del w:id="211" w:author="Anila Mehta" w:date="2026-03-31T16:02:00Z">
        <w:r w:rsidR="00046CB9" w:rsidDel="000F32AD">
          <w:rPr>
            <w:color w:val="000000"/>
          </w:rPr>
          <w:delText>dd</w:delText>
        </w:r>
        <w:r w:rsidR="0081071E" w:rsidDel="000F32AD">
          <w:rPr>
            <w:color w:val="000000"/>
          </w:rPr>
          <w:delText>s</w:delText>
        </w:r>
        <w:r w:rsidR="00046CB9" w:rsidDel="000F32AD">
          <w:rPr>
            <w:color w:val="000000"/>
          </w:rPr>
          <w:delText xml:space="preserve"> ratio for hypocapnia on ABG are 0.</w:delText>
        </w:r>
      </w:del>
      <w:del w:id="212" w:author="Anila Mehta" w:date="2026-02-17T15:15:00Z">
        <w:r w:rsidR="00046CB9" w:rsidDel="004E21CB">
          <w:rPr>
            <w:color w:val="000000"/>
          </w:rPr>
          <w:delText>80</w:delText>
        </w:r>
      </w:del>
      <w:del w:id="213" w:author="Anila Mehta" w:date="2026-03-31T16:02:00Z">
        <w:r w:rsidR="00046CB9" w:rsidDel="000F32AD">
          <w:rPr>
            <w:color w:val="000000"/>
          </w:rPr>
          <w:delText xml:space="preserve"> (0.</w:delText>
        </w:r>
      </w:del>
      <w:del w:id="214" w:author="Anila Mehta" w:date="2026-02-17T15:16:00Z">
        <w:r w:rsidR="00046CB9" w:rsidDel="004E21CB">
          <w:rPr>
            <w:color w:val="000000"/>
          </w:rPr>
          <w:delText>62</w:delText>
        </w:r>
      </w:del>
      <w:del w:id="215" w:author="Anila Mehta" w:date="2026-03-31T16:02:00Z">
        <w:r w:rsidR="00046CB9" w:rsidDel="000F32AD">
          <w:rPr>
            <w:color w:val="000000"/>
          </w:rPr>
          <w:delText xml:space="preserve"> </w:delText>
        </w:r>
      </w:del>
      <w:del w:id="216" w:author="Anila Mehta" w:date="2026-02-17T15:16:00Z">
        <w:r w:rsidR="00046CB9" w:rsidDel="004E21CB">
          <w:rPr>
            <w:color w:val="000000"/>
          </w:rPr>
          <w:delText>-1.03</w:delText>
        </w:r>
      </w:del>
      <w:del w:id="217" w:author="Anila Mehta" w:date="2026-03-31T16:02:00Z">
        <w:r w:rsidR="00046CB9" w:rsidDel="000F32AD">
          <w:rPr>
            <w:color w:val="000000"/>
          </w:rPr>
          <w:delText xml:space="preserve">) and hypercapnia on ABG are </w:delText>
        </w:r>
      </w:del>
      <w:del w:id="218" w:author="Anila Mehta" w:date="2026-02-17T15:16:00Z">
        <w:r w:rsidR="00046CB9" w:rsidDel="004E21CB">
          <w:rPr>
            <w:color w:val="000000"/>
          </w:rPr>
          <w:delText xml:space="preserve">5.39 </w:delText>
        </w:r>
      </w:del>
      <w:del w:id="219" w:author="Anila Mehta" w:date="2026-03-31T16:02:00Z">
        <w:r w:rsidR="00046CB9" w:rsidDel="000F32AD">
          <w:rPr>
            <w:color w:val="000000"/>
          </w:rPr>
          <w:delText>(</w:delText>
        </w:r>
      </w:del>
      <w:del w:id="220" w:author="Anila Mehta" w:date="2026-02-17T15:16:00Z">
        <w:r w:rsidR="00046CB9" w:rsidDel="004E21CB">
          <w:rPr>
            <w:color w:val="000000"/>
          </w:rPr>
          <w:delText>4.47-6.49</w:delText>
        </w:r>
      </w:del>
      <w:del w:id="221" w:author="Anila Mehta" w:date="2026-03-31T16:02:00Z">
        <w:r w:rsidR="00046CB9" w:rsidDel="000F32AD">
          <w:rPr>
            <w:color w:val="000000"/>
          </w:rPr>
          <w:delText>)</w:delText>
        </w:r>
      </w:del>
      <w:del w:id="222" w:author="Anila Mehta" w:date="2026-02-17T15:15:00Z">
        <w:r w:rsidR="00046CB9" w:rsidDel="004E21CB">
          <w:rPr>
            <w:color w:val="000000"/>
          </w:rPr>
          <w:delText xml:space="preserve"> for diagnosis of hypercapni</w:delText>
        </w:r>
        <w:r w:rsidR="00A00A43" w:rsidDel="004E21CB">
          <w:rPr>
            <w:color w:val="000000"/>
          </w:rPr>
          <w:delText>c</w:delText>
        </w:r>
        <w:r w:rsidR="00046CB9" w:rsidDel="004E21CB">
          <w:rPr>
            <w:color w:val="000000"/>
          </w:rPr>
          <w:delText xml:space="preserve"> respiratory failure</w:delText>
        </w:r>
      </w:del>
      <w:del w:id="223" w:author="Anila Mehta" w:date="2026-03-31T16:02:00Z">
        <w:r w:rsidR="00046CB9" w:rsidDel="000F32AD">
          <w:rPr>
            <w:color w:val="000000"/>
          </w:rPr>
          <w:delText>. This in comparison to odd</w:delText>
        </w:r>
        <w:r w:rsidR="0081071E" w:rsidDel="000F32AD">
          <w:rPr>
            <w:color w:val="000000"/>
          </w:rPr>
          <w:delText>s</w:delText>
        </w:r>
        <w:r w:rsidR="00046CB9" w:rsidDel="000F32AD">
          <w:rPr>
            <w:color w:val="000000"/>
          </w:rPr>
          <w:delText xml:space="preserve"> ratio for hypocapnia on VBG are 1.</w:delText>
        </w:r>
      </w:del>
      <w:del w:id="224" w:author="Anila Mehta" w:date="2026-02-17T15:17:00Z">
        <w:r w:rsidR="00046CB9" w:rsidDel="004E21CB">
          <w:rPr>
            <w:color w:val="000000"/>
          </w:rPr>
          <w:delText xml:space="preserve">28 </w:delText>
        </w:r>
      </w:del>
      <w:del w:id="225" w:author="Anila Mehta" w:date="2026-03-31T16:02:00Z">
        <w:r w:rsidR="00046CB9" w:rsidDel="000F32AD">
          <w:rPr>
            <w:color w:val="000000"/>
          </w:rPr>
          <w:delText>(1.</w:delText>
        </w:r>
      </w:del>
      <w:del w:id="226" w:author="Anila Mehta" w:date="2026-02-17T15:17:00Z">
        <w:r w:rsidR="00046CB9" w:rsidDel="004E21CB">
          <w:rPr>
            <w:color w:val="000000"/>
          </w:rPr>
          <w:delText>08-1.52</w:delText>
        </w:r>
      </w:del>
      <w:del w:id="227" w:author="Anila Mehta" w:date="2026-03-31T16:02:00Z">
        <w:r w:rsidR="00046CB9" w:rsidDel="000F32AD">
          <w:rPr>
            <w:color w:val="000000"/>
          </w:rPr>
          <w:delText>) and hypercapnia are 1.</w:delText>
        </w:r>
      </w:del>
      <w:del w:id="228" w:author="Anila Mehta" w:date="2026-02-17T15:17:00Z">
        <w:r w:rsidR="00046CB9" w:rsidDel="004E21CB">
          <w:rPr>
            <w:color w:val="000000"/>
          </w:rPr>
          <w:delText xml:space="preserve">60 </w:delText>
        </w:r>
      </w:del>
      <w:del w:id="229" w:author="Anila Mehta" w:date="2026-03-31T16:02:00Z">
        <w:r w:rsidR="00046CB9" w:rsidDel="000F32AD">
          <w:rPr>
            <w:color w:val="000000"/>
          </w:rPr>
          <w:delText>(1.</w:delText>
        </w:r>
      </w:del>
      <w:del w:id="230" w:author="Anila Mehta" w:date="2026-02-17T15:17:00Z">
        <w:r w:rsidR="00046CB9" w:rsidDel="004E21CB">
          <w:rPr>
            <w:color w:val="000000"/>
          </w:rPr>
          <w:delText>35</w:delText>
        </w:r>
      </w:del>
      <w:del w:id="231" w:author="Anila Mehta" w:date="2026-03-31T16:02:00Z">
        <w:r w:rsidR="00046CB9" w:rsidDel="000F32AD">
          <w:rPr>
            <w:color w:val="000000"/>
          </w:rPr>
          <w:delText>-1.</w:delText>
        </w:r>
      </w:del>
      <w:del w:id="232" w:author="Anila Mehta" w:date="2026-02-17T15:17:00Z">
        <w:r w:rsidR="00046CB9" w:rsidDel="004E21CB">
          <w:rPr>
            <w:color w:val="000000"/>
          </w:rPr>
          <w:delText>90) for IMV</w:delText>
        </w:r>
      </w:del>
      <w:del w:id="233" w:author="Anila Mehta" w:date="2026-03-31T16:02:00Z">
        <w:r w:rsidR="00046CB9" w:rsidDel="000F32AD">
          <w:rPr>
            <w:color w:val="000000"/>
          </w:rPr>
          <w:delText xml:space="preserve">. </w:delText>
        </w:r>
      </w:del>
      <w:del w:id="234" w:author="Anila Mehta" w:date="2026-02-17T15:18:00Z">
        <w:r w:rsidR="00046CB9" w:rsidDel="004E21CB">
          <w:rPr>
            <w:color w:val="000000"/>
          </w:rPr>
          <w:delText>O</w:delText>
        </w:r>
      </w:del>
      <w:del w:id="235" w:author="Anila Mehta" w:date="2026-03-31T16:02:00Z">
        <w:r w:rsidR="00046CB9" w:rsidDel="000F32AD">
          <w:rPr>
            <w:color w:val="000000"/>
          </w:rPr>
          <w:delText>dd</w:delText>
        </w:r>
        <w:r w:rsidR="0081071E" w:rsidDel="000F32AD">
          <w:rPr>
            <w:color w:val="000000"/>
          </w:rPr>
          <w:delText>s</w:delText>
        </w:r>
        <w:r w:rsidR="00046CB9" w:rsidDel="000F32AD">
          <w:rPr>
            <w:color w:val="000000"/>
          </w:rPr>
          <w:delText xml:space="preserve"> ratio for hypocapnia on VBG are 1.</w:delText>
        </w:r>
      </w:del>
      <w:del w:id="236" w:author="Anila Mehta" w:date="2026-02-17T15:18:00Z">
        <w:r w:rsidR="00046CB9" w:rsidDel="004E21CB">
          <w:rPr>
            <w:color w:val="000000"/>
          </w:rPr>
          <w:delText xml:space="preserve">32 </w:delText>
        </w:r>
      </w:del>
      <w:del w:id="237" w:author="Anila Mehta" w:date="2026-03-31T16:02:00Z">
        <w:r w:rsidR="00046CB9" w:rsidDel="000F32AD">
          <w:rPr>
            <w:color w:val="000000"/>
          </w:rPr>
          <w:delText>(0.9</w:delText>
        </w:r>
      </w:del>
      <w:del w:id="238" w:author="Anila Mehta" w:date="2026-02-17T15:18:00Z">
        <w:r w:rsidR="00046CB9" w:rsidDel="004E21CB">
          <w:rPr>
            <w:color w:val="000000"/>
          </w:rPr>
          <w:delText>9</w:delText>
        </w:r>
      </w:del>
      <w:del w:id="239" w:author="Anila Mehta" w:date="2026-03-31T16:02:00Z">
        <w:r w:rsidR="00046CB9" w:rsidDel="000F32AD">
          <w:rPr>
            <w:color w:val="000000"/>
          </w:rPr>
          <w:delText>-1.</w:delText>
        </w:r>
      </w:del>
      <w:del w:id="240" w:author="Anila Mehta" w:date="2026-02-17T15:18:00Z">
        <w:r w:rsidR="00046CB9" w:rsidDel="004E21CB">
          <w:rPr>
            <w:color w:val="000000"/>
          </w:rPr>
          <w:delText>75</w:delText>
        </w:r>
      </w:del>
      <w:del w:id="241" w:author="Anila Mehta" w:date="2026-03-31T16:02:00Z">
        <w:r w:rsidR="00046CB9" w:rsidDel="000F32AD">
          <w:rPr>
            <w:color w:val="000000"/>
          </w:rPr>
          <w:delText xml:space="preserve">) and for hypercapnia on VBG are </w:delText>
        </w:r>
      </w:del>
      <w:del w:id="242" w:author="Anila Mehta" w:date="2026-02-17T15:18:00Z">
        <w:r w:rsidR="00046CB9" w:rsidDel="004E21CB">
          <w:rPr>
            <w:color w:val="000000"/>
          </w:rPr>
          <w:delText>3.31</w:delText>
        </w:r>
      </w:del>
      <w:del w:id="243" w:author="Anila Mehta" w:date="2026-03-31T16:02:00Z">
        <w:r w:rsidR="00046CB9" w:rsidDel="000F32AD">
          <w:rPr>
            <w:color w:val="000000"/>
          </w:rPr>
          <w:delText xml:space="preserve"> (2.</w:delText>
        </w:r>
      </w:del>
      <w:del w:id="244" w:author="Anila Mehta" w:date="2026-02-17T15:19:00Z">
        <w:r w:rsidR="00046CB9" w:rsidDel="004E21CB">
          <w:rPr>
            <w:color w:val="000000"/>
          </w:rPr>
          <w:delText>59</w:delText>
        </w:r>
      </w:del>
      <w:del w:id="245" w:author="Anila Mehta" w:date="2026-03-31T16:02:00Z">
        <w:r w:rsidR="00046CB9" w:rsidDel="000F32AD">
          <w:rPr>
            <w:color w:val="000000"/>
          </w:rPr>
          <w:delText>-</w:delText>
        </w:r>
      </w:del>
      <w:del w:id="246" w:author="Anila Mehta" w:date="2026-02-17T15:19:00Z">
        <w:r w:rsidR="00046CB9" w:rsidDel="004E21CB">
          <w:rPr>
            <w:color w:val="000000"/>
          </w:rPr>
          <w:delText>4.23</w:delText>
        </w:r>
      </w:del>
      <w:del w:id="247" w:author="Anila Mehta" w:date="2026-03-31T16:02:00Z">
        <w:r w:rsidR="00046CB9" w:rsidDel="000F32AD">
          <w:rPr>
            <w:color w:val="000000"/>
          </w:rPr>
          <w:delText>)</w:delText>
        </w:r>
      </w:del>
      <w:del w:id="248" w:author="Anila Mehta" w:date="2026-02-17T15:19:00Z">
        <w:r w:rsidR="00046CB9" w:rsidDel="004E21CB">
          <w:rPr>
            <w:color w:val="000000"/>
          </w:rPr>
          <w:delText xml:space="preserve"> for NIV</w:delText>
        </w:r>
      </w:del>
      <w:del w:id="249" w:author="Anila Mehta" w:date="2026-03-31T16:02:00Z">
        <w:r w:rsidR="00046CB9" w:rsidDel="000F32AD">
          <w:rPr>
            <w:color w:val="000000"/>
          </w:rPr>
          <w:delText xml:space="preserve">. </w:delText>
        </w:r>
      </w:del>
      <w:del w:id="250" w:author="Anila Mehta" w:date="2026-02-17T15:19:00Z">
        <w:r w:rsidR="00046CB9" w:rsidDel="004E21CB">
          <w:rPr>
            <w:color w:val="000000"/>
          </w:rPr>
          <w:delText>O</w:delText>
        </w:r>
      </w:del>
      <w:del w:id="251" w:author="Anila Mehta" w:date="2026-03-31T16:02:00Z">
        <w:r w:rsidR="00046CB9" w:rsidDel="000F32AD">
          <w:rPr>
            <w:color w:val="000000"/>
          </w:rPr>
          <w:delText>dd</w:delText>
        </w:r>
        <w:r w:rsidR="0081071E" w:rsidDel="000F32AD">
          <w:rPr>
            <w:color w:val="000000"/>
          </w:rPr>
          <w:delText>s</w:delText>
        </w:r>
        <w:r w:rsidR="00046CB9" w:rsidDel="000F32AD">
          <w:rPr>
            <w:color w:val="000000"/>
          </w:rPr>
          <w:delText xml:space="preserve"> ratio for hypocapnia on VBG are 1.</w:delText>
        </w:r>
      </w:del>
      <w:del w:id="252" w:author="Anila Mehta" w:date="2026-02-17T15:19:00Z">
        <w:r w:rsidR="00046CB9" w:rsidDel="004E21CB">
          <w:rPr>
            <w:color w:val="000000"/>
          </w:rPr>
          <w:delText xml:space="preserve">98 </w:delText>
        </w:r>
      </w:del>
      <w:del w:id="253" w:author="Anila Mehta" w:date="2026-03-31T16:02:00Z">
        <w:r w:rsidR="00046CB9" w:rsidDel="000F32AD">
          <w:rPr>
            <w:color w:val="000000"/>
          </w:rPr>
          <w:delText>(1.</w:delText>
        </w:r>
      </w:del>
      <w:del w:id="254" w:author="Anila Mehta" w:date="2026-02-17T15:19:00Z">
        <w:r w:rsidR="00046CB9" w:rsidDel="004E21CB">
          <w:rPr>
            <w:color w:val="000000"/>
          </w:rPr>
          <w:delText>66</w:delText>
        </w:r>
      </w:del>
      <w:del w:id="255" w:author="Anila Mehta" w:date="2026-03-31T16:02:00Z">
        <w:r w:rsidR="00046CB9" w:rsidDel="000F32AD">
          <w:rPr>
            <w:color w:val="000000"/>
          </w:rPr>
          <w:delText>-</w:delText>
        </w:r>
      </w:del>
      <w:del w:id="256" w:author="Anila Mehta" w:date="2026-02-17T15:19:00Z">
        <w:r w:rsidR="00046CB9" w:rsidDel="004E21CB">
          <w:rPr>
            <w:color w:val="000000"/>
          </w:rPr>
          <w:delText>2.35</w:delText>
        </w:r>
      </w:del>
      <w:del w:id="257" w:author="Anila Mehta" w:date="2026-03-31T16:02:00Z">
        <w:r w:rsidR="00046CB9" w:rsidDel="000F32AD">
          <w:rPr>
            <w:color w:val="000000"/>
          </w:rPr>
          <w:delText xml:space="preserve">) and for hypercapnia on VBG are </w:delText>
        </w:r>
        <w:r w:rsidR="00A00A43" w:rsidDel="000F32AD">
          <w:rPr>
            <w:color w:val="000000"/>
          </w:rPr>
          <w:delText>1.</w:delText>
        </w:r>
      </w:del>
      <w:del w:id="258" w:author="Anila Mehta" w:date="2026-02-17T15:20:00Z">
        <w:r w:rsidR="00A00A43" w:rsidDel="004E21CB">
          <w:rPr>
            <w:color w:val="000000"/>
          </w:rPr>
          <w:delText>69</w:delText>
        </w:r>
      </w:del>
      <w:del w:id="259" w:author="Anila Mehta" w:date="2026-03-31T16:02:00Z">
        <w:r w:rsidR="00A00A43" w:rsidDel="000F32AD">
          <w:rPr>
            <w:color w:val="000000"/>
          </w:rPr>
          <w:delText xml:space="preserve"> (1.</w:delText>
        </w:r>
      </w:del>
      <w:del w:id="260" w:author="Anila Mehta" w:date="2026-02-17T15:20:00Z">
        <w:r w:rsidR="00A00A43" w:rsidDel="004E21CB">
          <w:rPr>
            <w:color w:val="000000"/>
          </w:rPr>
          <w:delText>40-2.03</w:delText>
        </w:r>
      </w:del>
      <w:del w:id="261" w:author="Anila Mehta" w:date="2026-03-31T16:02:00Z">
        <w:r w:rsidR="00A00A43" w:rsidDel="000F32AD">
          <w:rPr>
            <w:color w:val="000000"/>
          </w:rPr>
          <w:delText>)</w:delText>
        </w:r>
      </w:del>
      <w:del w:id="262" w:author="Anila Mehta" w:date="2026-02-17T15:20:00Z">
        <w:r w:rsidR="00A00A43" w:rsidDel="004E21CB">
          <w:rPr>
            <w:color w:val="000000"/>
          </w:rPr>
          <w:delText xml:space="preserve"> for mortality</w:delText>
        </w:r>
      </w:del>
      <w:del w:id="263" w:author="Anila Mehta" w:date="2026-03-31T16:02:00Z">
        <w:r w:rsidR="00A00A43" w:rsidDel="000F32AD">
          <w:rPr>
            <w:color w:val="000000"/>
          </w:rPr>
          <w:delText xml:space="preserve">. </w:delText>
        </w:r>
      </w:del>
      <w:del w:id="264" w:author="Anila Mehta" w:date="2026-02-17T15:20:00Z">
        <w:r w:rsidR="00046CB9" w:rsidDel="004E21CB">
          <w:rPr>
            <w:color w:val="000000"/>
          </w:rPr>
          <w:delText>O</w:delText>
        </w:r>
      </w:del>
      <w:del w:id="265" w:author="Anila Mehta" w:date="2026-03-31T16:02:00Z">
        <w:r w:rsidR="00046CB9" w:rsidDel="000F32AD">
          <w:rPr>
            <w:color w:val="000000"/>
          </w:rPr>
          <w:delText>dd</w:delText>
        </w:r>
        <w:r w:rsidR="0081071E" w:rsidDel="000F32AD">
          <w:rPr>
            <w:color w:val="000000"/>
          </w:rPr>
          <w:delText>s</w:delText>
        </w:r>
        <w:r w:rsidR="00046CB9" w:rsidDel="000F32AD">
          <w:rPr>
            <w:color w:val="000000"/>
          </w:rPr>
          <w:delText xml:space="preserve"> ratio for hypocapnia on VBG are </w:delText>
        </w:r>
      </w:del>
      <w:del w:id="266" w:author="Anila Mehta" w:date="2026-02-17T15:20:00Z">
        <w:r w:rsidR="00046CB9" w:rsidDel="004E21CB">
          <w:rPr>
            <w:color w:val="000000"/>
          </w:rPr>
          <w:delText>1.10</w:delText>
        </w:r>
      </w:del>
      <w:del w:id="267" w:author="Anila Mehta" w:date="2026-03-31T16:02:00Z">
        <w:r w:rsidR="00046CB9" w:rsidDel="000F32AD">
          <w:rPr>
            <w:color w:val="000000"/>
          </w:rPr>
          <w:delText xml:space="preserve"> (0.</w:delText>
        </w:r>
      </w:del>
      <w:del w:id="268" w:author="Anila Mehta" w:date="2026-02-17T15:20:00Z">
        <w:r w:rsidR="00046CB9" w:rsidDel="004E21CB">
          <w:rPr>
            <w:color w:val="000000"/>
          </w:rPr>
          <w:delText>80</w:delText>
        </w:r>
      </w:del>
      <w:del w:id="269" w:author="Anila Mehta" w:date="2026-03-31T16:02:00Z">
        <w:r w:rsidR="00046CB9" w:rsidDel="000F32AD">
          <w:rPr>
            <w:color w:val="000000"/>
          </w:rPr>
          <w:delText>-</w:delText>
        </w:r>
      </w:del>
      <w:del w:id="270" w:author="Anila Mehta" w:date="2026-02-17T15:21:00Z">
        <w:r w:rsidR="00046CB9" w:rsidDel="004E21CB">
          <w:rPr>
            <w:color w:val="000000"/>
          </w:rPr>
          <w:delText>1</w:delText>
        </w:r>
      </w:del>
      <w:del w:id="271" w:author="Anila Mehta" w:date="2026-02-17T15:20:00Z">
        <w:r w:rsidR="00046CB9" w:rsidDel="004E21CB">
          <w:rPr>
            <w:color w:val="000000"/>
          </w:rPr>
          <w:delText>.50</w:delText>
        </w:r>
      </w:del>
      <w:del w:id="272" w:author="Anila Mehta" w:date="2026-03-31T16:02:00Z">
        <w:r w:rsidR="00046CB9" w:rsidDel="000F32AD">
          <w:rPr>
            <w:color w:val="000000"/>
          </w:rPr>
          <w:delText xml:space="preserve">) and for hypercapnia on VBG are </w:delText>
        </w:r>
        <w:r w:rsidR="00A00A43" w:rsidDel="000F32AD">
          <w:rPr>
            <w:color w:val="000000"/>
          </w:rPr>
          <w:delText>8.</w:delText>
        </w:r>
      </w:del>
      <w:del w:id="273" w:author="Anila Mehta" w:date="2026-02-17T15:21:00Z">
        <w:r w:rsidR="00A00A43" w:rsidDel="004E21CB">
          <w:rPr>
            <w:color w:val="000000"/>
          </w:rPr>
          <w:delText xml:space="preserve">69 </w:delText>
        </w:r>
      </w:del>
      <w:del w:id="274" w:author="Anila Mehta" w:date="2026-03-31T16:02:00Z">
        <w:r w:rsidR="00A00A43" w:rsidDel="000F32AD">
          <w:rPr>
            <w:color w:val="000000"/>
          </w:rPr>
          <w:delText>(</w:delText>
        </w:r>
      </w:del>
      <w:del w:id="275" w:author="Anila Mehta" w:date="2026-02-17T15:21:00Z">
        <w:r w:rsidR="00A00A43" w:rsidDel="004E21CB">
          <w:rPr>
            <w:color w:val="000000"/>
          </w:rPr>
          <w:delText>6.80</w:delText>
        </w:r>
      </w:del>
      <w:del w:id="276" w:author="Anila Mehta" w:date="2026-03-31T16:02:00Z">
        <w:r w:rsidR="00A00A43" w:rsidDel="000F32AD">
          <w:rPr>
            <w:color w:val="000000"/>
          </w:rPr>
          <w:delText>-</w:delText>
        </w:r>
      </w:del>
      <w:del w:id="277" w:author="Anila Mehta" w:date="2026-02-17T15:21:00Z">
        <w:r w:rsidR="00A00A43" w:rsidDel="004E21CB">
          <w:rPr>
            <w:color w:val="000000"/>
          </w:rPr>
          <w:delText>11.09</w:delText>
        </w:r>
      </w:del>
      <w:del w:id="278" w:author="Anila Mehta" w:date="2026-03-31T16:02:00Z">
        <w:r w:rsidR="00A00A43" w:rsidDel="000F32AD">
          <w:rPr>
            <w:color w:val="000000"/>
          </w:rPr>
          <w:delText>)</w:delText>
        </w:r>
      </w:del>
      <w:del w:id="279" w:author="Anila Mehta" w:date="2026-02-17T15:21:00Z">
        <w:r w:rsidR="00A00A43" w:rsidDel="004E21CB">
          <w:rPr>
            <w:color w:val="000000"/>
          </w:rPr>
          <w:delText xml:space="preserve"> for diagnosis of hypercapnic respiratory failure</w:delText>
        </w:r>
      </w:del>
      <w:del w:id="280" w:author="Anila Mehta" w:date="2026-03-31T16:02:00Z">
        <w:r w:rsidR="00A00A43" w:rsidDel="000F32AD">
          <w:rPr>
            <w:color w:val="000000"/>
          </w:rPr>
          <w:delText xml:space="preserve">. </w:delText>
        </w:r>
        <w:r w:rsidR="0081071E" w:rsidDel="000F32AD">
          <w:rPr>
            <w:color w:val="000000"/>
          </w:rPr>
          <w:delText xml:space="preserve">Hypercapnia </w:delText>
        </w:r>
        <w:r w:rsidR="009D5547" w:rsidDel="000F32AD">
          <w:rPr>
            <w:color w:val="000000"/>
          </w:rPr>
          <w:delText xml:space="preserve">showed the strongest association for ventilatory support </w:delText>
        </w:r>
        <w:r w:rsidR="00B5505E" w:rsidDel="000F32AD">
          <w:rPr>
            <w:color w:val="000000"/>
          </w:rPr>
          <w:delText xml:space="preserve">with </w:delText>
        </w:r>
        <w:r w:rsidR="008F3368" w:rsidDel="000F32AD">
          <w:rPr>
            <w:color w:val="000000"/>
          </w:rPr>
          <w:delText>NIV greater than IMV</w:delText>
        </w:r>
        <w:r w:rsidR="00B5505E" w:rsidDel="000F32AD">
          <w:rPr>
            <w:color w:val="000000"/>
          </w:rPr>
          <w:delText xml:space="preserve"> across ABG and VBG groups. Mortality was not affected by </w:delText>
        </w:r>
        <w:r w:rsidR="00B5505E" w:rsidRPr="00C92D73" w:rsidDel="000F32AD">
          <w:rPr>
            <w:color w:val="000000"/>
          </w:rPr>
          <w:delText>pCO₂</w:delText>
        </w:r>
        <w:r w:rsidR="00B5505E" w:rsidDel="000F32AD">
          <w:rPr>
            <w:color w:val="000000"/>
          </w:rPr>
          <w:delText xml:space="preserve"> values as hypocapnia and hypercapnia across ABG and VBG groups were both associated with increased morality. Hypocapnia was not strongly associated with ICD diagnosis of hypercapnic respiratory failure, acting as a negative control. VBG hypercapnia had </w:delText>
        </w:r>
        <w:r w:rsidR="00AD2A62" w:rsidDel="000F32AD">
          <w:rPr>
            <w:color w:val="000000"/>
          </w:rPr>
          <w:delText>greater</w:delText>
        </w:r>
        <w:r w:rsidR="00B5505E" w:rsidDel="000F32AD">
          <w:rPr>
            <w:color w:val="000000"/>
          </w:rPr>
          <w:delText xml:space="preserve"> </w:delText>
        </w:r>
        <w:r w:rsidR="00AD2A62" w:rsidDel="000F32AD">
          <w:rPr>
            <w:color w:val="000000"/>
          </w:rPr>
          <w:delText xml:space="preserve">likelihood than </w:delText>
        </w:r>
        <w:r w:rsidR="00B5505E" w:rsidDel="000F32AD">
          <w:rPr>
            <w:color w:val="000000"/>
          </w:rPr>
          <w:delText xml:space="preserve">ABG hypercapnia for NIV and ICD diagnosis. Across both arterial and venous measurements, hypercapnia was strongly associated with ventilatory support and diagnostic labeling. Notably, venous hypercapnia demonstrated prognostic associations comparable to or stronger than arterial hypercapnia for several outcomes. </w:delText>
        </w:r>
      </w:del>
    </w:p>
    <w:p w14:paraId="6705F74B" w14:textId="4DC39CD2" w:rsidR="00271666" w:rsidRPr="00DB2487" w:rsidRDefault="00271666" w:rsidP="00271666">
      <w:pPr>
        <w:pStyle w:val="li1"/>
        <w:spacing w:before="0" w:beforeAutospacing="0" w:after="0" w:afterAutospacing="0"/>
        <w:rPr>
          <w:ins w:id="281" w:author="Anila Mehta" w:date="2026-03-31T16:01:00Z"/>
          <w:color w:val="000000"/>
        </w:rPr>
      </w:pPr>
      <w:ins w:id="282" w:author="Anila Mehta" w:date="2026-03-31T16:01:00Z">
        <w:r>
          <w:rPr>
            <w:color w:val="000000"/>
          </w:rPr>
          <w:t xml:space="preserve">To examine the continuous relationship between </w:t>
        </w:r>
        <w:proofErr w:type="spellStart"/>
        <w:r w:rsidRPr="00A900B6">
          <w:rPr>
            <w:color w:val="000000"/>
          </w:rPr>
          <w:t>pCO</w:t>
        </w:r>
        <w:proofErr w:type="spellEnd"/>
        <w:r w:rsidRPr="00A900B6">
          <w:rPr>
            <w:color w:val="000000"/>
          </w:rPr>
          <w:t>₂</w:t>
        </w:r>
        <w:r>
          <w:rPr>
            <w:color w:val="000000"/>
          </w:rPr>
          <w:t xml:space="preserve"> and clinical outcomes, restricted cubic spline models were constructed. Figure 3 presents the predicted probabilities for each outcome across </w:t>
        </w:r>
        <w:proofErr w:type="spellStart"/>
        <w:r w:rsidRPr="00A900B6">
          <w:rPr>
            <w:color w:val="000000"/>
          </w:rPr>
          <w:t>pCO</w:t>
        </w:r>
        <w:proofErr w:type="spellEnd"/>
        <w:r w:rsidRPr="00A900B6">
          <w:rPr>
            <w:color w:val="000000"/>
          </w:rPr>
          <w:t>₂</w:t>
        </w:r>
        <w:r>
          <w:rPr>
            <w:color w:val="000000"/>
          </w:rPr>
          <w:t xml:space="preserve"> values, stratified by ABG and VBG groups.</w:t>
        </w:r>
      </w:ins>
      <w:ins w:id="283" w:author="Anila Mehta" w:date="2026-03-31T16:31:00Z">
        <w:r w:rsidR="00D32E66">
          <w:rPr>
            <w:color w:val="000000"/>
          </w:rPr>
          <w:t xml:space="preserve"> </w:t>
        </w:r>
      </w:ins>
      <w:ins w:id="284" w:author="Anila Mehta" w:date="2026-03-31T16:04:00Z">
        <w:r w:rsidR="000F32AD">
          <w:rPr>
            <w:color w:val="000000"/>
          </w:rPr>
          <w:t>With the restrict</w:t>
        </w:r>
      </w:ins>
      <w:ins w:id="285" w:author="Anila Mehta" w:date="2026-03-31T16:05:00Z">
        <w:r w:rsidR="000F32AD">
          <w:rPr>
            <w:color w:val="000000"/>
          </w:rPr>
          <w:t>ed cubic spline models, t</w:t>
        </w:r>
      </w:ins>
      <w:ins w:id="286" w:author="Anila Mehta" w:date="2026-03-31T16:01:00Z">
        <w:r>
          <w:rPr>
            <w:color w:val="000000"/>
          </w:rPr>
          <w:t xml:space="preserve">here is a similar likelihood of receiving the four outcomes for the VBG group compared to ABG group despite the </w:t>
        </w:r>
        <w:proofErr w:type="spellStart"/>
        <w:r>
          <w:rPr>
            <w:color w:val="000000"/>
          </w:rPr>
          <w:t>p</w:t>
        </w:r>
        <w:r w:rsidRPr="00D50D21">
          <w:rPr>
            <w:color w:val="000000"/>
          </w:rPr>
          <w:t>CO</w:t>
        </w:r>
        <w:proofErr w:type="spellEnd"/>
        <w:r w:rsidRPr="00D50D21">
          <w:rPr>
            <w:color w:val="000000"/>
          </w:rPr>
          <w:t>₂</w:t>
        </w:r>
        <w:r>
          <w:rPr>
            <w:color w:val="000000"/>
          </w:rPr>
          <w:t xml:space="preserve"> level. Hypercapnic respiratory failure diagnosis had the largest gap in likelihood between the two groups as higher levels of </w:t>
        </w:r>
        <w:proofErr w:type="spellStart"/>
        <w:r>
          <w:rPr>
            <w:color w:val="000000"/>
          </w:rPr>
          <w:t>p</w:t>
        </w:r>
        <w:r w:rsidRPr="00D50D21">
          <w:rPr>
            <w:color w:val="000000"/>
          </w:rPr>
          <w:t>CO</w:t>
        </w:r>
        <w:proofErr w:type="spellEnd"/>
        <w:r w:rsidRPr="00D50D21">
          <w:rPr>
            <w:color w:val="000000"/>
          </w:rPr>
          <w:t>₂</w:t>
        </w:r>
        <w:r>
          <w:rPr>
            <w:color w:val="000000"/>
          </w:rPr>
          <w:t xml:space="preserve"> are reached. The predicted probability of the outcomes </w:t>
        </w:r>
        <w:proofErr w:type="gramStart"/>
        <w:r>
          <w:rPr>
            <w:color w:val="000000"/>
          </w:rPr>
          <w:t>begin</w:t>
        </w:r>
        <w:proofErr w:type="gramEnd"/>
        <w:r>
          <w:rPr>
            <w:color w:val="000000"/>
          </w:rPr>
          <w:t xml:space="preserve"> to increase at about 40 mmHg for ABG and 45 mmHg for VBG. </w:t>
        </w:r>
      </w:ins>
      <w:ins w:id="287" w:author="Anila Mehta" w:date="2026-03-31T16:32:00Z">
        <w:r w:rsidR="00D32E66">
          <w:rPr>
            <w:color w:val="000000"/>
          </w:rPr>
          <w:t xml:space="preserve">In addition to the restricted cubic spline models, </w:t>
        </w:r>
      </w:ins>
      <w:ins w:id="288" w:author="Anila Mehta" w:date="2026-03-31T16:37:00Z">
        <w:r w:rsidR="00D32E66">
          <w:rPr>
            <w:color w:val="000000"/>
          </w:rPr>
          <w:t xml:space="preserve">CO2 as a categorical variable </w:t>
        </w:r>
        <w:proofErr w:type="gramStart"/>
        <w:r w:rsidR="00D32E66">
          <w:rPr>
            <w:color w:val="000000"/>
          </w:rPr>
          <w:t>is in agreement</w:t>
        </w:r>
        <w:proofErr w:type="gramEnd"/>
        <w:r w:rsidR="00D32E66">
          <w:rPr>
            <w:color w:val="000000"/>
          </w:rPr>
          <w:t xml:space="preserve"> in these results which is discussed further below </w:t>
        </w:r>
      </w:ins>
      <w:ins w:id="289" w:author="Anila Mehta" w:date="2026-03-31T16:38:00Z">
        <w:r w:rsidR="00D32E66">
          <w:rPr>
            <w:color w:val="000000"/>
          </w:rPr>
          <w:t xml:space="preserve">and depicted in Figure 3. </w:t>
        </w:r>
      </w:ins>
    </w:p>
    <w:p w14:paraId="6AECEA5C" w14:textId="77777777" w:rsidR="00271666" w:rsidRDefault="00271666" w:rsidP="00271666">
      <w:pPr>
        <w:pStyle w:val="li1"/>
        <w:spacing w:before="0" w:beforeAutospacing="0" w:after="0" w:afterAutospacing="0"/>
        <w:rPr>
          <w:ins w:id="290" w:author="Anila Mehta" w:date="2026-03-31T16:01:00Z"/>
          <w:color w:val="000000"/>
        </w:rPr>
      </w:pPr>
    </w:p>
    <w:p w14:paraId="1DE7BDC4" w14:textId="4332FCAD" w:rsidR="00271666" w:rsidRDefault="00271666" w:rsidP="00271666">
      <w:pPr>
        <w:pStyle w:val="li1"/>
        <w:spacing w:before="0" w:beforeAutospacing="0" w:after="0" w:afterAutospacing="0"/>
        <w:rPr>
          <w:ins w:id="291" w:author="Anila Mehta" w:date="2026-03-31T16:01:00Z"/>
          <w:b/>
          <w:bCs/>
          <w:color w:val="000000"/>
        </w:rPr>
      </w:pPr>
      <w:ins w:id="292" w:author="Anila Mehta" w:date="2026-03-31T16:01:00Z">
        <w:r w:rsidRPr="007D4481">
          <w:rPr>
            <w:b/>
            <w:bCs/>
            <w:color w:val="000000"/>
          </w:rPr>
          <w:t xml:space="preserve">Figure </w:t>
        </w:r>
      </w:ins>
      <w:ins w:id="293" w:author="Anila Mehta" w:date="2026-03-31T16:03:00Z">
        <w:r w:rsidR="000F32AD">
          <w:rPr>
            <w:b/>
            <w:bCs/>
            <w:color w:val="000000"/>
          </w:rPr>
          <w:t>2</w:t>
        </w:r>
      </w:ins>
      <w:ins w:id="294" w:author="Anila Mehta" w:date="2026-03-31T16:01:00Z">
        <w:r w:rsidRPr="007D4481">
          <w:rPr>
            <w:b/>
            <w:bCs/>
            <w:color w:val="000000"/>
          </w:rPr>
          <w:t xml:space="preserve">: </w:t>
        </w:r>
        <w:r>
          <w:rPr>
            <w:b/>
            <w:bCs/>
            <w:color w:val="000000"/>
          </w:rPr>
          <w:t xml:space="preserve">Inverse Propensity Weighted Predicted Probability by ABG and VBG for the four outcomes. Across the four outcomes, ABG and VBG had similar likelihood of receiving the four outcomes. </w:t>
        </w:r>
      </w:ins>
    </w:p>
    <w:p w14:paraId="5E67C2DF" w14:textId="77777777" w:rsidR="00271666" w:rsidRDefault="00271666" w:rsidP="00271666">
      <w:pPr>
        <w:pStyle w:val="li1"/>
        <w:spacing w:before="0" w:beforeAutospacing="0" w:after="0" w:afterAutospacing="0"/>
        <w:rPr>
          <w:ins w:id="295" w:author="Anila Mehta" w:date="2026-03-31T16:01:00Z"/>
          <w:b/>
          <w:bCs/>
          <w:color w:val="000000"/>
        </w:rPr>
      </w:pPr>
    </w:p>
    <w:p w14:paraId="4DABC778" w14:textId="2608B086" w:rsidR="00271666" w:rsidRDefault="00AC0F01" w:rsidP="00271666">
      <w:pPr>
        <w:pStyle w:val="li1"/>
        <w:spacing w:before="0" w:beforeAutospacing="0" w:after="0" w:afterAutospacing="0"/>
        <w:rPr>
          <w:ins w:id="296" w:author="Anila Mehta" w:date="2026-03-31T16:01:00Z"/>
          <w:b/>
          <w:bCs/>
          <w:color w:val="000000"/>
        </w:rPr>
      </w:pPr>
      <w:ins w:id="297" w:author="Anila Mehta" w:date="2026-04-01T15:45:00Z">
        <w:r>
          <w:rPr>
            <w:b/>
            <w:bCs/>
            <w:noProof/>
            <w:color w:val="000000"/>
            <w14:ligatures w14:val="standardContextual"/>
          </w:rPr>
          <w:lastRenderedPageBreak/>
          <w:drawing>
            <wp:inline distT="0" distB="0" distL="0" distR="0" wp14:anchorId="3668CABD" wp14:editId="67250B3C">
              <wp:extent cx="5943600" cy="4306570"/>
              <wp:effectExtent l="0" t="0" r="0" b="0"/>
              <wp:docPr id="1839013182" name="Picture 9" descr="A graph of different types of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13182" name="Picture 9" descr="A graph of different types of lines&#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5943600" cy="4306570"/>
                      </a:xfrm>
                      <a:prstGeom prst="rect">
                        <a:avLst/>
                      </a:prstGeom>
                    </pic:spPr>
                  </pic:pic>
                </a:graphicData>
              </a:graphic>
            </wp:inline>
          </w:drawing>
        </w:r>
      </w:ins>
    </w:p>
    <w:p w14:paraId="521013FE" w14:textId="77777777" w:rsidR="00271666" w:rsidRDefault="00271666" w:rsidP="00271666">
      <w:pPr>
        <w:pStyle w:val="li1"/>
        <w:spacing w:before="0" w:beforeAutospacing="0" w:after="0" w:afterAutospacing="0"/>
        <w:rPr>
          <w:ins w:id="298" w:author="Anila Mehta" w:date="2026-03-31T16:01:00Z"/>
          <w:b/>
          <w:bCs/>
          <w:color w:val="000000"/>
        </w:rPr>
      </w:pPr>
    </w:p>
    <w:p w14:paraId="4DDBE977" w14:textId="77777777" w:rsidR="00271666" w:rsidRDefault="00271666" w:rsidP="00271666">
      <w:pPr>
        <w:pStyle w:val="li1"/>
        <w:spacing w:before="0" w:beforeAutospacing="0" w:after="0" w:afterAutospacing="0"/>
        <w:rPr>
          <w:ins w:id="299" w:author="Anila Mehta" w:date="2026-03-31T16:01:00Z"/>
          <w:b/>
          <w:bCs/>
          <w:color w:val="000000"/>
        </w:rPr>
      </w:pPr>
    </w:p>
    <w:p w14:paraId="7DA21CF8" w14:textId="77777777" w:rsidR="00271666" w:rsidRPr="00C92D73" w:rsidRDefault="00271666" w:rsidP="00C92D73">
      <w:pPr>
        <w:pStyle w:val="li1"/>
        <w:spacing w:before="0" w:beforeAutospacing="0" w:after="0" w:afterAutospacing="0"/>
        <w:rPr>
          <w:ins w:id="300" w:author="Anila Mehta" w:date="2026-03-31T16:01:00Z"/>
          <w:color w:val="000000"/>
        </w:rPr>
      </w:pPr>
    </w:p>
    <w:p w14:paraId="079D1FE9" w14:textId="77777777" w:rsidR="00491638" w:rsidRDefault="00491638" w:rsidP="00014B1A">
      <w:pPr>
        <w:pStyle w:val="li1"/>
        <w:spacing w:before="0" w:beforeAutospacing="0" w:after="0" w:afterAutospacing="0"/>
        <w:rPr>
          <w:b/>
          <w:bCs/>
          <w:color w:val="000000"/>
        </w:rPr>
      </w:pPr>
    </w:p>
    <w:p w14:paraId="15977FBC" w14:textId="77777777" w:rsidR="000F32AD" w:rsidRPr="00840233" w:rsidRDefault="000F32AD" w:rsidP="000F32AD">
      <w:pPr>
        <w:pStyle w:val="li1"/>
        <w:spacing w:beforeAutospacing="0" w:afterAutospacing="0"/>
        <w:rPr>
          <w:ins w:id="301" w:author="Anila Mehta" w:date="2026-03-31T16:02:00Z"/>
          <w:color w:val="000000"/>
        </w:rPr>
      </w:pPr>
      <w:commentRangeStart w:id="302"/>
      <w:commentRangeStart w:id="303"/>
      <w:ins w:id="304" w:author="Anila Mehta" w:date="2026-03-31T16:02:00Z">
        <w:r w:rsidRPr="00D72F07">
          <w:rPr>
            <w:color w:val="000000"/>
          </w:rPr>
          <w:t>When CO₂ was evaluated as a</w:t>
        </w:r>
        <w:r>
          <w:rPr>
            <w:color w:val="000000"/>
          </w:rPr>
          <w:t xml:space="preserve"> categorical </w:t>
        </w:r>
        <w:r w:rsidRPr="00D72F07">
          <w:rPr>
            <w:color w:val="000000"/>
          </w:rPr>
          <w:t xml:space="preserve">binary variable (hypercapnia </w:t>
        </w:r>
        <w:r>
          <w:rPr>
            <w:color w:val="000000"/>
          </w:rPr>
          <w:t>vs hypocapnia with normocapnia as reference</w:t>
        </w:r>
        <w:r w:rsidRPr="00D72F07">
          <w:rPr>
            <w:color w:val="000000"/>
          </w:rPr>
          <w:t xml:space="preserve">), hypercapnia identified on ABG was strongly associated with all four outcomes compared to VBG. The </w:t>
        </w:r>
        <w:r>
          <w:rPr>
            <w:color w:val="000000"/>
          </w:rPr>
          <w:t xml:space="preserve">unadjusted </w:t>
        </w:r>
        <w:r w:rsidRPr="00D72F07">
          <w:rPr>
            <w:color w:val="000000"/>
          </w:rPr>
          <w:t>odd</w:t>
        </w:r>
        <w:r w:rsidRPr="00840233">
          <w:rPr>
            <w:color w:val="000000"/>
          </w:rPr>
          <w:t>s</w:t>
        </w:r>
        <w:r w:rsidRPr="00D72F07">
          <w:rPr>
            <w:color w:val="000000"/>
          </w:rPr>
          <w:t xml:space="preserve"> ratios for hypercapnia on ABGs was </w:t>
        </w:r>
        <w:commentRangeStart w:id="305"/>
        <w:r w:rsidRPr="00D72F07">
          <w:rPr>
            <w:color w:val="000000"/>
          </w:rPr>
          <w:t xml:space="preserve">3.53 (3.45-3.60) for IMV, 3.33 (3.24-3.41) for NIV, 2.13 (2.08-2.18) for mortality and 8.81 (8.59-9.03) for ICD Hypercapnic respiratory failure. This was compared to odds ratios of VBGs which was 1.91 (1.86-1.96) for IMV, 2.12 (2.05-2.18) for NIV, 1.62 (1.57-1.66) for mortality and 6.24 (6.08-6.41) </w:t>
        </w:r>
        <w:commentRangeEnd w:id="305"/>
        <w:r>
          <w:rPr>
            <w:rStyle w:val="CommentReference"/>
            <w:rFonts w:asciiTheme="minorHAnsi" w:eastAsiaTheme="minorHAnsi" w:hAnsiTheme="minorHAnsi" w:cstheme="minorBidi"/>
            <w:kern w:val="2"/>
            <w14:ligatures w14:val="standardContextual"/>
          </w:rPr>
          <w:commentReference w:id="305"/>
        </w:r>
        <w:r w:rsidRPr="00D72F07">
          <w:rPr>
            <w:color w:val="000000"/>
          </w:rPr>
          <w:t xml:space="preserve">for ICD Hypercapnic respiratory failure. Hypercapnia identified on VBG was also associated with all four outcomes though with more modest effect sizes.  </w:t>
        </w:r>
        <w:commentRangeEnd w:id="302"/>
        <w:r w:rsidRPr="00840233">
          <w:rPr>
            <w:rStyle w:val="CommentReference"/>
            <w:color w:val="000000"/>
            <w:sz w:val="24"/>
            <w:szCs w:val="24"/>
          </w:rPr>
          <w:commentReference w:id="302"/>
        </w:r>
        <w:commentRangeEnd w:id="303"/>
        <w:r w:rsidRPr="00840233">
          <w:rPr>
            <w:rStyle w:val="CommentReference"/>
            <w:color w:val="000000"/>
            <w:sz w:val="24"/>
            <w:szCs w:val="24"/>
          </w:rPr>
          <w:commentReference w:id="303"/>
        </w:r>
      </w:ins>
    </w:p>
    <w:p w14:paraId="700C1E6B" w14:textId="77777777" w:rsidR="000F32AD" w:rsidRDefault="000F32AD" w:rsidP="000F32AD">
      <w:pPr>
        <w:pStyle w:val="li1"/>
        <w:spacing w:beforeAutospacing="0" w:afterAutospacing="0"/>
        <w:rPr>
          <w:ins w:id="306" w:author="Anila Mehta" w:date="2026-03-31T16:02:00Z"/>
          <w:strike/>
          <w:color w:val="000000"/>
        </w:rPr>
      </w:pPr>
    </w:p>
    <w:p w14:paraId="20BA34D9" w14:textId="2F3E8124" w:rsidR="00D10E22" w:rsidRDefault="000F32AD" w:rsidP="000F32AD">
      <w:pPr>
        <w:pStyle w:val="li1"/>
        <w:spacing w:beforeAutospacing="0" w:afterAutospacing="0"/>
        <w:rPr>
          <w:ins w:id="307" w:author="Anila Mehta" w:date="2026-04-01T15:07:00Z"/>
          <w:color w:val="000000"/>
        </w:rPr>
      </w:pPr>
      <w:ins w:id="308" w:author="Anila Mehta" w:date="2026-03-31T16:02:00Z">
        <w:r w:rsidRPr="00457964">
          <w:rPr>
            <w:color w:val="000000"/>
          </w:rPr>
          <w:t>Wit</w:t>
        </w:r>
        <w:r>
          <w:rPr>
            <w:color w:val="000000"/>
          </w:rPr>
          <w:t xml:space="preserve">h </w:t>
        </w:r>
        <w:r w:rsidRPr="00457964">
          <w:rPr>
            <w:color w:val="000000"/>
          </w:rPr>
          <w:t>CO</w:t>
        </w:r>
        <w:r w:rsidRPr="00457964">
          <w:rPr>
            <w:color w:val="000000"/>
            <w:vertAlign w:val="subscript"/>
          </w:rPr>
          <w:t>2</w:t>
        </w:r>
        <w:r>
          <w:rPr>
            <w:color w:val="000000"/>
            <w:vertAlign w:val="subscript"/>
          </w:rPr>
          <w:t xml:space="preserve"> </w:t>
        </w:r>
        <w:r>
          <w:rPr>
            <w:color w:val="000000"/>
          </w:rPr>
          <w:t>evaluated as a categorical variable, IPSWs were applied to address the variations in the types of patients who received ABG v</w:t>
        </w:r>
      </w:ins>
      <w:ins w:id="309" w:author="Anila Mehta" w:date="2026-04-01T14:58:00Z">
        <w:r w:rsidR="00CC407B">
          <w:rPr>
            <w:color w:val="000000"/>
          </w:rPr>
          <w:t xml:space="preserve">s </w:t>
        </w:r>
      </w:ins>
      <w:ins w:id="310" w:author="Anila Mehta" w:date="2026-03-31T16:02:00Z">
        <w:r>
          <w:rPr>
            <w:color w:val="000000"/>
          </w:rPr>
          <w:t xml:space="preserve">VBG. Balance improved substantially across all measured covariates with standardized mean differences reduced to below 0.1, indicating adequate balance which is shown in Figure S1. </w:t>
        </w:r>
      </w:ins>
      <w:ins w:id="311" w:author="Anila Mehta" w:date="2026-04-01T15:22:00Z">
        <w:r w:rsidR="009B5CD6">
          <w:rPr>
            <w:color w:val="000000"/>
          </w:rPr>
          <w:t xml:space="preserve">This suggests that the weighted cohorts represent a comparable underlying population with similar measured characteristics. </w:t>
        </w:r>
      </w:ins>
      <w:ins w:id="312" w:author="Anila Mehta" w:date="2026-04-01T15:31:00Z">
        <w:r w:rsidR="0080390F">
          <w:rPr>
            <w:color w:val="000000"/>
          </w:rPr>
          <w:t xml:space="preserve">Figure S2 depicts the propensity score distributions cross the ABG and VBG groups. </w:t>
        </w:r>
      </w:ins>
      <w:ins w:id="313" w:author="Anila Mehta" w:date="2026-04-01T15:23:00Z">
        <w:r w:rsidR="009B5CD6">
          <w:rPr>
            <w:color w:val="000000"/>
          </w:rPr>
          <w:t>In propensity models, several factors were independently associated with the likelihood</w:t>
        </w:r>
      </w:ins>
      <w:ins w:id="314" w:author="Anila Mehta" w:date="2026-04-01T15:26:00Z">
        <w:r w:rsidR="009B5CD6">
          <w:rPr>
            <w:color w:val="000000"/>
          </w:rPr>
          <w:t xml:space="preserve"> of receiving ABG vs VBG testing. The top two factors associated with the likelihood for both testing modalities included serum lactate </w:t>
        </w:r>
        <w:r w:rsidR="009B5CD6">
          <w:rPr>
            <w:color w:val="000000"/>
          </w:rPr>
          <w:lastRenderedPageBreak/>
          <w:t xml:space="preserve">and creatinine. </w:t>
        </w:r>
      </w:ins>
      <w:ins w:id="315" w:author="Anila Mehta" w:date="2026-04-01T15:27:00Z">
        <w:r w:rsidR="009B5CD6">
          <w:rPr>
            <w:color w:val="000000"/>
          </w:rPr>
          <w:t xml:space="preserve">Followed by serum </w:t>
        </w:r>
      </w:ins>
      <w:ins w:id="316" w:author="Anila Mehta" w:date="2026-04-01T15:30:00Z">
        <w:r w:rsidR="0080390F">
          <w:rPr>
            <w:color w:val="000000"/>
          </w:rPr>
          <w:t>white blood cell count for ABG and heart rate for VBG. These are depi</w:t>
        </w:r>
      </w:ins>
      <w:ins w:id="317" w:author="Anila Mehta" w:date="2026-04-01T15:31:00Z">
        <w:r w:rsidR="0080390F">
          <w:rPr>
            <w:color w:val="000000"/>
          </w:rPr>
          <w:t>cted in Figure S3.</w:t>
        </w:r>
      </w:ins>
    </w:p>
    <w:p w14:paraId="10878A11" w14:textId="77777777" w:rsidR="000F32AD" w:rsidRDefault="000F32AD" w:rsidP="000F32AD">
      <w:pPr>
        <w:pStyle w:val="li1"/>
        <w:spacing w:before="0" w:beforeAutospacing="0" w:after="0" w:afterAutospacing="0"/>
        <w:rPr>
          <w:ins w:id="318" w:author="Anila Mehta" w:date="2026-03-31T16:02:00Z"/>
          <w:color w:val="000000"/>
        </w:rPr>
      </w:pPr>
    </w:p>
    <w:p w14:paraId="5352DC3C" w14:textId="0A00E74D" w:rsidR="00014B1A" w:rsidRDefault="000F32AD" w:rsidP="000F32AD">
      <w:pPr>
        <w:pStyle w:val="li1"/>
        <w:spacing w:before="0" w:beforeAutospacing="0" w:after="0" w:afterAutospacing="0"/>
        <w:rPr>
          <w:color w:val="000000"/>
        </w:rPr>
      </w:pPr>
      <w:commentRangeStart w:id="319"/>
      <w:ins w:id="320" w:author="Anila Mehta" w:date="2026-03-31T16:02:00Z">
        <w:r w:rsidRPr="00515E40">
          <w:rPr>
            <w:color w:val="000000"/>
          </w:rPr>
          <w:t>CO₂</w:t>
        </w:r>
        <w:r>
          <w:rPr>
            <w:color w:val="000000"/>
          </w:rPr>
          <w:t xml:space="preserve"> was evaluated </w:t>
        </w:r>
        <w:commentRangeEnd w:id="319"/>
        <w:r>
          <w:rPr>
            <w:rStyle w:val="CommentReference"/>
            <w:color w:val="000000"/>
            <w:sz w:val="24"/>
            <w:szCs w:val="24"/>
          </w:rPr>
          <w:commentReference w:id="319"/>
        </w:r>
        <w:r>
          <w:rPr>
            <w:color w:val="000000"/>
          </w:rPr>
          <w:t>as hypocapnia and hypercapnia compared to norm</w:t>
        </w:r>
      </w:ins>
      <w:ins w:id="321" w:author="Anila Mehta" w:date="2026-03-31T16:38:00Z">
        <w:r w:rsidR="00D32E66">
          <w:rPr>
            <w:color w:val="000000"/>
          </w:rPr>
          <w:t xml:space="preserve">ocapnia </w:t>
        </w:r>
      </w:ins>
      <w:ins w:id="322" w:author="Anila Mehta" w:date="2026-03-31T16:02:00Z">
        <w:r>
          <w:rPr>
            <w:color w:val="000000"/>
          </w:rPr>
          <w:t xml:space="preserve">shown in Figure </w:t>
        </w:r>
      </w:ins>
      <w:ins w:id="323" w:author="Anila Mehta" w:date="2026-03-31T16:03:00Z">
        <w:r>
          <w:rPr>
            <w:color w:val="000000"/>
          </w:rPr>
          <w:t>3</w:t>
        </w:r>
      </w:ins>
      <w:ins w:id="324" w:author="Anila Mehta" w:date="2026-03-31T16:02:00Z">
        <w:r>
          <w:rPr>
            <w:color w:val="000000"/>
          </w:rPr>
          <w:t xml:space="preserve">. For IMV, the odds ratio for hypocapnia on ABG are 1.34 (1.30-1.38) and for hypercapnia on ABG are 1.33 (1.29-1.37). For NIV, the odds ratio for hypocapnia on ABG are 0.99 (0.95-1.05) and for hypercapnia on ABG are 2.64 (2.53-2.75). For mortality, the odds ratio for hypocapnia on ABG are 1.89 (1.83-1.96) and for hypercapnia on ABG are 1.40 (1.35-1.45) for mortality. For diagnosis of hypercapnia respiratory failure, the odds ratio for hypocapnia on ABG are 0.92 (0.87 – 0.97) and hypercapnia on ABG are 6.23 (5.97 – 6.50). This in comparison to odds ratio for IMV hypocapnia on VBG are 1.31 (1.25-1.36) and hypercapnia are 1.54 (1.48-1.61). For NIV, the odds ratio for hypocapnia on VBG are 1.01 (0.94-1.08) and for hypercapnia on VBG are 2.93 (2.77-3.10). For mortality, the odds ratio for hypocapnia on VBG are 1.79 (1.71-1.87) and for hypercapnia on VBG are 1.42 (1.35-1.48). For diagnosis of hypercapnia respiratory failure, the odds ratio for hypocapnia on VBG are 0.84 (0.77-0.91) and for hypercapnia on VBG are 8.00 (7.55-8.47). Hypercapnia showed the strongest association for ventilatory support with NIV greater than IMV across ABG and VBG groups. Mortality was not affected by </w:t>
        </w:r>
        <w:proofErr w:type="spellStart"/>
        <w:r w:rsidRPr="00C92D73">
          <w:rPr>
            <w:color w:val="000000"/>
          </w:rPr>
          <w:t>pCO</w:t>
        </w:r>
        <w:proofErr w:type="spellEnd"/>
        <w:r w:rsidRPr="00C92D73">
          <w:rPr>
            <w:color w:val="000000"/>
          </w:rPr>
          <w:t>₂</w:t>
        </w:r>
        <w:r>
          <w:rPr>
            <w:color w:val="000000"/>
          </w:rPr>
          <w:t xml:space="preserve"> values as hypocapnia and hypercapnia across ABG and VBG groups were both associated with increased morality. Hypocapnia was not strongly associated with ICD diagnosis of hypercapnic respiratory failure, acting as a negative control. VBG hypercapnia had greater likelihood than ABG hypercapnia for NIV and ICD diagnosis of hypercapnic respiratory failure. Across both arterial and venous measurements, hypercapnia was strongly associated with ventilatory support and diagnostic labeling. Notably, venous hypercapnia demonstrated prognostic associations comparable to or stronger than arterial hypercapnia for several outcomes.</w:t>
        </w:r>
      </w:ins>
    </w:p>
    <w:p w14:paraId="5634BFEE" w14:textId="77777777" w:rsidR="00014B1A" w:rsidRDefault="00014B1A" w:rsidP="00014B1A">
      <w:pPr>
        <w:pStyle w:val="li1"/>
        <w:spacing w:before="0" w:beforeAutospacing="0" w:after="0" w:afterAutospacing="0"/>
        <w:rPr>
          <w:color w:val="000000"/>
        </w:rPr>
      </w:pPr>
    </w:p>
    <w:p w14:paraId="40B3EE0B" w14:textId="1EBE1459" w:rsidR="00014B1A" w:rsidRPr="008A4841" w:rsidRDefault="00014B1A" w:rsidP="00014B1A">
      <w:pPr>
        <w:pStyle w:val="li1"/>
        <w:spacing w:before="0" w:beforeAutospacing="0" w:after="0" w:afterAutospacing="0"/>
        <w:rPr>
          <w:b/>
          <w:bCs/>
          <w:color w:val="000000"/>
        </w:rPr>
      </w:pPr>
      <w:r w:rsidRPr="008A4841">
        <w:rPr>
          <w:b/>
          <w:bCs/>
          <w:color w:val="000000"/>
        </w:rPr>
        <w:t xml:space="preserve">Figure </w:t>
      </w:r>
      <w:ins w:id="325" w:author="Anila Mehta" w:date="2026-03-31T16:03:00Z">
        <w:r w:rsidR="000F32AD">
          <w:rPr>
            <w:b/>
            <w:bCs/>
            <w:color w:val="000000"/>
          </w:rPr>
          <w:t>3</w:t>
        </w:r>
      </w:ins>
      <w:del w:id="326" w:author="Anila Mehta" w:date="2026-03-31T16:03:00Z">
        <w:r w:rsidR="000B5ADC" w:rsidDel="000F32AD">
          <w:rPr>
            <w:b/>
            <w:bCs/>
            <w:color w:val="000000"/>
          </w:rPr>
          <w:delText>2</w:delText>
        </w:r>
      </w:del>
      <w:r w:rsidRPr="008A4841">
        <w:rPr>
          <w:b/>
          <w:bCs/>
          <w:color w:val="000000"/>
        </w:rPr>
        <w:t xml:space="preserve">: Inverse Propensity Weighted Odds Ratio of Outcomes by </w:t>
      </w:r>
      <w:proofErr w:type="spellStart"/>
      <w:r w:rsidR="00B21F6A" w:rsidRPr="00130945">
        <w:rPr>
          <w:b/>
          <w:bCs/>
          <w:color w:val="000000"/>
        </w:rPr>
        <w:t>pCO</w:t>
      </w:r>
      <w:proofErr w:type="spellEnd"/>
      <w:r w:rsidR="00B21F6A" w:rsidRPr="00130945">
        <w:rPr>
          <w:b/>
          <w:bCs/>
          <w:color w:val="000000"/>
        </w:rPr>
        <w:t xml:space="preserve">₂ </w:t>
      </w:r>
      <w:r w:rsidRPr="00B21F6A">
        <w:rPr>
          <w:b/>
          <w:bCs/>
          <w:color w:val="000000"/>
        </w:rPr>
        <w:t>Category</w:t>
      </w:r>
      <w:r w:rsidR="00D77C5D" w:rsidRPr="00B21F6A">
        <w:rPr>
          <w:b/>
          <w:bCs/>
          <w:color w:val="000000"/>
        </w:rPr>
        <w:t xml:space="preserve"> (</w:t>
      </w:r>
      <w:r w:rsidR="003C68CF">
        <w:rPr>
          <w:b/>
          <w:bCs/>
          <w:color w:val="000000"/>
        </w:rPr>
        <w:t>hypocapnia and hypercapnia</w:t>
      </w:r>
      <w:r w:rsidR="0001686B">
        <w:rPr>
          <w:b/>
          <w:bCs/>
          <w:color w:val="000000"/>
        </w:rPr>
        <w:t>)</w:t>
      </w:r>
      <w:r w:rsidR="00D77C5D" w:rsidRPr="00B21F6A">
        <w:rPr>
          <w:b/>
          <w:bCs/>
          <w:color w:val="000000"/>
        </w:rPr>
        <w:t>.</w:t>
      </w:r>
      <w:r w:rsidR="00D77C5D">
        <w:rPr>
          <w:b/>
          <w:bCs/>
          <w:color w:val="000000"/>
        </w:rPr>
        <w:t xml:space="preserve"> </w:t>
      </w:r>
      <w:r w:rsidRPr="008A4841">
        <w:rPr>
          <w:b/>
          <w:bCs/>
          <w:color w:val="000000"/>
        </w:rPr>
        <w:t xml:space="preserve"> </w:t>
      </w:r>
      <w:r w:rsidR="00D77C5D" w:rsidRPr="00B21F6A">
        <w:rPr>
          <w:b/>
          <w:bCs/>
          <w:color w:val="000000"/>
        </w:rPr>
        <w:t xml:space="preserve">The </w:t>
      </w:r>
      <w:r w:rsidR="003C68CF">
        <w:rPr>
          <w:b/>
          <w:bCs/>
          <w:color w:val="000000"/>
        </w:rPr>
        <w:t>hypercapnia</w:t>
      </w:r>
      <w:r w:rsidR="00B21F6A" w:rsidRPr="00130945">
        <w:rPr>
          <w:b/>
          <w:bCs/>
          <w:color w:val="000000"/>
        </w:rPr>
        <w:t xml:space="preserve"> </w:t>
      </w:r>
      <w:r w:rsidR="00D77C5D" w:rsidRPr="00B21F6A">
        <w:rPr>
          <w:b/>
          <w:bCs/>
          <w:color w:val="000000"/>
        </w:rPr>
        <w:t xml:space="preserve">groups have much higher likelihood of receiving noninvasive ventilation and diagnosis of hypercapnic respiratory failure compared to the </w:t>
      </w:r>
      <w:r w:rsidR="003C68CF">
        <w:rPr>
          <w:b/>
          <w:bCs/>
          <w:color w:val="000000"/>
        </w:rPr>
        <w:t>hypocapnia</w:t>
      </w:r>
      <w:r w:rsidR="00B21F6A" w:rsidRPr="00130945">
        <w:rPr>
          <w:b/>
          <w:bCs/>
          <w:color w:val="000000"/>
        </w:rPr>
        <w:t xml:space="preserve"> </w:t>
      </w:r>
      <w:r w:rsidR="00D77C5D" w:rsidRPr="00B21F6A">
        <w:rPr>
          <w:b/>
          <w:bCs/>
          <w:color w:val="000000"/>
        </w:rPr>
        <w:t>group</w:t>
      </w:r>
      <w:r w:rsidR="003C68CF">
        <w:rPr>
          <w:b/>
          <w:bCs/>
          <w:color w:val="000000"/>
        </w:rPr>
        <w:t>s</w:t>
      </w:r>
      <w:r w:rsidR="00D77C5D" w:rsidRPr="00B21F6A">
        <w:rPr>
          <w:b/>
          <w:bCs/>
          <w:color w:val="000000"/>
        </w:rPr>
        <w:t>.</w:t>
      </w:r>
      <w:r w:rsidR="00D77C5D">
        <w:rPr>
          <w:b/>
          <w:bCs/>
          <w:color w:val="000000"/>
        </w:rPr>
        <w:t xml:space="preserve"> </w:t>
      </w:r>
      <w:r w:rsidR="003C68CF">
        <w:rPr>
          <w:b/>
          <w:bCs/>
          <w:color w:val="000000"/>
        </w:rPr>
        <w:t xml:space="preserve">Mortality had similar odds ratio for hypocapnia and hypercapnia groups across ABG and VBGs.   </w:t>
      </w:r>
    </w:p>
    <w:p w14:paraId="51BFFB01" w14:textId="77777777" w:rsidR="00014B1A" w:rsidRDefault="00014B1A" w:rsidP="00014B1A">
      <w:pPr>
        <w:pStyle w:val="li1"/>
        <w:spacing w:before="0" w:beforeAutospacing="0" w:after="0" w:afterAutospacing="0"/>
        <w:rPr>
          <w:color w:val="000000"/>
        </w:rPr>
      </w:pPr>
    </w:p>
    <w:p w14:paraId="4D0D3B7D" w14:textId="5C10D487" w:rsidR="00014B1A" w:rsidRDefault="00014B1A" w:rsidP="00014B1A">
      <w:pPr>
        <w:pStyle w:val="li1"/>
        <w:spacing w:before="0" w:beforeAutospacing="0" w:after="0" w:afterAutospacing="0"/>
        <w:rPr>
          <w:color w:val="000000"/>
        </w:rPr>
      </w:pPr>
    </w:p>
    <w:p w14:paraId="0FB01A5B" w14:textId="3447EA1D" w:rsidR="00014B1A" w:rsidRDefault="00AC0F01" w:rsidP="00014B1A">
      <w:pPr>
        <w:pStyle w:val="li1"/>
        <w:spacing w:before="0" w:beforeAutospacing="0" w:after="0" w:afterAutospacing="0"/>
        <w:rPr>
          <w:color w:val="000000"/>
        </w:rPr>
      </w:pPr>
      <w:ins w:id="327" w:author="Anila Mehta" w:date="2026-04-01T15:44:00Z">
        <w:r>
          <w:rPr>
            <w:noProof/>
            <w:color w:val="000000"/>
            <w14:ligatures w14:val="standardContextual"/>
          </w:rPr>
          <w:lastRenderedPageBreak/>
          <w:drawing>
            <wp:inline distT="0" distB="0" distL="0" distR="0" wp14:anchorId="45ED2277" wp14:editId="24B869F8">
              <wp:extent cx="5943600" cy="3418840"/>
              <wp:effectExtent l="0" t="0" r="0" b="0"/>
              <wp:docPr id="220228021" name="Picture 8"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28021" name="Picture 8" descr="A graph with red and blue line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3418840"/>
                      </a:xfrm>
                      <a:prstGeom prst="rect">
                        <a:avLst/>
                      </a:prstGeom>
                    </pic:spPr>
                  </pic:pic>
                </a:graphicData>
              </a:graphic>
            </wp:inline>
          </w:drawing>
        </w:r>
      </w:ins>
    </w:p>
    <w:p w14:paraId="71EFD6C5" w14:textId="77777777" w:rsidR="00014B1A" w:rsidRDefault="00014B1A" w:rsidP="00014B1A">
      <w:pPr>
        <w:pStyle w:val="li1"/>
        <w:spacing w:before="0" w:beforeAutospacing="0" w:after="0" w:afterAutospacing="0"/>
        <w:rPr>
          <w:color w:val="000000"/>
        </w:rPr>
      </w:pPr>
    </w:p>
    <w:p w14:paraId="6CCC6565" w14:textId="77777777" w:rsidR="00491638" w:rsidRDefault="00491638" w:rsidP="00014B1A">
      <w:pPr>
        <w:pStyle w:val="li1"/>
        <w:spacing w:before="0" w:beforeAutospacing="0" w:after="0" w:afterAutospacing="0"/>
        <w:rPr>
          <w:color w:val="000000"/>
        </w:rPr>
      </w:pPr>
    </w:p>
    <w:p w14:paraId="190F28DF" w14:textId="243565DE" w:rsidR="00014B1A" w:rsidDel="00271666" w:rsidRDefault="00014B1A" w:rsidP="00014B1A">
      <w:pPr>
        <w:pStyle w:val="li1"/>
        <w:spacing w:before="0" w:beforeAutospacing="0" w:after="0" w:afterAutospacing="0"/>
        <w:rPr>
          <w:del w:id="328" w:author="Anila Mehta" w:date="2026-03-31T16:01:00Z"/>
          <w:color w:val="000000"/>
        </w:rPr>
      </w:pPr>
      <w:del w:id="329" w:author="Anila Mehta" w:date="2026-03-31T16:01:00Z">
        <w:r w:rsidDel="00271666">
          <w:rPr>
            <w:color w:val="000000"/>
          </w:rPr>
          <w:delText xml:space="preserve">To further examine the continuous relationship between </w:delText>
        </w:r>
        <w:r w:rsidR="00B21F6A" w:rsidRPr="00A900B6" w:rsidDel="00271666">
          <w:rPr>
            <w:color w:val="000000"/>
          </w:rPr>
          <w:delText>pCO₂</w:delText>
        </w:r>
        <w:r w:rsidR="00B21F6A" w:rsidDel="00271666">
          <w:rPr>
            <w:color w:val="000000"/>
          </w:rPr>
          <w:delText xml:space="preserve"> </w:delText>
        </w:r>
        <w:r w:rsidDel="00271666">
          <w:rPr>
            <w:color w:val="000000"/>
          </w:rPr>
          <w:delText xml:space="preserve">and clinical outcomes, </w:delText>
        </w:r>
        <w:r w:rsidR="00D77C5D" w:rsidDel="00271666">
          <w:rPr>
            <w:color w:val="000000"/>
          </w:rPr>
          <w:delText>restricted</w:delText>
        </w:r>
        <w:r w:rsidDel="00271666">
          <w:rPr>
            <w:color w:val="000000"/>
          </w:rPr>
          <w:delText xml:space="preserve"> cubic spline models were constructed. Figure </w:delText>
        </w:r>
        <w:r w:rsidR="003C68CF" w:rsidDel="00271666">
          <w:rPr>
            <w:color w:val="000000"/>
          </w:rPr>
          <w:delText>3</w:delText>
        </w:r>
        <w:r w:rsidR="00CD2BCB" w:rsidDel="00271666">
          <w:rPr>
            <w:color w:val="000000"/>
          </w:rPr>
          <w:delText xml:space="preserve"> </w:delText>
        </w:r>
        <w:r w:rsidDel="00271666">
          <w:rPr>
            <w:color w:val="000000"/>
          </w:rPr>
          <w:delText>present</w:delText>
        </w:r>
        <w:r w:rsidR="00CD2BCB" w:rsidDel="00271666">
          <w:rPr>
            <w:color w:val="000000"/>
          </w:rPr>
          <w:delText>s</w:delText>
        </w:r>
        <w:r w:rsidDel="00271666">
          <w:rPr>
            <w:color w:val="000000"/>
          </w:rPr>
          <w:delText xml:space="preserve"> the predicted probabilities for each outcome across </w:delText>
        </w:r>
        <w:r w:rsidR="00B21F6A" w:rsidRPr="00A900B6" w:rsidDel="00271666">
          <w:rPr>
            <w:color w:val="000000"/>
          </w:rPr>
          <w:delText>pCO₂</w:delText>
        </w:r>
        <w:r w:rsidR="00B21F6A" w:rsidDel="00271666">
          <w:rPr>
            <w:color w:val="000000"/>
          </w:rPr>
          <w:delText xml:space="preserve"> </w:delText>
        </w:r>
        <w:r w:rsidDel="00271666">
          <w:rPr>
            <w:color w:val="000000"/>
          </w:rPr>
          <w:delText>values, stratified by ABG</w:delText>
        </w:r>
        <w:r w:rsidR="00CD2BCB" w:rsidDel="00271666">
          <w:rPr>
            <w:color w:val="000000"/>
          </w:rPr>
          <w:delText xml:space="preserve"> and VBG groups. </w:delText>
        </w:r>
        <w:r w:rsidDel="00271666">
          <w:rPr>
            <w:color w:val="000000"/>
          </w:rPr>
          <w:delText xml:space="preserve"> </w:delText>
        </w:r>
      </w:del>
    </w:p>
    <w:p w14:paraId="5995C945" w14:textId="2F91C932" w:rsidR="00767F19" w:rsidDel="00271666" w:rsidRDefault="00767F19" w:rsidP="00014B1A">
      <w:pPr>
        <w:pStyle w:val="li1"/>
        <w:spacing w:before="0" w:beforeAutospacing="0" w:after="0" w:afterAutospacing="0"/>
        <w:rPr>
          <w:del w:id="330" w:author="Anila Mehta" w:date="2026-03-31T16:01:00Z"/>
          <w:color w:val="000000"/>
        </w:rPr>
      </w:pPr>
    </w:p>
    <w:p w14:paraId="759FBCAA" w14:textId="14D52EDF" w:rsidR="00014B1A" w:rsidRPr="00DB2487" w:rsidDel="00271666" w:rsidRDefault="00DB2487" w:rsidP="00014B1A">
      <w:pPr>
        <w:pStyle w:val="li1"/>
        <w:spacing w:before="0" w:beforeAutospacing="0" w:after="0" w:afterAutospacing="0"/>
        <w:rPr>
          <w:del w:id="331" w:author="Anila Mehta" w:date="2026-03-31T16:01:00Z"/>
          <w:color w:val="000000"/>
        </w:rPr>
      </w:pPr>
      <w:del w:id="332" w:author="Anila Mehta" w:date="2026-03-31T16:01:00Z">
        <w:r w:rsidRPr="00130945" w:rsidDel="00271666">
          <w:rPr>
            <w:color w:val="000000"/>
          </w:rPr>
          <w:delText xml:space="preserve">In Figure </w:delText>
        </w:r>
        <w:r w:rsidR="000B5ADC" w:rsidDel="00271666">
          <w:rPr>
            <w:color w:val="000000"/>
          </w:rPr>
          <w:delText>3</w:delText>
        </w:r>
        <w:r w:rsidRPr="00130945" w:rsidDel="00271666">
          <w:rPr>
            <w:color w:val="000000"/>
          </w:rPr>
          <w:delText xml:space="preserve">, </w:delText>
        </w:r>
        <w:r w:rsidR="00CD2BCB" w:rsidDel="00271666">
          <w:rPr>
            <w:color w:val="000000"/>
          </w:rPr>
          <w:delText>there is a</w:delText>
        </w:r>
      </w:del>
      <w:del w:id="333" w:author="Anila Mehta" w:date="2026-02-17T15:37:00Z">
        <w:r w:rsidR="00CD2BCB" w:rsidDel="00D7473C">
          <w:rPr>
            <w:color w:val="000000"/>
          </w:rPr>
          <w:delText xml:space="preserve"> significant higher likelihood of receiving </w:delText>
        </w:r>
      </w:del>
      <w:del w:id="334" w:author="Anila Mehta" w:date="2026-03-31T16:01:00Z">
        <w:r w:rsidR="00CD2BCB" w:rsidDel="00271666">
          <w:rPr>
            <w:color w:val="000000"/>
          </w:rPr>
          <w:delText xml:space="preserve">the four outcomes for the VBG group compared to ABG group </w:delText>
        </w:r>
      </w:del>
      <w:del w:id="335" w:author="Anila Mehta" w:date="2026-02-17T15:38:00Z">
        <w:r w:rsidR="00CD2BCB" w:rsidDel="00D7473C">
          <w:rPr>
            <w:color w:val="000000"/>
          </w:rPr>
          <w:delText xml:space="preserve">as </w:delText>
        </w:r>
      </w:del>
      <w:del w:id="336" w:author="Anila Mehta" w:date="2026-03-31T16:01:00Z">
        <w:r w:rsidR="00CD2BCB" w:rsidDel="00271666">
          <w:rPr>
            <w:color w:val="000000"/>
          </w:rPr>
          <w:delText>p</w:delText>
        </w:r>
        <w:r w:rsidR="00CD2BCB" w:rsidRPr="00D50D21" w:rsidDel="00271666">
          <w:rPr>
            <w:color w:val="000000"/>
          </w:rPr>
          <w:delText>CO₂</w:delText>
        </w:r>
        <w:r w:rsidR="00CD2BCB" w:rsidDel="00271666">
          <w:rPr>
            <w:color w:val="000000"/>
          </w:rPr>
          <w:delText xml:space="preserve"> level</w:delText>
        </w:r>
      </w:del>
      <w:del w:id="337" w:author="Anila Mehta" w:date="2026-02-17T15:38:00Z">
        <w:r w:rsidR="00CD2BCB" w:rsidDel="00D7473C">
          <w:rPr>
            <w:color w:val="000000"/>
          </w:rPr>
          <w:delText>s increase</w:delText>
        </w:r>
      </w:del>
      <w:del w:id="338" w:author="Anila Mehta" w:date="2026-03-31T16:01:00Z">
        <w:r w:rsidR="00CD2BCB" w:rsidDel="00271666">
          <w:rPr>
            <w:color w:val="000000"/>
          </w:rPr>
          <w:delText xml:space="preserve">. </w:delText>
        </w:r>
        <w:r w:rsidR="0042458F" w:rsidDel="00271666">
          <w:rPr>
            <w:color w:val="000000"/>
          </w:rPr>
          <w:delText xml:space="preserve">Hypercapnic respiratory failure diagnosis </w:delText>
        </w:r>
      </w:del>
      <w:del w:id="339" w:author="Anila Mehta" w:date="2026-02-17T15:38:00Z">
        <w:r w:rsidR="0042458F" w:rsidDel="00D7473C">
          <w:rPr>
            <w:color w:val="000000"/>
          </w:rPr>
          <w:delText xml:space="preserve">and non-invasive ventilation </w:delText>
        </w:r>
      </w:del>
      <w:del w:id="340" w:author="Anila Mehta" w:date="2026-03-31T16:01:00Z">
        <w:r w:rsidR="0042458F" w:rsidDel="00271666">
          <w:rPr>
            <w:color w:val="000000"/>
          </w:rPr>
          <w:delText xml:space="preserve">had the largest gap in likelihood between the two groups. </w:delText>
        </w:r>
        <w:r w:rsidR="00CD2BCB" w:rsidDel="00271666">
          <w:rPr>
            <w:color w:val="000000"/>
          </w:rPr>
          <w:delText xml:space="preserve">The predicted probability of the outcomes begin to </w:delText>
        </w:r>
        <w:r w:rsidR="0042458F" w:rsidDel="00271666">
          <w:rPr>
            <w:color w:val="000000"/>
          </w:rPr>
          <w:delText>increase</w:delText>
        </w:r>
        <w:r w:rsidR="00CD2BCB" w:rsidDel="00271666">
          <w:rPr>
            <w:color w:val="000000"/>
          </w:rPr>
          <w:delText xml:space="preserve"> at about 4</w:delText>
        </w:r>
      </w:del>
      <w:del w:id="341" w:author="Anila Mehta" w:date="2026-02-17T15:38:00Z">
        <w:r w:rsidR="00CD2BCB" w:rsidDel="00D7473C">
          <w:rPr>
            <w:color w:val="000000"/>
          </w:rPr>
          <w:delText>5</w:delText>
        </w:r>
      </w:del>
      <w:del w:id="342" w:author="Anila Mehta" w:date="2026-03-31T16:01:00Z">
        <w:r w:rsidR="00CD2BCB" w:rsidDel="00271666">
          <w:rPr>
            <w:color w:val="000000"/>
          </w:rPr>
          <w:delText xml:space="preserve"> mmHg for ABG and </w:delText>
        </w:r>
      </w:del>
      <w:del w:id="343" w:author="Anila Mehta" w:date="2026-02-17T15:39:00Z">
        <w:r w:rsidR="00CD2BCB" w:rsidDel="00D7473C">
          <w:rPr>
            <w:color w:val="000000"/>
          </w:rPr>
          <w:delText xml:space="preserve">50 </w:delText>
        </w:r>
      </w:del>
      <w:del w:id="344" w:author="Anila Mehta" w:date="2026-03-31T16:01:00Z">
        <w:r w:rsidR="00CD2BCB" w:rsidDel="00271666">
          <w:rPr>
            <w:color w:val="000000"/>
          </w:rPr>
          <w:delText xml:space="preserve">mmHg for VBG. </w:delText>
        </w:r>
      </w:del>
      <w:del w:id="345" w:author="Anila Mehta" w:date="2026-02-17T15:39:00Z">
        <w:r w:rsidRPr="00130945" w:rsidDel="00D7473C">
          <w:rPr>
            <w:color w:val="000000"/>
          </w:rPr>
          <w:delText>Finally, mortality appeared unrelated to CO₂ status</w:delText>
        </w:r>
        <w:r w:rsidR="0042458F" w:rsidDel="00D7473C">
          <w:rPr>
            <w:color w:val="000000"/>
          </w:rPr>
          <w:delText xml:space="preserve"> for the ABG group</w:delText>
        </w:r>
        <w:r w:rsidRPr="00130945" w:rsidDel="00D7473C">
          <w:rPr>
            <w:color w:val="000000"/>
          </w:rPr>
          <w:delText>, suggesting that death in this cohort is more reflective of overall illness severity rather than hypercapnia itself.</w:delText>
        </w:r>
      </w:del>
    </w:p>
    <w:p w14:paraId="0C15B4CE" w14:textId="5173EFE9" w:rsidR="00014B1A" w:rsidDel="00271666" w:rsidRDefault="00014B1A" w:rsidP="00014B1A">
      <w:pPr>
        <w:pStyle w:val="li1"/>
        <w:spacing w:before="0" w:beforeAutospacing="0" w:after="0" w:afterAutospacing="0"/>
        <w:rPr>
          <w:del w:id="346" w:author="Anila Mehta" w:date="2026-03-31T16:01:00Z"/>
          <w:color w:val="000000"/>
        </w:rPr>
      </w:pPr>
    </w:p>
    <w:p w14:paraId="2338DF71" w14:textId="6673A1D2" w:rsidR="00014B1A" w:rsidDel="00271666" w:rsidRDefault="00014B1A" w:rsidP="00014B1A">
      <w:pPr>
        <w:pStyle w:val="li1"/>
        <w:spacing w:before="0" w:beforeAutospacing="0" w:after="0" w:afterAutospacing="0"/>
        <w:rPr>
          <w:del w:id="347" w:author="Anila Mehta" w:date="2026-03-31T16:01:00Z"/>
          <w:b/>
          <w:bCs/>
          <w:color w:val="000000"/>
        </w:rPr>
      </w:pPr>
      <w:del w:id="348" w:author="Anila Mehta" w:date="2026-03-31T16:01:00Z">
        <w:r w:rsidRPr="007D4481" w:rsidDel="00271666">
          <w:rPr>
            <w:b/>
            <w:bCs/>
            <w:color w:val="000000"/>
          </w:rPr>
          <w:delText xml:space="preserve">Figure </w:delText>
        </w:r>
        <w:r w:rsidR="000B5ADC" w:rsidDel="00271666">
          <w:rPr>
            <w:b/>
            <w:bCs/>
            <w:color w:val="000000"/>
          </w:rPr>
          <w:delText>3</w:delText>
        </w:r>
        <w:r w:rsidRPr="007D4481" w:rsidDel="00271666">
          <w:rPr>
            <w:b/>
            <w:bCs/>
            <w:color w:val="000000"/>
          </w:rPr>
          <w:delText xml:space="preserve">: </w:delText>
        </w:r>
        <w:r w:rsidDel="00271666">
          <w:rPr>
            <w:b/>
            <w:bCs/>
            <w:color w:val="000000"/>
          </w:rPr>
          <w:delText xml:space="preserve">Inverse Propensity Weighted Predicted Probability </w:delText>
        </w:r>
        <w:r w:rsidR="00DB2487" w:rsidDel="00271666">
          <w:rPr>
            <w:b/>
            <w:bCs/>
            <w:color w:val="000000"/>
          </w:rPr>
          <w:delText xml:space="preserve">by ABG </w:delText>
        </w:r>
        <w:r w:rsidR="00CD2BCB" w:rsidDel="00271666">
          <w:rPr>
            <w:b/>
            <w:bCs/>
            <w:color w:val="000000"/>
          </w:rPr>
          <w:delText xml:space="preserve">and VBG </w:delText>
        </w:r>
        <w:r w:rsidR="00DB2487" w:rsidDel="00271666">
          <w:rPr>
            <w:b/>
            <w:bCs/>
            <w:color w:val="000000"/>
          </w:rPr>
          <w:delText xml:space="preserve">for the four outcomes. </w:delText>
        </w:r>
        <w:r w:rsidR="003C68CF" w:rsidDel="00271666">
          <w:rPr>
            <w:b/>
            <w:bCs/>
            <w:color w:val="000000"/>
          </w:rPr>
          <w:delText xml:space="preserve">Across the four outcomes, ABG and VBG had similar likelihood of receiving the four outcomes. </w:delText>
        </w:r>
      </w:del>
      <w:del w:id="349" w:author="Anila Mehta" w:date="2026-02-17T15:39:00Z">
        <w:r w:rsidR="003C68CF" w:rsidDel="00D7473C">
          <w:rPr>
            <w:b/>
            <w:bCs/>
            <w:color w:val="000000"/>
          </w:rPr>
          <w:delText xml:space="preserve">VBG had slightly higher likelihood in hypercapnic area for IMV, NIV and hypercapnic respiratory failure. </w:delText>
        </w:r>
        <w:r w:rsidR="0042458F" w:rsidDel="00D7473C">
          <w:rPr>
            <w:b/>
            <w:bCs/>
            <w:color w:val="000000"/>
          </w:rPr>
          <w:delText xml:space="preserve"> </w:delText>
        </w:r>
      </w:del>
    </w:p>
    <w:p w14:paraId="74DE927D" w14:textId="1CF5FAF3" w:rsidR="00D7473C" w:rsidDel="00271666" w:rsidRDefault="003C68CF" w:rsidP="00014B1A">
      <w:pPr>
        <w:pStyle w:val="li1"/>
        <w:spacing w:before="0" w:beforeAutospacing="0" w:after="0" w:afterAutospacing="0"/>
        <w:rPr>
          <w:del w:id="350" w:author="Anila Mehta" w:date="2026-03-31T16:01:00Z"/>
          <w:b/>
          <w:bCs/>
          <w:color w:val="000000"/>
        </w:rPr>
      </w:pPr>
      <w:del w:id="351" w:author="Anila Mehta" w:date="2026-02-17T15:32:00Z">
        <w:r w:rsidRPr="003C68CF" w:rsidDel="002D0D41">
          <w:rPr>
            <w:b/>
            <w:bCs/>
            <w:noProof/>
            <w:color w:val="000000"/>
          </w:rPr>
          <w:drawing>
            <wp:inline distT="0" distB="0" distL="0" distR="0" wp14:anchorId="0BFD8746" wp14:editId="719D114C">
              <wp:extent cx="5943600" cy="4695825"/>
              <wp:effectExtent l="0" t="0" r="0" b="3175"/>
              <wp:docPr id="808498973" name="Picture 1" descr="A graph of different types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35852" name="Picture 1" descr="A graph of different types of numbers&#10;&#10;Description automatically generated with medium confidence"/>
                      <pic:cNvPicPr/>
                    </pic:nvPicPr>
                    <pic:blipFill>
                      <a:blip r:embed="rId19"/>
                      <a:stretch>
                        <a:fillRect/>
                      </a:stretch>
                    </pic:blipFill>
                    <pic:spPr>
                      <a:xfrm>
                        <a:off x="0" y="0"/>
                        <a:ext cx="5943600" cy="4695825"/>
                      </a:xfrm>
                      <a:prstGeom prst="rect">
                        <a:avLst/>
                      </a:prstGeom>
                    </pic:spPr>
                  </pic:pic>
                </a:graphicData>
              </a:graphic>
            </wp:inline>
          </w:drawing>
        </w:r>
      </w:del>
    </w:p>
    <w:p w14:paraId="38927165" w14:textId="23A90868" w:rsidR="00767F19" w:rsidDel="00271666" w:rsidRDefault="00767F19" w:rsidP="00014B1A">
      <w:pPr>
        <w:pStyle w:val="li1"/>
        <w:spacing w:before="0" w:beforeAutospacing="0" w:after="0" w:afterAutospacing="0"/>
        <w:rPr>
          <w:del w:id="352" w:author="Anila Mehta" w:date="2026-03-31T16:01:00Z"/>
          <w:b/>
          <w:bCs/>
          <w:color w:val="000000"/>
        </w:rPr>
      </w:pPr>
    </w:p>
    <w:p w14:paraId="5F77F085" w14:textId="26B4463D" w:rsidR="00014B1A" w:rsidDel="00271666" w:rsidRDefault="00014B1A" w:rsidP="00014B1A">
      <w:pPr>
        <w:pStyle w:val="li1"/>
        <w:spacing w:before="0" w:beforeAutospacing="0" w:after="0" w:afterAutospacing="0"/>
        <w:rPr>
          <w:del w:id="353" w:author="Anila Mehta" w:date="2026-03-31T16:01:00Z"/>
          <w:b/>
          <w:bCs/>
          <w:color w:val="000000"/>
        </w:rPr>
      </w:pPr>
    </w:p>
    <w:p w14:paraId="1752F948" w14:textId="77777777" w:rsidR="00014B1A" w:rsidDel="00D64177" w:rsidRDefault="00014B1A" w:rsidP="00014B1A">
      <w:pPr>
        <w:pStyle w:val="li1"/>
        <w:spacing w:before="0" w:beforeAutospacing="0" w:after="0" w:afterAutospacing="0"/>
        <w:rPr>
          <w:del w:id="354" w:author="Anila Mehta" w:date="2026-04-01T15:46:00Z"/>
          <w:b/>
          <w:bCs/>
          <w:color w:val="000000"/>
        </w:rPr>
      </w:pPr>
    </w:p>
    <w:p w14:paraId="68734BB4" w14:textId="77777777" w:rsidR="00A52488" w:rsidDel="00D64177" w:rsidRDefault="00A52488" w:rsidP="00014B1A">
      <w:pPr>
        <w:pStyle w:val="p2"/>
        <w:spacing w:before="0" w:beforeAutospacing="0" w:after="0" w:afterAutospacing="0"/>
        <w:rPr>
          <w:del w:id="355" w:author="Anila Mehta" w:date="2026-04-01T15:46:00Z"/>
          <w:color w:val="000000"/>
        </w:rPr>
      </w:pPr>
    </w:p>
    <w:p w14:paraId="6D5DB358" w14:textId="77777777" w:rsidR="00A52488" w:rsidRPr="00623125" w:rsidRDefault="00A52488" w:rsidP="00014B1A">
      <w:pPr>
        <w:pStyle w:val="p2"/>
        <w:spacing w:before="0" w:beforeAutospacing="0" w:after="0" w:afterAutospacing="0"/>
        <w:rPr>
          <w:color w:val="000000"/>
        </w:rPr>
      </w:pPr>
    </w:p>
    <w:p w14:paraId="403E0289" w14:textId="77777777" w:rsidR="00014B1A" w:rsidRPr="00656FB1" w:rsidRDefault="00014B1A" w:rsidP="00271666">
      <w:pPr>
        <w:pStyle w:val="p2"/>
        <w:spacing w:before="0" w:beforeAutospacing="0" w:after="0" w:afterAutospacing="0"/>
      </w:pPr>
      <w:r w:rsidRPr="00656FB1">
        <w:rPr>
          <w:rStyle w:val="s1"/>
          <w:b/>
          <w:bCs/>
          <w:color w:val="000000"/>
          <w:u w:val="single"/>
        </w:rPr>
        <w:t>Discussion:</w:t>
      </w:r>
      <w:r w:rsidRPr="00656FB1">
        <w:rPr>
          <w:rStyle w:val="apple-converted-space"/>
          <w:b/>
          <w:bCs/>
          <w:color w:val="000000"/>
        </w:rPr>
        <w:t> </w:t>
      </w:r>
    </w:p>
    <w:p w14:paraId="75F5BE13" w14:textId="77777777" w:rsidR="00582361" w:rsidRDefault="00582361" w:rsidP="00014B1A">
      <w:pPr>
        <w:pStyle w:val="p2"/>
        <w:spacing w:before="0" w:beforeAutospacing="0" w:after="0" w:afterAutospacing="0"/>
        <w:rPr>
          <w:color w:val="000000"/>
        </w:rPr>
      </w:pPr>
    </w:p>
    <w:p w14:paraId="2D488820" w14:textId="2076005E" w:rsidR="003748FA" w:rsidRDefault="007F6E7F" w:rsidP="003C68CF">
      <w:pPr>
        <w:pStyle w:val="p2"/>
        <w:spacing w:before="0" w:beforeAutospacing="0" w:after="0" w:afterAutospacing="0"/>
        <w:rPr>
          <w:ins w:id="356" w:author="Anila Mehta" w:date="2026-03-31T17:03:00Z"/>
        </w:rPr>
      </w:pPr>
      <w:r>
        <w:t xml:space="preserve">In this large, multicenter cohort, hypercapnia identified on VBG demonstrated prognostic associations with ventilatory support, diagnostic labeling and mortality that were </w:t>
      </w:r>
      <w:proofErr w:type="gramStart"/>
      <w:r>
        <w:t>similar to</w:t>
      </w:r>
      <w:proofErr w:type="gramEnd"/>
      <w:r>
        <w:t xml:space="preserve"> those observed with arterial hypercapnia after accounting for differences in </w:t>
      </w:r>
      <w:r w:rsidR="00FB4309">
        <w:t>test ordering</w:t>
      </w:r>
      <w:r>
        <w:t xml:space="preserve">. </w:t>
      </w:r>
      <w:r w:rsidR="009E5E1F">
        <w:t>The</w:t>
      </w:r>
      <w:r w:rsidR="003748FA">
        <w:t xml:space="preserve"> odds ratio for </w:t>
      </w:r>
      <w:r w:rsidR="009E5E1F">
        <w:t>hypercapnia on ABG and VBG are 1.</w:t>
      </w:r>
      <w:r>
        <w:t>33</w:t>
      </w:r>
      <w:r w:rsidR="009E5E1F">
        <w:t xml:space="preserve"> vs. </w:t>
      </w:r>
      <w:r>
        <w:t>1.54</w:t>
      </w:r>
      <w:r w:rsidR="009E5E1F">
        <w:t xml:space="preserve"> (IMV), </w:t>
      </w:r>
      <w:r>
        <w:t>2.64</w:t>
      </w:r>
      <w:r w:rsidR="009E5E1F">
        <w:t xml:space="preserve"> vs. </w:t>
      </w:r>
      <w:r>
        <w:t>2.93</w:t>
      </w:r>
      <w:r w:rsidR="009E5E1F">
        <w:t xml:space="preserve"> (NIV), </w:t>
      </w:r>
      <w:r>
        <w:t>1.40</w:t>
      </w:r>
      <w:r w:rsidR="009E5E1F">
        <w:t xml:space="preserve"> vs. 1.</w:t>
      </w:r>
      <w:r>
        <w:t>42</w:t>
      </w:r>
      <w:r w:rsidR="009E5E1F">
        <w:t xml:space="preserve"> (mortality) and </w:t>
      </w:r>
      <w:r>
        <w:t>6.23</w:t>
      </w:r>
      <w:r w:rsidR="009E5E1F">
        <w:t xml:space="preserve"> vs 8.</w:t>
      </w:r>
      <w:r>
        <w:t xml:space="preserve">00 </w:t>
      </w:r>
      <w:r w:rsidR="009E5E1F">
        <w:t xml:space="preserve">(diagnosis of hypercapnia respiratory failure). </w:t>
      </w:r>
      <w:r>
        <w:t xml:space="preserve">These findings suggest that the clinical information conveyed by venous hypercapnia </w:t>
      </w:r>
      <w:r w:rsidR="001353ED">
        <w:t xml:space="preserve">are </w:t>
      </w:r>
      <w:proofErr w:type="gramStart"/>
      <w:r w:rsidR="001353ED">
        <w:t>similar to</w:t>
      </w:r>
      <w:proofErr w:type="gramEnd"/>
      <w:r>
        <w:t xml:space="preserve"> arterial measurements</w:t>
      </w:r>
      <w:r w:rsidR="00864AE3">
        <w:t xml:space="preserve"> with respect to clinically </w:t>
      </w:r>
      <w:commentRangeStart w:id="357"/>
      <w:r w:rsidR="00864AE3">
        <w:t>meaningful outcomes</w:t>
      </w:r>
      <w:commentRangeEnd w:id="357"/>
      <w:r w:rsidR="00FB4309">
        <w:rPr>
          <w:rStyle w:val="CommentReference"/>
          <w:sz w:val="24"/>
          <w:szCs w:val="24"/>
        </w:rPr>
        <w:commentReference w:id="357"/>
      </w:r>
      <w:r w:rsidR="001353ED">
        <w:t xml:space="preserve">, and thus are likely to be similarly clinical useful in </w:t>
      </w:r>
      <w:r w:rsidR="0002440A">
        <w:t>emergency room</w:t>
      </w:r>
      <w:r w:rsidR="001353ED">
        <w:t xml:space="preserve"> and inpatient settings</w:t>
      </w:r>
      <w:r w:rsidR="00864AE3">
        <w:t xml:space="preserve">. </w:t>
      </w:r>
    </w:p>
    <w:p w14:paraId="7218876F" w14:textId="77777777" w:rsidR="0002440A" w:rsidRDefault="0002440A" w:rsidP="003C68CF">
      <w:pPr>
        <w:pStyle w:val="p2"/>
        <w:spacing w:before="0" w:beforeAutospacing="0" w:after="0" w:afterAutospacing="0"/>
        <w:rPr>
          <w:ins w:id="358" w:author="Anila Mehta" w:date="2026-03-31T17:03:00Z"/>
        </w:rPr>
      </w:pPr>
    </w:p>
    <w:p w14:paraId="42EC9C3D" w14:textId="1B690CF8" w:rsidR="0002440A" w:rsidRDefault="0002440A" w:rsidP="003C68CF">
      <w:pPr>
        <w:pStyle w:val="p2"/>
        <w:spacing w:before="0" w:beforeAutospacing="0" w:after="0" w:afterAutospacing="0"/>
      </w:pPr>
      <w:ins w:id="359" w:author="Anila Mehta" w:date="2026-03-31T17:03:00Z">
        <w:r>
          <w:t xml:space="preserve">Previous studies have shown that venous and arterial </w:t>
        </w:r>
        <w:proofErr w:type="spellStart"/>
        <w:r w:rsidRPr="00C92D73">
          <w:rPr>
            <w:rFonts w:eastAsiaTheme="minorHAnsi"/>
            <w:kern w:val="2"/>
            <w14:ligatures w14:val="standardContextual"/>
          </w:rPr>
          <w:t>p</w:t>
        </w:r>
        <w:r w:rsidRPr="00D50D21">
          <w:t>CO</w:t>
        </w:r>
        <w:proofErr w:type="spellEnd"/>
        <w:r w:rsidRPr="00D50D21">
          <w:t>₂</w:t>
        </w:r>
        <w:r>
          <w:t xml:space="preserve"> values are strongly correlated. However, the prior work has focused on diagnostic accuracy or correlation coefficients rather than clinical outcomes. Our study evaluates whether hypercapnia identified on ABG or VBG is associated with subsequent clinical outcomes, not whether venous and arterial measurements are interchangeable or whether one sampling method causes difference outcomes. Although balance across measured covariates was achieved, residual confounding likely persists due to unmeasured factors such as clinician decision-making and availability of each test. These elements are incompletely captured within the electronic medical record and may influence the test selection. </w:t>
        </w:r>
      </w:ins>
    </w:p>
    <w:p w14:paraId="0B3ACE9A" w14:textId="0854DB63" w:rsidR="00AD221A" w:rsidDel="00AD221A" w:rsidRDefault="00AD221A" w:rsidP="003C68CF">
      <w:pPr>
        <w:pStyle w:val="p2"/>
        <w:spacing w:before="0" w:beforeAutospacing="0" w:after="0" w:afterAutospacing="0"/>
        <w:rPr>
          <w:del w:id="360" w:author="Anila Mehta" w:date="2026-03-31T16:51:00Z"/>
        </w:rPr>
      </w:pPr>
    </w:p>
    <w:p w14:paraId="6CB017FB" w14:textId="77777777" w:rsidR="009E5E1F" w:rsidRDefault="009E5E1F" w:rsidP="003C68CF">
      <w:pPr>
        <w:pStyle w:val="p2"/>
        <w:spacing w:before="0" w:beforeAutospacing="0" w:after="0" w:afterAutospacing="0"/>
      </w:pPr>
    </w:p>
    <w:p w14:paraId="7D73059F" w14:textId="7B0E5547" w:rsidR="007F6E7F" w:rsidRDefault="00864AE3" w:rsidP="003C68CF">
      <w:pPr>
        <w:pStyle w:val="p2"/>
        <w:spacing w:before="0" w:beforeAutospacing="0" w:after="0" w:afterAutospacing="0"/>
      </w:pPr>
      <w:r>
        <w:t>Both v</w:t>
      </w:r>
      <w:r w:rsidR="007F6E7F">
        <w:t xml:space="preserve">enous and arterial hypercapnia </w:t>
      </w:r>
      <w:r>
        <w:t xml:space="preserve">were strongly associated with the receipt of </w:t>
      </w:r>
      <w:del w:id="361" w:author="Anila Mehta" w:date="2026-03-31T16:51:00Z">
        <w:r w:rsidDel="00AD221A">
          <w:delText xml:space="preserve">IMV, </w:delText>
        </w:r>
      </w:del>
      <w:r>
        <w:t>NIV and with the diagnostic labeling of hypercapnic respiratory failure</w:t>
      </w:r>
      <w:ins w:id="362" w:author="Anila Mehta" w:date="2026-03-31T16:51:00Z">
        <w:r w:rsidR="00AD221A">
          <w:t>, as expected</w:t>
        </w:r>
      </w:ins>
      <w:r>
        <w:t xml:space="preserve">. In contrast, mortality </w:t>
      </w:r>
      <w:ins w:id="363" w:author="Anila Mehta" w:date="2026-03-31T16:54:00Z">
        <w:r w:rsidR="00AD221A">
          <w:t xml:space="preserve">demonstrated </w:t>
        </w:r>
      </w:ins>
      <w:del w:id="364" w:author="Anila Mehta" w:date="2026-03-31T16:54:00Z">
        <w:r w:rsidDel="00AD221A">
          <w:delText xml:space="preserve">demonstrated </w:delText>
        </w:r>
      </w:del>
      <w:r>
        <w:t xml:space="preserve">similar odds ratios across hypercapnic </w:t>
      </w:r>
      <w:r w:rsidR="007F6E7F">
        <w:t xml:space="preserve">and </w:t>
      </w:r>
      <w:proofErr w:type="spellStart"/>
      <w:r w:rsidR="007F6E7F">
        <w:t>hypocapnic</w:t>
      </w:r>
      <w:proofErr w:type="spellEnd"/>
      <w:r w:rsidR="007F6E7F">
        <w:t xml:space="preserve"> groups </w:t>
      </w:r>
      <w:r>
        <w:t>within both</w:t>
      </w:r>
      <w:r w:rsidR="007F6E7F">
        <w:t xml:space="preserve"> VBG </w:t>
      </w:r>
      <w:r w:rsidR="007F6E7F">
        <w:lastRenderedPageBreak/>
        <w:t>and ABG cohorts.</w:t>
      </w:r>
      <w:ins w:id="365" w:author="Anila Mehta" w:date="2026-03-31T16:54:00Z">
        <w:r w:rsidR="00AD221A">
          <w:t xml:space="preserve"> For mortality and IMV, blood gases can be obtained to evaluate respiratory </w:t>
        </w:r>
      </w:ins>
      <w:ins w:id="366" w:author="Anila Mehta" w:date="2026-03-31T16:55:00Z">
        <w:r w:rsidR="00AD221A">
          <w:t>or metabolic status</w:t>
        </w:r>
      </w:ins>
      <w:ins w:id="367" w:author="Anila Mehta" w:date="2026-03-31T17:02:00Z">
        <w:r w:rsidR="0002440A">
          <w:t xml:space="preserve">. </w:t>
        </w:r>
      </w:ins>
      <w:r w:rsidR="007F6E7F">
        <w:t xml:space="preserve"> </w:t>
      </w:r>
      <w:commentRangeStart w:id="368"/>
      <w:proofErr w:type="gramStart"/>
      <w:r w:rsidR="007F6E7F">
        <w:t>This</w:t>
      </w:r>
      <w:proofErr w:type="gramEnd"/>
      <w:r w:rsidR="007F6E7F">
        <w:t xml:space="preserve"> </w:t>
      </w:r>
      <w:r>
        <w:t xml:space="preserve">pattern likely reflects the heterogeneity of illness severity in this population, in which mortality may occur from causes unrelated to ventilatory failure. </w:t>
      </w:r>
      <w:r w:rsidR="007F6E7F">
        <w:t xml:space="preserve"> </w:t>
      </w:r>
      <w:commentRangeEnd w:id="368"/>
      <w:r w:rsidR="001353ED">
        <w:rPr>
          <w:rStyle w:val="CommentReference"/>
          <w:sz w:val="24"/>
          <w:szCs w:val="24"/>
        </w:rPr>
        <w:commentReference w:id="368"/>
      </w:r>
    </w:p>
    <w:p w14:paraId="1299D847" w14:textId="77777777" w:rsidR="007F6E7F" w:rsidRDefault="007F6E7F" w:rsidP="003C68CF">
      <w:pPr>
        <w:pStyle w:val="p2"/>
        <w:spacing w:before="0" w:beforeAutospacing="0" w:after="0" w:afterAutospacing="0"/>
        <w:rPr>
          <w:ins w:id="369" w:author="Anila Mehta" w:date="2026-02-17T15:51:00Z"/>
        </w:rPr>
      </w:pPr>
    </w:p>
    <w:p w14:paraId="7F042B67" w14:textId="6A2E769C" w:rsidR="009E5E1F" w:rsidDel="007F6E7F" w:rsidRDefault="009E5E1F" w:rsidP="003C68CF">
      <w:pPr>
        <w:pStyle w:val="p2"/>
        <w:spacing w:before="0" w:beforeAutospacing="0" w:after="0" w:afterAutospacing="0"/>
        <w:rPr>
          <w:del w:id="370" w:author="Anila Mehta" w:date="2026-02-17T15:52:00Z"/>
        </w:rPr>
      </w:pPr>
      <w:del w:id="371" w:author="Anila Mehta" w:date="2026-02-17T15:51:00Z">
        <w:r w:rsidDel="007F6E7F">
          <w:delText xml:space="preserve">Arterial hypercapnia had higher likelihood </w:delText>
        </w:r>
        <w:r w:rsidR="000915C4" w:rsidDel="007F6E7F">
          <w:delText xml:space="preserve">of NIV compared to VBG; however the remaining three outcomes, venous hypercapnia had higher likelihood compared to ABG. Evaluating the splines, IMV and mortality had somewhat flat predicted probability despite the CO2 value. </w:delText>
        </w:r>
      </w:del>
      <w:del w:id="372" w:author="Anila Mehta" w:date="2026-02-17T15:52:00Z">
        <w:r w:rsidR="000915C4" w:rsidDel="007F6E7F">
          <w:delText xml:space="preserve">This may be due to some patients receiving either blood gas have higher illness severity and may be intubated or expire due to another cause </w:delText>
        </w:r>
        <w:r w:rsidR="00AD2A62" w:rsidDel="007F6E7F">
          <w:delText xml:space="preserve">other </w:delText>
        </w:r>
        <w:r w:rsidR="000915C4" w:rsidDel="007F6E7F">
          <w:delText xml:space="preserve">than hypercapnic respiratory failure. Additionally, there was minimal difference in the odds ratios between the hypocapnia and hypercapnia groups for mortality in both blood gas groups. The NIV and hypercapnic respiratory failure splines, have an increase in predicted probability as CO2 reaches hypercapnia across both blood gas groups.   </w:delText>
        </w:r>
      </w:del>
    </w:p>
    <w:p w14:paraId="1E1625CC" w14:textId="77777777" w:rsidR="003748FA" w:rsidDel="007F6E7F" w:rsidRDefault="003748FA" w:rsidP="003C68CF">
      <w:pPr>
        <w:pStyle w:val="p2"/>
        <w:spacing w:before="0" w:beforeAutospacing="0" w:after="0" w:afterAutospacing="0"/>
        <w:rPr>
          <w:del w:id="373" w:author="Anila Mehta" w:date="2026-02-17T15:52:00Z"/>
        </w:rPr>
      </w:pPr>
    </w:p>
    <w:p w14:paraId="7C76AB83" w14:textId="41D7493D" w:rsidR="003748FA" w:rsidRPr="00C92D73" w:rsidDel="0002440A" w:rsidRDefault="000915C4">
      <w:pPr>
        <w:pStyle w:val="p2"/>
        <w:spacing w:before="0" w:beforeAutospacing="0" w:after="0" w:afterAutospacing="0"/>
        <w:rPr>
          <w:del w:id="374" w:author="Anila Mehta" w:date="2026-03-31T17:03:00Z"/>
        </w:rPr>
        <w:pPrChange w:id="375" w:author="Anila Mehta" w:date="2026-02-17T15:52:00Z">
          <w:pPr/>
        </w:pPrChange>
      </w:pPr>
      <w:del w:id="376" w:author="Anila Mehta" w:date="2026-03-31T17:03:00Z">
        <w:r w:rsidDel="0002440A">
          <w:delText xml:space="preserve">Previous studies have shown that venous and arterial </w:delText>
        </w:r>
        <w:r w:rsidRPr="00C92D73" w:rsidDel="0002440A">
          <w:rPr>
            <w:rFonts w:eastAsiaTheme="minorHAnsi"/>
            <w:kern w:val="2"/>
            <w14:ligatures w14:val="standardContextual"/>
          </w:rPr>
          <w:delText>p</w:delText>
        </w:r>
        <w:r w:rsidRPr="00D50D21" w:rsidDel="0002440A">
          <w:delText>CO₂</w:delText>
        </w:r>
        <w:r w:rsidDel="0002440A">
          <w:delText xml:space="preserve"> values are strongly correlated. However, the prior work has focused on diagnostic accuracy or correlation coefficients rather than clinical outcomes.</w:delText>
        </w:r>
        <w:r w:rsidR="00AD2A62" w:rsidDel="0002440A">
          <w:delText xml:space="preserve"> </w:delText>
        </w:r>
        <w:commentRangeStart w:id="377"/>
        <w:r w:rsidR="00E94929" w:rsidDel="0002440A">
          <w:delText>Our study evaluates whether hypercapnia identified on ABG or VBG is associated with subsequent clinical outcomes, not whether venous and arterial measurements are interchangeable or whether one sampling method causes difference outcomes</w:delText>
        </w:r>
        <w:commentRangeStart w:id="378"/>
        <w:r w:rsidR="00E94929" w:rsidDel="0002440A">
          <w:delText xml:space="preserve">.  These prognostic inferences rest on the assumption that inverse propensity weighting adequately accounts for systematic differences in patients selected for ABG vs VBG testing. </w:delText>
        </w:r>
        <w:commentRangeEnd w:id="378"/>
        <w:r w:rsidR="001353ED" w:rsidDel="0002440A">
          <w:rPr>
            <w:rStyle w:val="CommentReference"/>
            <w:sz w:val="24"/>
            <w:szCs w:val="24"/>
          </w:rPr>
          <w:commentReference w:id="378"/>
        </w:r>
        <w:r w:rsidR="00E94929" w:rsidDel="0002440A">
          <w:delText xml:space="preserve">Although balance across measured covariates was achieved, residual confounding likely persists due to unmeasured factors such as clinician decision-making and availability of each test. </w:delText>
        </w:r>
        <w:r w:rsidR="00864AE3" w:rsidDel="0002440A">
          <w:delText xml:space="preserve">These elements are incompletely captured within the electronic medical record and may influence the test selection. </w:delText>
        </w:r>
      </w:del>
      <w:del w:id="379" w:author="Anila Mehta" w:date="2026-02-17T16:01:00Z">
        <w:r w:rsidR="00E94929" w:rsidDel="00864AE3">
          <w:delText xml:space="preserve">These are examples of what may influence the decision to obtain and ABG vs VBG that is not captured fully within the electronic medical record.  </w:delText>
        </w:r>
        <w:commentRangeEnd w:id="377"/>
        <w:r w:rsidR="00E94929" w:rsidRPr="00C92D73" w:rsidDel="00864AE3">
          <w:rPr>
            <w:rStyle w:val="CommentReference"/>
            <w:sz w:val="24"/>
            <w:szCs w:val="24"/>
          </w:rPr>
          <w:commentReference w:id="377"/>
        </w:r>
      </w:del>
    </w:p>
    <w:p w14:paraId="0A0D3E3E" w14:textId="1CF13326" w:rsidR="000915C4" w:rsidDel="00D64177" w:rsidRDefault="000915C4" w:rsidP="00D61DF5">
      <w:pPr>
        <w:rPr>
          <w:del w:id="380" w:author="Anila Mehta" w:date="2026-04-01T15:46:00Z"/>
          <w:rFonts w:ascii="Times New Roman" w:hAnsi="Times New Roman"/>
          <w:color w:val="000000"/>
        </w:rPr>
      </w:pPr>
    </w:p>
    <w:p w14:paraId="4F7A6769" w14:textId="71540239" w:rsidR="008F038C" w:rsidRDefault="00582361" w:rsidP="00D61DF5">
      <w:pPr>
        <w:rPr>
          <w:rFonts w:ascii="Times New Roman" w:hAnsi="Times New Roman"/>
          <w:color w:val="000000"/>
        </w:rPr>
      </w:pPr>
      <w:commentRangeStart w:id="381"/>
      <w:r>
        <w:rPr>
          <w:rFonts w:ascii="Times New Roman" w:hAnsi="Times New Roman"/>
          <w:color w:val="000000"/>
        </w:rPr>
        <w:t xml:space="preserve">Our </w:t>
      </w:r>
      <w:r w:rsidR="008F038C">
        <w:rPr>
          <w:rFonts w:ascii="Times New Roman" w:hAnsi="Times New Roman"/>
          <w:color w:val="000000"/>
        </w:rPr>
        <w:t xml:space="preserve">results have broader implications </w:t>
      </w:r>
      <w:commentRangeEnd w:id="381"/>
      <w:r w:rsidR="00012817">
        <w:rPr>
          <w:rStyle w:val="CommentReference"/>
          <w:rFonts w:ascii="Times New Roman" w:hAnsi="Times New Roman"/>
          <w:color w:val="000000"/>
          <w:sz w:val="24"/>
          <w:szCs w:val="24"/>
        </w:rPr>
        <w:commentReference w:id="381"/>
      </w:r>
      <w:r w:rsidR="008F038C">
        <w:rPr>
          <w:rFonts w:ascii="Times New Roman" w:hAnsi="Times New Roman"/>
          <w:color w:val="000000"/>
        </w:rPr>
        <w:t>for both clinical practice and health</w:t>
      </w:r>
      <w:del w:id="382" w:author="Anila Mehta" w:date="2026-02-17T15:43:00Z">
        <w:r w:rsidR="008F038C" w:rsidDel="00D01958">
          <w:rPr>
            <w:rFonts w:ascii="Times New Roman" w:hAnsi="Times New Roman"/>
            <w:color w:val="000000"/>
          </w:rPr>
          <w:delText>y</w:delText>
        </w:r>
      </w:del>
      <w:r w:rsidR="008F038C">
        <w:rPr>
          <w:rFonts w:ascii="Times New Roman" w:hAnsi="Times New Roman"/>
          <w:color w:val="000000"/>
        </w:rPr>
        <w:t xml:space="preserve"> system policy. Despite widespread clinical use of VBGs to assess hypercapnia</w:t>
      </w:r>
      <w:r>
        <w:rPr>
          <w:rFonts w:ascii="Times New Roman" w:hAnsi="Times New Roman"/>
          <w:color w:val="000000"/>
        </w:rPr>
        <w:t>, formal diagnostic criteria, billing structures and device qualification requirements still rely on arterial confirmation. Aligning these frameworks with real-world practice could simplify workflows, reduce patient discomfort, and lower costs without comprising diagnostic accuracy. Expanding the acceptance of venous-based definitions may also enable more efficient outpatient follow-up and titration of non-invasive ventilation</w:t>
      </w:r>
      <w:del w:id="383" w:author="Brian Locke [2]" w:date="2026-03-26T16:21:00Z">
        <w:r w:rsidDel="001353ED">
          <w:rPr>
            <w:rFonts w:ascii="Times New Roman" w:hAnsi="Times New Roman"/>
            <w:color w:val="000000"/>
          </w:rPr>
          <w:delText xml:space="preserve"> or supplemental oxygen therapy</w:delText>
        </w:r>
      </w:del>
      <w:r>
        <w:rPr>
          <w:rFonts w:ascii="Times New Roman" w:hAnsi="Times New Roman"/>
          <w:color w:val="000000"/>
        </w:rPr>
        <w:t xml:space="preserve">. </w:t>
      </w:r>
    </w:p>
    <w:p w14:paraId="5170EE5D" w14:textId="77777777" w:rsidR="008F038C" w:rsidRDefault="008F038C" w:rsidP="00D61DF5">
      <w:pPr>
        <w:rPr>
          <w:rFonts w:ascii="Times New Roman" w:hAnsi="Times New Roman"/>
          <w:color w:val="000000"/>
        </w:rPr>
      </w:pPr>
    </w:p>
    <w:p w14:paraId="0213CAF4" w14:textId="77777777" w:rsidR="00D61DF5" w:rsidRDefault="00D61DF5" w:rsidP="00D61DF5">
      <w:pPr>
        <w:rPr>
          <w:rFonts w:ascii="Times New Roman" w:hAnsi="Times New Roman" w:cs="Times New Roman"/>
          <w:i/>
          <w:iCs/>
        </w:rPr>
      </w:pPr>
    </w:p>
    <w:p w14:paraId="37F48482" w14:textId="4E6807A4" w:rsidR="00D61DF5" w:rsidRPr="00130945" w:rsidRDefault="00D61DF5" w:rsidP="00130945">
      <w:pPr>
        <w:rPr>
          <w:rFonts w:ascii="Times New Roman" w:hAnsi="Times New Roman" w:cs="Times New Roman"/>
          <w:b/>
          <w:bCs/>
        </w:rPr>
      </w:pPr>
      <w:r w:rsidRPr="00130945">
        <w:rPr>
          <w:rFonts w:ascii="Times New Roman" w:hAnsi="Times New Roman" w:cs="Times New Roman"/>
          <w:b/>
          <w:bCs/>
        </w:rPr>
        <w:t xml:space="preserve">Strength and Limitations </w:t>
      </w:r>
    </w:p>
    <w:p w14:paraId="3B279439" w14:textId="77777777" w:rsidR="00D61DF5" w:rsidRDefault="00D61DF5" w:rsidP="00014B1A">
      <w:pPr>
        <w:rPr>
          <w:rFonts w:ascii="Times New Roman" w:hAnsi="Times New Roman" w:cs="Times New Roman"/>
          <w:i/>
          <w:iCs/>
        </w:rPr>
      </w:pPr>
    </w:p>
    <w:p w14:paraId="2548B667" w14:textId="1B90D7D8" w:rsidR="00D61DF5" w:rsidRDefault="00D61DF5" w:rsidP="00014B1A">
      <w:pPr>
        <w:rPr>
          <w:rFonts w:ascii="Times New Roman" w:hAnsi="Times New Roman" w:cs="Times New Roman"/>
        </w:rPr>
      </w:pPr>
      <w:r>
        <w:rPr>
          <w:rFonts w:ascii="Times New Roman" w:hAnsi="Times New Roman" w:cs="Times New Roman"/>
        </w:rPr>
        <w:t>This study has several strengths. It</w:t>
      </w:r>
      <w:r w:rsidR="00205822">
        <w:rPr>
          <w:rFonts w:ascii="Times New Roman" w:hAnsi="Times New Roman" w:cs="Times New Roman"/>
        </w:rPr>
        <w:t xml:space="preserve">s large, multi-institutional cohort enhances analytic flexibility and minimizes overfitting risk, allowing stable modeling of sampling and outcome relationships. </w:t>
      </w:r>
      <w:r w:rsidR="00971134">
        <w:rPr>
          <w:rFonts w:ascii="Times New Roman" w:hAnsi="Times New Roman" w:cs="Times New Roman"/>
        </w:rPr>
        <w:t xml:space="preserve">The study design reflects real-world clinical practice by stratifying patients who underwent either ABG or VBG testing, providing insight into how hypercapnia is assessed and managed across different clinical contexts. </w:t>
      </w:r>
      <w:r>
        <w:rPr>
          <w:rFonts w:ascii="Times New Roman" w:hAnsi="Times New Roman" w:cs="Times New Roman"/>
        </w:rPr>
        <w:t>The use of multivariable logistic regressions and inverse propensity weighting allowed for the adjustment of measured co</w:t>
      </w:r>
      <w:r w:rsidR="00D01958">
        <w:rPr>
          <w:rFonts w:ascii="Times New Roman" w:hAnsi="Times New Roman" w:cs="Times New Roman"/>
        </w:rPr>
        <w:t>n</w:t>
      </w:r>
      <w:r>
        <w:rPr>
          <w:rFonts w:ascii="Times New Roman" w:hAnsi="Times New Roman" w:cs="Times New Roman"/>
        </w:rPr>
        <w:t>founders and provided a robust assessment of associations between hypercapnia and important clinical outcomes such as mechanical ventilation, non-invasive ventilation and 60</w:t>
      </w:r>
      <w:r w:rsidR="0087161F">
        <w:rPr>
          <w:rFonts w:ascii="Times New Roman" w:hAnsi="Times New Roman" w:cs="Times New Roman"/>
        </w:rPr>
        <w:t>-</w:t>
      </w:r>
      <w:r>
        <w:rPr>
          <w:rFonts w:ascii="Times New Roman" w:hAnsi="Times New Roman" w:cs="Times New Roman"/>
        </w:rPr>
        <w:t>day mortality</w:t>
      </w:r>
      <w:r w:rsidR="001353ED">
        <w:rPr>
          <w:rFonts w:ascii="Times New Roman" w:hAnsi="Times New Roman" w:cs="Times New Roman"/>
        </w:rPr>
        <w:t xml:space="preserve"> after accounting for differences in ordering patterns</w:t>
      </w:r>
      <w:r>
        <w:rPr>
          <w:rFonts w:ascii="Times New Roman" w:hAnsi="Times New Roman" w:cs="Times New Roman"/>
        </w:rPr>
        <w:t xml:space="preserve">. </w:t>
      </w:r>
      <w:r w:rsidR="00971134">
        <w:rPr>
          <w:rFonts w:ascii="Times New Roman" w:hAnsi="Times New Roman" w:cs="Times New Roman"/>
        </w:rPr>
        <w:t xml:space="preserve">Propensity scores were estimated using </w:t>
      </w:r>
      <w:r w:rsidR="001353ED">
        <w:rPr>
          <w:rFonts w:ascii="Times New Roman" w:hAnsi="Times New Roman" w:cs="Times New Roman"/>
        </w:rPr>
        <w:t xml:space="preserve">statistical </w:t>
      </w:r>
      <w:r w:rsidR="00971134">
        <w:rPr>
          <w:rFonts w:ascii="Times New Roman" w:hAnsi="Times New Roman" w:cs="Times New Roman"/>
        </w:rPr>
        <w:t>method</w:t>
      </w:r>
      <w:r w:rsidR="001353ED">
        <w:rPr>
          <w:rFonts w:ascii="Times New Roman" w:hAnsi="Times New Roman" w:cs="Times New Roman"/>
        </w:rPr>
        <w:t>s</w:t>
      </w:r>
      <w:r w:rsidR="00971134">
        <w:rPr>
          <w:rFonts w:ascii="Times New Roman" w:hAnsi="Times New Roman" w:cs="Times New Roman"/>
        </w:rPr>
        <w:t xml:space="preserve"> that accommodate non-linear relationships </w:t>
      </w:r>
      <w:commentRangeStart w:id="384"/>
      <w:r w:rsidR="00971134">
        <w:rPr>
          <w:rFonts w:ascii="Times New Roman" w:hAnsi="Times New Roman" w:cs="Times New Roman"/>
        </w:rPr>
        <w:t>and missing data</w:t>
      </w:r>
      <w:r w:rsidR="001353ED">
        <w:rPr>
          <w:rFonts w:ascii="Times New Roman" w:hAnsi="Times New Roman" w:cs="Times New Roman"/>
        </w:rPr>
        <w:t xml:space="preserve"> (by imputation), and results were qualitative similar using flexible machine learning (appendix)</w:t>
      </w:r>
      <w:r w:rsidR="00971134">
        <w:rPr>
          <w:rFonts w:ascii="Times New Roman" w:hAnsi="Times New Roman" w:cs="Times New Roman"/>
        </w:rPr>
        <w:t xml:space="preserve">. </w:t>
      </w:r>
      <w:commentRangeEnd w:id="384"/>
      <w:r w:rsidR="00012817">
        <w:rPr>
          <w:rStyle w:val="CommentReference"/>
          <w:rFonts w:ascii="Times New Roman" w:hAnsi="Times New Roman" w:cs="Times New Roman"/>
          <w:sz w:val="24"/>
          <w:szCs w:val="24"/>
        </w:rPr>
        <w:commentReference w:id="384"/>
      </w:r>
      <w:r w:rsidR="00E94929">
        <w:rPr>
          <w:rFonts w:ascii="Times New Roman" w:hAnsi="Times New Roman" w:cs="Times New Roman"/>
        </w:rPr>
        <w:t xml:space="preserve">In addition, restricted cubic spline models were used to flexibly characterize the continuous relationship between pCO2 and outcomes without imposing linearity assumptions and multiple imputation was employed to address missing covariate data, reducing bias. </w:t>
      </w:r>
    </w:p>
    <w:p w14:paraId="423FC835" w14:textId="77777777" w:rsidR="00D61DF5" w:rsidRDefault="00D61DF5" w:rsidP="00014B1A">
      <w:pPr>
        <w:rPr>
          <w:rFonts w:ascii="Times New Roman" w:hAnsi="Times New Roman" w:cs="Times New Roman"/>
        </w:rPr>
      </w:pPr>
    </w:p>
    <w:p w14:paraId="4B755A38" w14:textId="1404446A" w:rsidR="009961A5" w:rsidRDefault="00D61DF5" w:rsidP="00014B1A">
      <w:pPr>
        <w:rPr>
          <w:rFonts w:ascii="Times New Roman" w:hAnsi="Times New Roman" w:cs="Times New Roman"/>
        </w:rPr>
      </w:pPr>
      <w:r>
        <w:rPr>
          <w:rFonts w:ascii="Times New Roman" w:hAnsi="Times New Roman" w:cs="Times New Roman"/>
        </w:rPr>
        <w:t xml:space="preserve">However, this study does have certain limitations. </w:t>
      </w:r>
      <w:r w:rsidR="003A4D0B">
        <w:rPr>
          <w:rFonts w:ascii="Times New Roman" w:hAnsi="Times New Roman" w:cs="Times New Roman"/>
        </w:rPr>
        <w:t xml:space="preserve">Model misspecification and missing data from the electronic medical records may suggest that using ABG and VBG are comparable in clinical outcomes but however in practice may not be accurate. </w:t>
      </w:r>
      <w:r w:rsidR="00971134">
        <w:rPr>
          <w:rFonts w:ascii="Times New Roman" w:hAnsi="Times New Roman" w:cs="Times New Roman"/>
        </w:rPr>
        <w:t xml:space="preserve">Unmeasured variables such as </w:t>
      </w:r>
      <w:r w:rsidR="007F6E7F">
        <w:rPr>
          <w:rFonts w:ascii="Times New Roman" w:hAnsi="Times New Roman" w:cs="Times New Roman"/>
        </w:rPr>
        <w:t>clinician</w:t>
      </w:r>
      <w:r w:rsidR="003A4D0B">
        <w:rPr>
          <w:rFonts w:ascii="Times New Roman" w:hAnsi="Times New Roman" w:cs="Times New Roman"/>
        </w:rPr>
        <w:t xml:space="preserve"> </w:t>
      </w:r>
      <w:r w:rsidR="00971134">
        <w:rPr>
          <w:rFonts w:ascii="Times New Roman" w:hAnsi="Times New Roman" w:cs="Times New Roman"/>
        </w:rPr>
        <w:t xml:space="preserve">practice style or illness severity may have influenced both the likelihood of testing and clinical outcomes. </w:t>
      </w:r>
      <w:r w:rsidR="0087161F">
        <w:rPr>
          <w:rFonts w:ascii="Times New Roman" w:hAnsi="Times New Roman" w:cs="Times New Roman"/>
        </w:rPr>
        <w:t>Since data was extracted from the electronic health record, misclassification or missing data in comorbidities, test results or outcomes is</w:t>
      </w:r>
      <w:commentRangeStart w:id="385"/>
      <w:r w:rsidR="0087161F">
        <w:rPr>
          <w:rFonts w:ascii="Times New Roman" w:hAnsi="Times New Roman" w:cs="Times New Roman"/>
        </w:rPr>
        <w:t xml:space="preserve"> possible</w:t>
      </w:r>
      <w:commentRangeEnd w:id="385"/>
      <w:r w:rsidR="001353ED">
        <w:rPr>
          <w:rStyle w:val="CommentReference"/>
          <w:rFonts w:ascii="Times New Roman" w:hAnsi="Times New Roman" w:cs="Times New Roman"/>
          <w:sz w:val="24"/>
          <w:szCs w:val="24"/>
        </w:rPr>
        <w:commentReference w:id="385"/>
      </w:r>
      <w:ins w:id="386" w:author="Anila Mehta" w:date="2026-03-31T17:35:00Z">
        <w:r w:rsidR="00E72EA0">
          <w:rPr>
            <w:rFonts w:ascii="Times New Roman" w:hAnsi="Times New Roman" w:cs="Times New Roman"/>
          </w:rPr>
          <w:t>. S</w:t>
        </w:r>
      </w:ins>
      <w:del w:id="387" w:author="Anila Mehta" w:date="2026-03-31T17:35:00Z">
        <w:r w:rsidR="0087161F" w:rsidDel="00E72EA0">
          <w:rPr>
            <w:rFonts w:ascii="Times New Roman" w:hAnsi="Times New Roman" w:cs="Times New Roman"/>
          </w:rPr>
          <w:delText xml:space="preserve">. </w:delText>
        </w:r>
      </w:del>
      <w:ins w:id="388" w:author="Anila Mehta" w:date="2026-03-31T17:21:00Z">
        <w:r w:rsidR="00170070">
          <w:rPr>
            <w:rFonts w:ascii="Times New Roman" w:hAnsi="Times New Roman" w:cs="Times New Roman"/>
          </w:rPr>
          <w:t xml:space="preserve">ome clinical </w:t>
        </w:r>
      </w:ins>
      <w:ins w:id="389" w:author="Anila Mehta" w:date="2026-03-31T17:37:00Z">
        <w:r w:rsidR="00E72EA0">
          <w:rPr>
            <w:rFonts w:ascii="Times New Roman" w:hAnsi="Times New Roman" w:cs="Times New Roman"/>
          </w:rPr>
          <w:t>outcomes</w:t>
        </w:r>
      </w:ins>
      <w:ins w:id="390" w:author="Anila Mehta" w:date="2026-03-31T17:21:00Z">
        <w:r w:rsidR="00170070">
          <w:rPr>
            <w:rFonts w:ascii="Times New Roman" w:hAnsi="Times New Roman" w:cs="Times New Roman"/>
          </w:rPr>
          <w:t xml:space="preserve"> such as NIV</w:t>
        </w:r>
      </w:ins>
      <w:ins w:id="391" w:author="Anila Mehta" w:date="2026-03-31T17:27:00Z">
        <w:r w:rsidR="001B32C2">
          <w:rPr>
            <w:rFonts w:ascii="Times New Roman" w:hAnsi="Times New Roman" w:cs="Times New Roman"/>
          </w:rPr>
          <w:t xml:space="preserve"> or IMV could have happened prior to blood gases</w:t>
        </w:r>
      </w:ins>
      <w:ins w:id="392" w:author="Anila Mehta" w:date="2026-03-31T17:38:00Z">
        <w:r w:rsidR="00E72EA0">
          <w:rPr>
            <w:rFonts w:ascii="Times New Roman" w:hAnsi="Times New Roman" w:cs="Times New Roman"/>
          </w:rPr>
          <w:t xml:space="preserve"> </w:t>
        </w:r>
      </w:ins>
      <w:ins w:id="393" w:author="Anila Mehta" w:date="2026-03-31T17:49:00Z">
        <w:r w:rsidR="00A03DF4">
          <w:rPr>
            <w:rFonts w:ascii="Times New Roman" w:hAnsi="Times New Roman" w:cs="Times New Roman"/>
          </w:rPr>
          <w:t xml:space="preserve">in </w:t>
        </w:r>
      </w:ins>
      <w:ins w:id="394" w:author="Anila Mehta" w:date="2026-03-31T17:38:00Z">
        <w:r w:rsidR="00E72EA0">
          <w:rPr>
            <w:rFonts w:ascii="Times New Roman" w:hAnsi="Times New Roman" w:cs="Times New Roman"/>
          </w:rPr>
          <w:t>which this would not be a prediction of the outcome</w:t>
        </w:r>
      </w:ins>
      <w:ins w:id="395" w:author="Anila Mehta" w:date="2026-03-31T17:49:00Z">
        <w:r w:rsidR="00A03DF4">
          <w:rPr>
            <w:rFonts w:ascii="Times New Roman" w:hAnsi="Times New Roman" w:cs="Times New Roman"/>
          </w:rPr>
          <w:t xml:space="preserve"> but rather a </w:t>
        </w:r>
      </w:ins>
      <w:ins w:id="396" w:author="Anila Mehta" w:date="2026-03-31T17:50:00Z">
        <w:r w:rsidR="00A03DF4">
          <w:rPr>
            <w:rFonts w:ascii="Times New Roman" w:hAnsi="Times New Roman" w:cs="Times New Roman"/>
          </w:rPr>
          <w:t>retrodiction</w:t>
        </w:r>
      </w:ins>
      <w:ins w:id="397" w:author="Anila Mehta" w:date="2026-03-31T17:37:00Z">
        <w:r w:rsidR="00E72EA0">
          <w:rPr>
            <w:rFonts w:ascii="Times New Roman" w:hAnsi="Times New Roman" w:cs="Times New Roman"/>
          </w:rPr>
          <w:t xml:space="preserve">. </w:t>
        </w:r>
      </w:ins>
      <w:r w:rsidR="00654FD4">
        <w:rPr>
          <w:rFonts w:ascii="Times New Roman" w:hAnsi="Times New Roman" w:cs="Times New Roman"/>
        </w:rPr>
        <w:t xml:space="preserve">This study relied on single blood gas measurements obtained on </w:t>
      </w:r>
      <w:r w:rsidR="00582361">
        <w:rPr>
          <w:rFonts w:ascii="Times New Roman" w:hAnsi="Times New Roman" w:cs="Times New Roman"/>
        </w:rPr>
        <w:t>hospital day 1</w:t>
      </w:r>
      <w:r w:rsidR="00654FD4">
        <w:rPr>
          <w:rFonts w:ascii="Times New Roman" w:hAnsi="Times New Roman" w:cs="Times New Roman"/>
        </w:rPr>
        <w:t xml:space="preserve">, which limits the ability of assess temporal changes </w:t>
      </w:r>
      <w:r w:rsidR="00654FD4" w:rsidRPr="00B21F6A">
        <w:rPr>
          <w:rFonts w:ascii="Times New Roman" w:hAnsi="Times New Roman" w:cs="Times New Roman"/>
        </w:rPr>
        <w:t xml:space="preserve">in </w:t>
      </w:r>
      <w:proofErr w:type="spellStart"/>
      <w:r w:rsidR="00B21F6A" w:rsidRPr="00130945">
        <w:rPr>
          <w:rFonts w:ascii="Times New Roman" w:hAnsi="Times New Roman" w:cs="Times New Roman"/>
          <w:color w:val="000000"/>
        </w:rPr>
        <w:t>pCO</w:t>
      </w:r>
      <w:proofErr w:type="spellEnd"/>
      <w:r w:rsidR="00B21F6A" w:rsidRPr="00130945">
        <w:rPr>
          <w:rFonts w:ascii="Times New Roman" w:hAnsi="Times New Roman" w:cs="Times New Roman"/>
          <w:color w:val="000000"/>
        </w:rPr>
        <w:t>₂</w:t>
      </w:r>
      <w:r w:rsidR="00B21F6A">
        <w:rPr>
          <w:color w:val="000000"/>
        </w:rPr>
        <w:t xml:space="preserve"> </w:t>
      </w:r>
      <w:r w:rsidR="00654FD4">
        <w:rPr>
          <w:rFonts w:ascii="Times New Roman" w:hAnsi="Times New Roman" w:cs="Times New Roman"/>
        </w:rPr>
        <w:t xml:space="preserve">or the effect of repeated sampling over time. </w:t>
      </w:r>
    </w:p>
    <w:p w14:paraId="35D36C5F" w14:textId="77777777" w:rsidR="00012817" w:rsidRDefault="00012817" w:rsidP="00014B1A">
      <w:pPr>
        <w:rPr>
          <w:rFonts w:ascii="Times New Roman" w:hAnsi="Times New Roman" w:cs="Times New Roman"/>
        </w:rPr>
      </w:pPr>
    </w:p>
    <w:p w14:paraId="1BE54447" w14:textId="10FAEEAA" w:rsidR="00FD49E7" w:rsidRDefault="00FD49E7" w:rsidP="00014B1A">
      <w:pPr>
        <w:rPr>
          <w:rFonts w:ascii="Times New Roman" w:hAnsi="Times New Roman" w:cs="Times New Roman"/>
        </w:rPr>
      </w:pPr>
      <w:r>
        <w:rPr>
          <w:rFonts w:ascii="Times New Roman" w:hAnsi="Times New Roman" w:cs="Times New Roman"/>
        </w:rPr>
        <w:t xml:space="preserve">Further work is needed to </w:t>
      </w:r>
      <w:del w:id="398" w:author="Anila Mehta" w:date="2026-03-31T17:51:00Z">
        <w:r w:rsidDel="00EF19A4">
          <w:rPr>
            <w:rFonts w:ascii="Times New Roman" w:hAnsi="Times New Roman" w:cs="Times New Roman"/>
          </w:rPr>
          <w:delText>confirm these findings in prospective studies</w:delText>
        </w:r>
      </w:del>
      <w:ins w:id="399" w:author="Anila Mehta" w:date="2026-03-31T17:51:00Z">
        <w:r w:rsidR="00EF19A4">
          <w:rPr>
            <w:rFonts w:ascii="Times New Roman" w:hAnsi="Times New Roman" w:cs="Times New Roman"/>
          </w:rPr>
          <w:t>evaluate how blood gas modality influences clinical decision-making</w:t>
        </w:r>
      </w:ins>
      <w:ins w:id="400" w:author="Anila Mehta" w:date="2026-03-31T17:52:00Z">
        <w:r w:rsidR="00EF19A4">
          <w:rPr>
            <w:rFonts w:ascii="Times New Roman" w:hAnsi="Times New Roman" w:cs="Times New Roman"/>
          </w:rPr>
          <w:t xml:space="preserve"> and subsequent outcomes. While our findings demonstrate similar associations between VBG and ABG measurements and clinical outcomes, they do not establish whether management decisions based on </w:t>
        </w:r>
      </w:ins>
      <w:ins w:id="401" w:author="Anila Mehta" w:date="2026-03-31T18:06:00Z">
        <w:r w:rsidR="00371B7D">
          <w:rPr>
            <w:rFonts w:ascii="Times New Roman" w:hAnsi="Times New Roman" w:cs="Times New Roman"/>
          </w:rPr>
          <w:t>modality</w:t>
        </w:r>
      </w:ins>
      <w:ins w:id="402" w:author="Anila Mehta" w:date="2026-03-31T17:53:00Z">
        <w:r w:rsidR="00EF19A4">
          <w:rPr>
            <w:rFonts w:ascii="Times New Roman" w:hAnsi="Times New Roman" w:cs="Times New Roman"/>
          </w:rPr>
          <w:t xml:space="preserve"> would lead to equivalent care.</w:t>
        </w:r>
      </w:ins>
      <w:r>
        <w:rPr>
          <w:rFonts w:ascii="Times New Roman" w:hAnsi="Times New Roman" w:cs="Times New Roman"/>
        </w:rPr>
        <w:t xml:space="preserve"> </w:t>
      </w:r>
      <w:commentRangeStart w:id="403"/>
      <w:del w:id="404" w:author="Anila Mehta" w:date="2026-03-31T18:03:00Z">
        <w:r w:rsidR="00023368" w:rsidDel="00371B7D">
          <w:rPr>
            <w:rFonts w:ascii="Times New Roman" w:hAnsi="Times New Roman" w:cs="Times New Roman"/>
          </w:rPr>
          <w:delText xml:space="preserve">Pragmatic prospective cohort with protocolized testing </w:delText>
        </w:r>
        <w:r w:rsidR="00663A2A" w:rsidDel="00371B7D">
          <w:rPr>
            <w:rFonts w:ascii="Times New Roman" w:hAnsi="Times New Roman" w:cs="Times New Roman"/>
          </w:rPr>
          <w:delText>c</w:delText>
        </w:r>
        <w:r w:rsidR="00023368" w:rsidDel="00371B7D">
          <w:rPr>
            <w:rFonts w:ascii="Times New Roman" w:hAnsi="Times New Roman" w:cs="Times New Roman"/>
          </w:rPr>
          <w:delText>omparing ABG versus VBG management could more directly establish causality and inform guidelines</w:delText>
        </w:r>
        <w:commentRangeEnd w:id="403"/>
        <w:r w:rsidR="001353ED" w:rsidDel="00371B7D">
          <w:rPr>
            <w:rStyle w:val="CommentReference"/>
            <w:rFonts w:ascii="Times New Roman" w:hAnsi="Times New Roman" w:cs="Times New Roman"/>
            <w:sz w:val="24"/>
            <w:szCs w:val="24"/>
          </w:rPr>
          <w:commentReference w:id="403"/>
        </w:r>
        <w:r w:rsidR="00023368" w:rsidDel="00371B7D">
          <w:rPr>
            <w:rFonts w:ascii="Times New Roman" w:hAnsi="Times New Roman" w:cs="Times New Roman"/>
          </w:rPr>
          <w:delText xml:space="preserve">. </w:delText>
        </w:r>
      </w:del>
      <w:r w:rsidR="009961A5">
        <w:rPr>
          <w:rFonts w:ascii="Times New Roman" w:hAnsi="Times New Roman" w:cs="Times New Roman"/>
        </w:rPr>
        <w:t>Repeated measurements throughout a patient encounter as well would also better capture the relationship between changing</w:t>
      </w:r>
      <w:r w:rsidR="009961A5" w:rsidRPr="00371B7D">
        <w:rPr>
          <w:rFonts w:ascii="Times New Roman" w:hAnsi="Times New Roman" w:cs="Times New Roman"/>
        </w:rPr>
        <w:t xml:space="preserve"> </w:t>
      </w:r>
      <w:proofErr w:type="spellStart"/>
      <w:r w:rsidR="00371B7D" w:rsidRPr="00371B7D">
        <w:rPr>
          <w:rFonts w:ascii="Times New Roman" w:hAnsi="Times New Roman" w:cs="Times New Roman"/>
        </w:rPr>
        <w:t>p</w:t>
      </w:r>
      <w:r w:rsidR="009961A5" w:rsidRPr="00371B7D">
        <w:rPr>
          <w:rFonts w:ascii="Times New Roman" w:hAnsi="Times New Roman" w:cs="Times New Roman"/>
          <w:color w:val="000000"/>
        </w:rPr>
        <w:t>CO</w:t>
      </w:r>
      <w:proofErr w:type="spellEnd"/>
      <w:r w:rsidR="009961A5" w:rsidRPr="00D50D21">
        <w:rPr>
          <w:rFonts w:ascii="Times New Roman" w:hAnsi="Times New Roman"/>
          <w:color w:val="000000"/>
        </w:rPr>
        <w:t xml:space="preserve">₂ </w:t>
      </w:r>
      <w:r w:rsidR="009961A5">
        <w:rPr>
          <w:rFonts w:ascii="Times New Roman" w:hAnsi="Times New Roman"/>
          <w:color w:val="000000"/>
        </w:rPr>
        <w:lastRenderedPageBreak/>
        <w:t>values and o</w:t>
      </w:r>
      <w:commentRangeStart w:id="405"/>
      <w:r w:rsidR="009961A5">
        <w:rPr>
          <w:rFonts w:ascii="Times New Roman" w:hAnsi="Times New Roman"/>
          <w:color w:val="000000"/>
        </w:rPr>
        <w:t>utcomes</w:t>
      </w:r>
      <w:commentRangeEnd w:id="405"/>
      <w:r w:rsidR="00012817">
        <w:rPr>
          <w:rStyle w:val="CommentReference"/>
          <w:rFonts w:ascii="Times New Roman" w:hAnsi="Times New Roman"/>
          <w:color w:val="000000"/>
          <w:sz w:val="24"/>
          <w:szCs w:val="24"/>
        </w:rPr>
        <w:commentReference w:id="405"/>
      </w:r>
      <w:r w:rsidR="009961A5">
        <w:rPr>
          <w:rFonts w:ascii="Times New Roman" w:hAnsi="Times New Roman"/>
          <w:color w:val="000000"/>
        </w:rPr>
        <w:t xml:space="preserve">. </w:t>
      </w:r>
      <w:commentRangeStart w:id="406"/>
      <w:r w:rsidR="003A4D0B">
        <w:rPr>
          <w:rFonts w:ascii="Times New Roman" w:hAnsi="Times New Roman"/>
          <w:color w:val="000000"/>
        </w:rPr>
        <w:t xml:space="preserve">Studies incorporating post-discharge management and outcomes would clarify whether hypercapnia identified on VBG has implications beyond hospitalization. </w:t>
      </w:r>
      <w:commentRangeEnd w:id="406"/>
      <w:r w:rsidR="003A4D0B">
        <w:rPr>
          <w:rStyle w:val="CommentReference"/>
          <w:rFonts w:ascii="Times New Roman" w:hAnsi="Times New Roman" w:cs="Times New Roman"/>
          <w:sz w:val="24"/>
          <w:szCs w:val="24"/>
        </w:rPr>
        <w:commentReference w:id="406"/>
      </w:r>
      <w:r>
        <w:rPr>
          <w:rFonts w:ascii="Times New Roman" w:hAnsi="Times New Roman" w:cs="Times New Roman"/>
        </w:rPr>
        <w:t xml:space="preserve">Additionally, subgroup analyses focusing on specific patient populations with certain comorbidities </w:t>
      </w:r>
      <w:r w:rsidR="009961A5">
        <w:rPr>
          <w:rFonts w:ascii="Times New Roman" w:hAnsi="Times New Roman" w:cs="Times New Roman"/>
        </w:rPr>
        <w:t xml:space="preserve">will further clarify whether VBGs are equally reliable as ABGs. </w:t>
      </w:r>
    </w:p>
    <w:p w14:paraId="7F04346C" w14:textId="77777777" w:rsidR="009961A5" w:rsidRDefault="009961A5" w:rsidP="00014B1A">
      <w:pPr>
        <w:rPr>
          <w:rFonts w:ascii="Times New Roman" w:hAnsi="Times New Roman" w:cs="Times New Roman"/>
        </w:rPr>
      </w:pPr>
    </w:p>
    <w:p w14:paraId="16DE2E33" w14:textId="18B621D0" w:rsidR="009961A5" w:rsidRPr="00130945" w:rsidRDefault="009961A5" w:rsidP="00014B1A">
      <w:pPr>
        <w:rPr>
          <w:rFonts w:ascii="Times New Roman" w:hAnsi="Times New Roman" w:cs="Times New Roman"/>
          <w:b/>
          <w:bCs/>
        </w:rPr>
      </w:pPr>
      <w:r w:rsidRPr="00130945">
        <w:rPr>
          <w:rFonts w:ascii="Times New Roman" w:hAnsi="Times New Roman" w:cs="Times New Roman"/>
          <w:b/>
          <w:bCs/>
        </w:rPr>
        <w:t>Conclusion</w:t>
      </w:r>
      <w:r w:rsidR="001249AC">
        <w:rPr>
          <w:rFonts w:ascii="Times New Roman" w:hAnsi="Times New Roman" w:cs="Times New Roman"/>
          <w:b/>
          <w:bCs/>
        </w:rPr>
        <w:t>:</w:t>
      </w:r>
    </w:p>
    <w:p w14:paraId="300573C2" w14:textId="77777777" w:rsidR="00014B1A" w:rsidRDefault="00014B1A" w:rsidP="00014B1A">
      <w:pPr>
        <w:rPr>
          <w:rFonts w:ascii="Times New Roman" w:hAnsi="Times New Roman" w:cs="Times New Roman"/>
        </w:rPr>
      </w:pPr>
    </w:p>
    <w:p w14:paraId="4E4E6774" w14:textId="754CC414" w:rsidR="00D61DF5" w:rsidRPr="00271666" w:rsidRDefault="00426255" w:rsidP="00014B1A">
      <w:pPr>
        <w:rPr>
          <w:rFonts w:ascii="Times New Roman" w:hAnsi="Times New Roman" w:cs="Times New Roman"/>
          <w:color w:val="000000"/>
        </w:rPr>
      </w:pPr>
      <w:r w:rsidRPr="00130945">
        <w:rPr>
          <w:rFonts w:ascii="Times New Roman" w:hAnsi="Times New Roman" w:cs="Times New Roman"/>
          <w:color w:val="000000"/>
        </w:rPr>
        <w:t xml:space="preserve">In reweighted cohorts, VBG-identified hypercapnia showed similar prognostic associations to ABG for ventilatory support and mortality. VBG results were also similarly associated with subsequent diagnostic labeling, suggesting its use despite current formal criteria. </w:t>
      </w:r>
      <w:r w:rsidR="00012817">
        <w:rPr>
          <w:rFonts w:ascii="Times New Roman" w:hAnsi="Times New Roman" w:cs="Times New Roman"/>
          <w:color w:val="000000"/>
        </w:rPr>
        <w:t>This implies that b</w:t>
      </w:r>
      <w:r w:rsidRPr="00130945">
        <w:rPr>
          <w:rFonts w:ascii="Times New Roman" w:hAnsi="Times New Roman" w:cs="Times New Roman"/>
          <w:color w:val="000000"/>
        </w:rPr>
        <w:t>roader acceptance of VBG-based definitions in billing and device qualification should be considered, pending external validation and associations with post-discharge management.</w:t>
      </w:r>
    </w:p>
    <w:p w14:paraId="003EE81B" w14:textId="77777777" w:rsidR="00D61DF5" w:rsidRDefault="00D61DF5" w:rsidP="00014B1A">
      <w:pPr>
        <w:rPr>
          <w:rFonts w:ascii="Times New Roman" w:hAnsi="Times New Roman" w:cs="Times New Roman"/>
        </w:rPr>
      </w:pPr>
    </w:p>
    <w:p w14:paraId="5C36ACB8" w14:textId="77777777" w:rsidR="00014B1A" w:rsidRPr="00623125" w:rsidRDefault="00014B1A" w:rsidP="00014B1A">
      <w:pPr>
        <w:rPr>
          <w:rFonts w:ascii="Times New Roman" w:hAnsi="Times New Roman" w:cs="Times New Roman"/>
        </w:rPr>
      </w:pPr>
    </w:p>
    <w:p w14:paraId="388D077B" w14:textId="77777777" w:rsidR="00014B1A" w:rsidRDefault="00014B1A" w:rsidP="00014B1A">
      <w:pPr>
        <w:rPr>
          <w:rFonts w:ascii="Times New Roman" w:hAnsi="Times New Roman" w:cs="Times New Roman"/>
          <w:b/>
          <w:bCs/>
          <w:u w:val="single"/>
        </w:rPr>
      </w:pPr>
      <w:commentRangeStart w:id="407"/>
      <w:r w:rsidRPr="00DA27DE">
        <w:rPr>
          <w:rFonts w:ascii="Times New Roman" w:hAnsi="Times New Roman" w:cs="Times New Roman"/>
          <w:b/>
          <w:bCs/>
          <w:u w:val="single"/>
        </w:rPr>
        <w:t xml:space="preserve">References: </w:t>
      </w:r>
      <w:commentRangeEnd w:id="407"/>
      <w:r w:rsidR="005D4E8A">
        <w:rPr>
          <w:rStyle w:val="CommentReference"/>
          <w:rFonts w:ascii="Times New Roman" w:hAnsi="Times New Roman" w:cs="Times New Roman"/>
          <w:b/>
          <w:bCs/>
          <w:sz w:val="24"/>
          <w:szCs w:val="24"/>
          <w:u w:val="single"/>
        </w:rPr>
        <w:commentReference w:id="407"/>
      </w:r>
    </w:p>
    <w:p w14:paraId="1564BE19" w14:textId="77777777" w:rsidR="00014B1A" w:rsidRDefault="00014B1A" w:rsidP="00014B1A">
      <w:pPr>
        <w:rPr>
          <w:rFonts w:ascii="Times New Roman" w:hAnsi="Times New Roman" w:cs="Times New Roman"/>
          <w:b/>
          <w:bCs/>
          <w:u w:val="single"/>
        </w:rPr>
      </w:pPr>
    </w:p>
    <w:p w14:paraId="77E147B5" w14:textId="77777777" w:rsidR="002D127D" w:rsidRPr="002D127D" w:rsidRDefault="008A1CF7" w:rsidP="002D127D">
      <w:pPr>
        <w:pStyle w:val="Bibliography"/>
        <w:rPr>
          <w:rFonts w:ascii="Times New Roman" w:hAnsi="Times New Roman" w:cs="Times New Roman"/>
        </w:rPr>
      </w:pPr>
      <w:r>
        <w:rPr>
          <w:b/>
          <w:bCs/>
          <w:u w:val="single"/>
        </w:rPr>
        <w:fldChar w:fldCharType="begin"/>
      </w:r>
      <w:r w:rsidR="00CA0746">
        <w:rPr>
          <w:b/>
          <w:bCs/>
          <w:u w:val="single"/>
        </w:rPr>
        <w:instrText xml:space="preserve"> ADDIN ZOTERO_BIBL {"uncited":[],"omitted":[],"custom":[]} CSL_BIBLIOGRAPHY </w:instrText>
      </w:r>
      <w:r>
        <w:rPr>
          <w:b/>
          <w:bCs/>
          <w:u w:val="single"/>
        </w:rPr>
        <w:fldChar w:fldCharType="separate"/>
      </w:r>
      <w:r w:rsidR="002D127D" w:rsidRPr="002D127D">
        <w:rPr>
          <w:rFonts w:ascii="Times New Roman" w:hAnsi="Times New Roman" w:cs="Times New Roman"/>
        </w:rPr>
        <w:t>1.</w:t>
      </w:r>
      <w:r w:rsidR="002D127D" w:rsidRPr="002D127D">
        <w:rPr>
          <w:rFonts w:ascii="Times New Roman" w:hAnsi="Times New Roman" w:cs="Times New Roman"/>
        </w:rPr>
        <w:tab/>
        <w:t xml:space="preserve">Lacy ME, </w:t>
      </w:r>
      <w:proofErr w:type="spellStart"/>
      <w:r w:rsidR="002D127D" w:rsidRPr="002D127D">
        <w:rPr>
          <w:rFonts w:ascii="Times New Roman" w:hAnsi="Times New Roman" w:cs="Times New Roman"/>
        </w:rPr>
        <w:t>Saa</w:t>
      </w:r>
      <w:proofErr w:type="spellEnd"/>
      <w:r w:rsidR="002D127D" w:rsidRPr="002D127D">
        <w:rPr>
          <w:rFonts w:ascii="Times New Roman" w:hAnsi="Times New Roman" w:cs="Times New Roman"/>
        </w:rPr>
        <w:t xml:space="preserve"> L, Bruss Z, Noronha L. Things We Do for No </w:t>
      </w:r>
      <w:proofErr w:type="spellStart"/>
      <w:r w:rsidR="002D127D" w:rsidRPr="002D127D">
        <w:rPr>
          <w:rFonts w:ascii="Times New Roman" w:hAnsi="Times New Roman" w:cs="Times New Roman"/>
        </w:rPr>
        <w:t>Reason</w:t>
      </w:r>
      <w:r w:rsidR="002D127D" w:rsidRPr="002D127D">
        <w:rPr>
          <w:rFonts w:ascii="Times New Roman" w:hAnsi="Times New Roman" w:cs="Times New Roman"/>
          <w:vertAlign w:val="superscript"/>
        </w:rPr>
        <w:t>TM</w:t>
      </w:r>
      <w:proofErr w:type="spellEnd"/>
      <w:r w:rsidR="002D127D" w:rsidRPr="002D127D">
        <w:rPr>
          <w:rFonts w:ascii="Times New Roman" w:hAnsi="Times New Roman" w:cs="Times New Roman"/>
        </w:rPr>
        <w:t xml:space="preserve">: Arterial blood gas testing to screen for </w:t>
      </w:r>
      <w:proofErr w:type="spellStart"/>
      <w:r w:rsidR="002D127D" w:rsidRPr="002D127D">
        <w:rPr>
          <w:rFonts w:ascii="Times New Roman" w:hAnsi="Times New Roman" w:cs="Times New Roman"/>
        </w:rPr>
        <w:t>hypercarbic</w:t>
      </w:r>
      <w:proofErr w:type="spellEnd"/>
      <w:r w:rsidR="002D127D" w:rsidRPr="002D127D">
        <w:rPr>
          <w:rFonts w:ascii="Times New Roman" w:hAnsi="Times New Roman" w:cs="Times New Roman"/>
        </w:rPr>
        <w:t xml:space="preserve"> respiratory failure. </w:t>
      </w:r>
      <w:r w:rsidR="002D127D" w:rsidRPr="002D127D">
        <w:rPr>
          <w:rFonts w:ascii="Times New Roman" w:hAnsi="Times New Roman" w:cs="Times New Roman"/>
          <w:i/>
          <w:iCs/>
        </w:rPr>
        <w:t>J Hosp Med</w:t>
      </w:r>
      <w:r w:rsidR="002D127D" w:rsidRPr="002D127D">
        <w:rPr>
          <w:rFonts w:ascii="Times New Roman" w:hAnsi="Times New Roman" w:cs="Times New Roman"/>
        </w:rPr>
        <w:t>. 2025;20(9):1002-1004. doi:10.1002/jhm.70039</w:t>
      </w:r>
    </w:p>
    <w:p w14:paraId="1888ECFB" w14:textId="77777777" w:rsidR="002D127D" w:rsidRPr="002D127D" w:rsidRDefault="002D127D" w:rsidP="002D127D">
      <w:pPr>
        <w:pStyle w:val="Bibliography"/>
        <w:rPr>
          <w:rFonts w:ascii="Times New Roman" w:hAnsi="Times New Roman" w:cs="Times New Roman"/>
        </w:rPr>
      </w:pPr>
      <w:r w:rsidRPr="002D127D">
        <w:rPr>
          <w:rFonts w:ascii="Times New Roman" w:hAnsi="Times New Roman" w:cs="Times New Roman"/>
        </w:rPr>
        <w:t>2.</w:t>
      </w:r>
      <w:r w:rsidRPr="002D127D">
        <w:rPr>
          <w:rFonts w:ascii="Times New Roman" w:hAnsi="Times New Roman" w:cs="Times New Roman"/>
        </w:rPr>
        <w:tab/>
        <w:t xml:space="preserve">McKeever TM, Hearson G, Housley G, et al. Using venous blood gas analysis in the assessment of COPD exacerbations: a prospective cohort study. </w:t>
      </w:r>
      <w:r w:rsidRPr="002D127D">
        <w:rPr>
          <w:rFonts w:ascii="Times New Roman" w:hAnsi="Times New Roman" w:cs="Times New Roman"/>
          <w:i/>
          <w:iCs/>
        </w:rPr>
        <w:t>Thorax</w:t>
      </w:r>
      <w:r w:rsidRPr="002D127D">
        <w:rPr>
          <w:rFonts w:ascii="Times New Roman" w:hAnsi="Times New Roman" w:cs="Times New Roman"/>
        </w:rPr>
        <w:t>. 2016;71(3):210. doi:10.1136/thoraxjnl-2015-207573</w:t>
      </w:r>
    </w:p>
    <w:p w14:paraId="57F82755" w14:textId="77777777" w:rsidR="002D127D" w:rsidRPr="002D127D" w:rsidRDefault="002D127D" w:rsidP="002D127D">
      <w:pPr>
        <w:pStyle w:val="Bibliography"/>
        <w:rPr>
          <w:rFonts w:ascii="Times New Roman" w:hAnsi="Times New Roman" w:cs="Times New Roman"/>
        </w:rPr>
      </w:pPr>
      <w:r w:rsidRPr="002D127D">
        <w:rPr>
          <w:rFonts w:ascii="Times New Roman" w:hAnsi="Times New Roman" w:cs="Times New Roman"/>
        </w:rPr>
        <w:t>3.</w:t>
      </w:r>
      <w:r w:rsidRPr="002D127D">
        <w:rPr>
          <w:rFonts w:ascii="Times New Roman" w:hAnsi="Times New Roman" w:cs="Times New Roman"/>
        </w:rPr>
        <w:tab/>
        <w:t xml:space="preserve">Davies MG, Wozniak DR, </w:t>
      </w:r>
      <w:proofErr w:type="spellStart"/>
      <w:r w:rsidRPr="002D127D">
        <w:rPr>
          <w:rFonts w:ascii="Times New Roman" w:hAnsi="Times New Roman" w:cs="Times New Roman"/>
        </w:rPr>
        <w:t>Quinnell</w:t>
      </w:r>
      <w:proofErr w:type="spellEnd"/>
      <w:r w:rsidRPr="002D127D">
        <w:rPr>
          <w:rFonts w:ascii="Times New Roman" w:hAnsi="Times New Roman" w:cs="Times New Roman"/>
        </w:rPr>
        <w:t xml:space="preserve"> TG, et al. Comparison of mathematically </w:t>
      </w:r>
      <w:proofErr w:type="spellStart"/>
      <w:r w:rsidRPr="002D127D">
        <w:rPr>
          <w:rFonts w:ascii="Times New Roman" w:hAnsi="Times New Roman" w:cs="Times New Roman"/>
        </w:rPr>
        <w:t>arterialised</w:t>
      </w:r>
      <w:proofErr w:type="spellEnd"/>
      <w:r w:rsidRPr="002D127D">
        <w:rPr>
          <w:rFonts w:ascii="Times New Roman" w:hAnsi="Times New Roman" w:cs="Times New Roman"/>
        </w:rPr>
        <w:t xml:space="preserve"> venous blood gas sampling with arterial, capillary, and venous sampling in adult patients with hypercapnic respiratory failure: a single-</w:t>
      </w:r>
      <w:proofErr w:type="spellStart"/>
      <w:r w:rsidRPr="002D127D">
        <w:rPr>
          <w:rFonts w:ascii="Times New Roman" w:hAnsi="Times New Roman" w:cs="Times New Roman"/>
        </w:rPr>
        <w:t>centre</w:t>
      </w:r>
      <w:proofErr w:type="spellEnd"/>
      <w:r w:rsidRPr="002D127D">
        <w:rPr>
          <w:rFonts w:ascii="Times New Roman" w:hAnsi="Times New Roman" w:cs="Times New Roman"/>
        </w:rPr>
        <w:t xml:space="preserve"> longitudinal cohort study. </w:t>
      </w:r>
      <w:r w:rsidRPr="002D127D">
        <w:rPr>
          <w:rFonts w:ascii="Times New Roman" w:hAnsi="Times New Roman" w:cs="Times New Roman"/>
          <w:i/>
          <w:iCs/>
        </w:rPr>
        <w:t>BMJ Open Respir Res</w:t>
      </w:r>
      <w:r w:rsidRPr="002D127D">
        <w:rPr>
          <w:rFonts w:ascii="Times New Roman" w:hAnsi="Times New Roman" w:cs="Times New Roman"/>
        </w:rPr>
        <w:t>. 2023;10(1</w:t>
      </w:r>
      <w:proofErr w:type="gramStart"/>
      <w:r w:rsidRPr="002D127D">
        <w:rPr>
          <w:rFonts w:ascii="Times New Roman" w:hAnsi="Times New Roman" w:cs="Times New Roman"/>
        </w:rPr>
        <w:t>):e</w:t>
      </w:r>
      <w:proofErr w:type="gramEnd"/>
      <w:r w:rsidRPr="002D127D">
        <w:rPr>
          <w:rFonts w:ascii="Times New Roman" w:hAnsi="Times New Roman" w:cs="Times New Roman"/>
        </w:rPr>
        <w:t>001537. doi:10.1136/bmjresp-2022-001537</w:t>
      </w:r>
    </w:p>
    <w:p w14:paraId="6609D306" w14:textId="77777777" w:rsidR="002D127D" w:rsidRPr="002D127D" w:rsidRDefault="002D127D" w:rsidP="002D127D">
      <w:pPr>
        <w:pStyle w:val="Bibliography"/>
        <w:rPr>
          <w:rFonts w:ascii="Times New Roman" w:hAnsi="Times New Roman" w:cs="Times New Roman"/>
        </w:rPr>
      </w:pPr>
      <w:r w:rsidRPr="002D127D">
        <w:rPr>
          <w:rFonts w:ascii="Times New Roman" w:hAnsi="Times New Roman" w:cs="Times New Roman"/>
        </w:rPr>
        <w:t>4.</w:t>
      </w:r>
      <w:r w:rsidRPr="002D127D">
        <w:rPr>
          <w:rFonts w:ascii="Times New Roman" w:hAnsi="Times New Roman" w:cs="Times New Roman"/>
        </w:rPr>
        <w:tab/>
        <w:t xml:space="preserve">Ak A, Ogun CO, </w:t>
      </w:r>
      <w:proofErr w:type="spellStart"/>
      <w:r w:rsidRPr="002D127D">
        <w:rPr>
          <w:rFonts w:ascii="Times New Roman" w:hAnsi="Times New Roman" w:cs="Times New Roman"/>
        </w:rPr>
        <w:t>Bayir</w:t>
      </w:r>
      <w:proofErr w:type="spellEnd"/>
      <w:r w:rsidRPr="002D127D">
        <w:rPr>
          <w:rFonts w:ascii="Times New Roman" w:hAnsi="Times New Roman" w:cs="Times New Roman"/>
        </w:rPr>
        <w:t xml:space="preserve"> A, </w:t>
      </w:r>
      <w:proofErr w:type="spellStart"/>
      <w:r w:rsidRPr="002D127D">
        <w:rPr>
          <w:rFonts w:ascii="Times New Roman" w:hAnsi="Times New Roman" w:cs="Times New Roman"/>
        </w:rPr>
        <w:t>Kayis</w:t>
      </w:r>
      <w:proofErr w:type="spellEnd"/>
      <w:r w:rsidRPr="002D127D">
        <w:rPr>
          <w:rFonts w:ascii="Times New Roman" w:hAnsi="Times New Roman" w:cs="Times New Roman"/>
        </w:rPr>
        <w:t xml:space="preserve"> SA, </w:t>
      </w:r>
      <w:proofErr w:type="spellStart"/>
      <w:r w:rsidRPr="002D127D">
        <w:rPr>
          <w:rFonts w:ascii="Times New Roman" w:hAnsi="Times New Roman" w:cs="Times New Roman"/>
        </w:rPr>
        <w:t>Koylu</w:t>
      </w:r>
      <w:proofErr w:type="spellEnd"/>
      <w:r w:rsidRPr="002D127D">
        <w:rPr>
          <w:rFonts w:ascii="Times New Roman" w:hAnsi="Times New Roman" w:cs="Times New Roman"/>
        </w:rPr>
        <w:t xml:space="preserve"> R. Prediction of Arterial Blood Gas Values from Venous Blood Gas Values in Patients with Acute Exacerbation of Chronic Obstructive Pulmonary Disease. </w:t>
      </w:r>
      <w:r w:rsidRPr="002D127D">
        <w:rPr>
          <w:rFonts w:ascii="Times New Roman" w:hAnsi="Times New Roman" w:cs="Times New Roman"/>
          <w:i/>
          <w:iCs/>
        </w:rPr>
        <w:t>Tohoku J Exp Med</w:t>
      </w:r>
      <w:r w:rsidRPr="002D127D">
        <w:rPr>
          <w:rFonts w:ascii="Times New Roman" w:hAnsi="Times New Roman" w:cs="Times New Roman"/>
        </w:rPr>
        <w:t>. 2006;210(4):285-290. doi:10.1620/tjem.210.285</w:t>
      </w:r>
    </w:p>
    <w:p w14:paraId="21F183A5" w14:textId="77777777" w:rsidR="002D127D" w:rsidRPr="002D127D" w:rsidRDefault="002D127D" w:rsidP="002D127D">
      <w:pPr>
        <w:pStyle w:val="Bibliography"/>
        <w:rPr>
          <w:rFonts w:ascii="Times New Roman" w:hAnsi="Times New Roman" w:cs="Times New Roman"/>
        </w:rPr>
      </w:pPr>
      <w:r w:rsidRPr="002D127D">
        <w:rPr>
          <w:rFonts w:ascii="Times New Roman" w:hAnsi="Times New Roman" w:cs="Times New Roman"/>
        </w:rPr>
        <w:t>5.</w:t>
      </w:r>
      <w:r w:rsidRPr="002D127D">
        <w:rPr>
          <w:rFonts w:ascii="Times New Roman" w:hAnsi="Times New Roman" w:cs="Times New Roman"/>
        </w:rPr>
        <w:tab/>
        <w:t xml:space="preserve">Hemming K, Hall J, </w:t>
      </w:r>
      <w:proofErr w:type="spellStart"/>
      <w:r w:rsidRPr="002D127D">
        <w:rPr>
          <w:rFonts w:ascii="Times New Roman" w:hAnsi="Times New Roman" w:cs="Times New Roman"/>
        </w:rPr>
        <w:t>Copas</w:t>
      </w:r>
      <w:proofErr w:type="spellEnd"/>
      <w:r w:rsidRPr="002D127D">
        <w:rPr>
          <w:rFonts w:ascii="Times New Roman" w:hAnsi="Times New Roman" w:cs="Times New Roman"/>
        </w:rPr>
        <w:t xml:space="preserve"> A, Watson S, </w:t>
      </w:r>
      <w:proofErr w:type="spellStart"/>
      <w:r w:rsidRPr="002D127D">
        <w:rPr>
          <w:rFonts w:ascii="Times New Roman" w:hAnsi="Times New Roman" w:cs="Times New Roman"/>
        </w:rPr>
        <w:t>Taljaard</w:t>
      </w:r>
      <w:proofErr w:type="spellEnd"/>
      <w:r w:rsidRPr="002D127D">
        <w:rPr>
          <w:rFonts w:ascii="Times New Roman" w:hAnsi="Times New Roman" w:cs="Times New Roman"/>
        </w:rPr>
        <w:t xml:space="preserve"> M, Hooper R. Covariate adjustment in cluster </w:t>
      </w:r>
      <w:proofErr w:type="spellStart"/>
      <w:r w:rsidRPr="002D127D">
        <w:rPr>
          <w:rFonts w:ascii="Times New Roman" w:hAnsi="Times New Roman" w:cs="Times New Roman"/>
        </w:rPr>
        <w:t>randomised</w:t>
      </w:r>
      <w:proofErr w:type="spellEnd"/>
      <w:r w:rsidRPr="002D127D">
        <w:rPr>
          <w:rFonts w:ascii="Times New Roman" w:hAnsi="Times New Roman" w:cs="Times New Roman"/>
        </w:rPr>
        <w:t xml:space="preserve"> trials: a practical guide. </w:t>
      </w:r>
      <w:r w:rsidRPr="002D127D">
        <w:rPr>
          <w:rFonts w:ascii="Times New Roman" w:hAnsi="Times New Roman" w:cs="Times New Roman"/>
          <w:i/>
          <w:iCs/>
        </w:rPr>
        <w:t>BMJ</w:t>
      </w:r>
      <w:r w:rsidRPr="002D127D">
        <w:rPr>
          <w:rFonts w:ascii="Times New Roman" w:hAnsi="Times New Roman" w:cs="Times New Roman"/>
        </w:rPr>
        <w:t>. 2025;</w:t>
      </w:r>
      <w:proofErr w:type="gramStart"/>
      <w:r w:rsidRPr="002D127D">
        <w:rPr>
          <w:rFonts w:ascii="Times New Roman" w:hAnsi="Times New Roman" w:cs="Times New Roman"/>
        </w:rPr>
        <w:t>391:e</w:t>
      </w:r>
      <w:proofErr w:type="gramEnd"/>
      <w:r w:rsidRPr="002D127D">
        <w:rPr>
          <w:rFonts w:ascii="Times New Roman" w:hAnsi="Times New Roman" w:cs="Times New Roman"/>
        </w:rPr>
        <w:t>084194. doi:10.1136/bmj-2025-084194</w:t>
      </w:r>
    </w:p>
    <w:p w14:paraId="54DD7256" w14:textId="49540B16" w:rsidR="00014B1A" w:rsidRDefault="008A1CF7" w:rsidP="002D127D">
      <w:pPr>
        <w:pStyle w:val="Bibliography"/>
        <w:rPr>
          <w:rFonts w:ascii="Times New Roman" w:hAnsi="Times New Roman" w:cs="Times New Roman"/>
          <w:b/>
          <w:bCs/>
          <w:u w:val="single"/>
        </w:rPr>
      </w:pPr>
      <w:r>
        <w:rPr>
          <w:rFonts w:ascii="Times New Roman" w:hAnsi="Times New Roman" w:cs="Times New Roman"/>
          <w:b/>
          <w:bCs/>
          <w:u w:val="single"/>
        </w:rPr>
        <w:fldChar w:fldCharType="end"/>
      </w:r>
    </w:p>
    <w:p w14:paraId="0EB43328" w14:textId="4992223C" w:rsidR="00B662BC" w:rsidRDefault="00B662BC"/>
    <w:p w14:paraId="481BE900" w14:textId="671F23D2" w:rsidR="00014022" w:rsidRPr="006746ED" w:rsidRDefault="00B662BC">
      <w:pPr>
        <w:rPr>
          <w:rFonts w:ascii="Times New Roman" w:hAnsi="Times New Roman" w:cs="Times New Roman"/>
          <w:b/>
          <w:bCs/>
          <w:u w:val="single"/>
        </w:rPr>
      </w:pPr>
      <w:r w:rsidRPr="006746ED">
        <w:rPr>
          <w:rFonts w:ascii="Times New Roman" w:hAnsi="Times New Roman" w:cs="Times New Roman"/>
          <w:b/>
          <w:bCs/>
          <w:u w:val="single"/>
        </w:rPr>
        <w:t xml:space="preserve">Supplement: </w:t>
      </w:r>
    </w:p>
    <w:p w14:paraId="64FCA6B4" w14:textId="77777777" w:rsidR="00B662BC" w:rsidRPr="006746ED" w:rsidRDefault="00B662BC">
      <w:pPr>
        <w:rPr>
          <w:rFonts w:ascii="Times New Roman" w:hAnsi="Times New Roman" w:cs="Times New Roman"/>
        </w:rPr>
      </w:pPr>
    </w:p>
    <w:p w14:paraId="06CA7D75" w14:textId="66CE723A" w:rsidR="00B662BC" w:rsidRDefault="00B662BC">
      <w:pPr>
        <w:rPr>
          <w:rFonts w:ascii="Times New Roman" w:hAnsi="Times New Roman" w:cs="Times New Roman"/>
        </w:rPr>
      </w:pPr>
      <w:commentRangeStart w:id="408"/>
      <w:r w:rsidRPr="006746ED">
        <w:rPr>
          <w:rFonts w:ascii="Times New Roman" w:hAnsi="Times New Roman" w:cs="Times New Roman"/>
        </w:rPr>
        <w:t xml:space="preserve">Things like the propensity diagnostics could be included in the supplement. </w:t>
      </w:r>
      <w:commentRangeEnd w:id="408"/>
      <w:r w:rsidR="00C81D68">
        <w:rPr>
          <w:rStyle w:val="CommentReference"/>
          <w:rFonts w:ascii="Times New Roman" w:hAnsi="Times New Roman" w:cs="Times New Roman"/>
          <w:sz w:val="24"/>
          <w:szCs w:val="24"/>
        </w:rPr>
        <w:commentReference w:id="408"/>
      </w:r>
    </w:p>
    <w:p w14:paraId="7DF822BC" w14:textId="77777777" w:rsidR="00796D4C" w:rsidRDefault="00796D4C">
      <w:pPr>
        <w:rPr>
          <w:rFonts w:ascii="Times New Roman" w:hAnsi="Times New Roman" w:cs="Times New Roman"/>
        </w:rPr>
      </w:pPr>
    </w:p>
    <w:p w14:paraId="759135F7" w14:textId="77777777" w:rsidR="00AD2A62" w:rsidRDefault="00AD2A62">
      <w:pPr>
        <w:rPr>
          <w:rFonts w:ascii="Times New Roman" w:hAnsi="Times New Roman" w:cs="Times New Roman"/>
        </w:rPr>
      </w:pPr>
    </w:p>
    <w:p w14:paraId="769B1A73" w14:textId="77777777" w:rsidR="00AD2A62" w:rsidRDefault="00AD2A62">
      <w:pPr>
        <w:rPr>
          <w:rFonts w:ascii="Times New Roman" w:hAnsi="Times New Roman" w:cs="Times New Roman"/>
        </w:rPr>
      </w:pPr>
    </w:p>
    <w:p w14:paraId="604EAAE5" w14:textId="77777777" w:rsidR="00AD2A62" w:rsidRDefault="00AD2A62">
      <w:pPr>
        <w:rPr>
          <w:rFonts w:ascii="Times New Roman" w:hAnsi="Times New Roman" w:cs="Times New Roman"/>
        </w:rPr>
      </w:pPr>
    </w:p>
    <w:p w14:paraId="28B7B912" w14:textId="28341B91" w:rsidR="00AD2A62" w:rsidRPr="004C1CAD" w:rsidRDefault="00AD2A62">
      <w:pPr>
        <w:rPr>
          <w:rFonts w:ascii="Times New Roman" w:hAnsi="Times New Roman" w:cs="Times New Roman"/>
          <w:b/>
          <w:bCs/>
          <w:rPrChange w:id="409" w:author="Anila Mehta" w:date="2026-02-17T14:52:00Z">
            <w:rPr>
              <w:rFonts w:ascii="Times New Roman" w:hAnsi="Times New Roman" w:cs="Times New Roman"/>
            </w:rPr>
          </w:rPrChange>
        </w:rPr>
      </w:pPr>
      <w:r w:rsidRPr="004C1CAD">
        <w:rPr>
          <w:rFonts w:ascii="Times New Roman" w:hAnsi="Times New Roman" w:cs="Times New Roman"/>
          <w:b/>
          <w:bCs/>
          <w:rPrChange w:id="410" w:author="Anila Mehta" w:date="2026-02-17T14:52:00Z">
            <w:rPr>
              <w:rFonts w:ascii="Times New Roman" w:hAnsi="Times New Roman" w:cs="Times New Roman"/>
            </w:rPr>
          </w:rPrChange>
        </w:rPr>
        <w:lastRenderedPageBreak/>
        <w:t xml:space="preserve">Figure S1: Covariate Balance depicted below. Absolute Standardized Mean Differences were reduced to below 0.1, indicating adequate balance. </w:t>
      </w:r>
    </w:p>
    <w:p w14:paraId="30F38F64" w14:textId="77777777" w:rsidR="00AD2A62" w:rsidRDefault="00AD2A62">
      <w:pPr>
        <w:rPr>
          <w:rFonts w:ascii="Times New Roman" w:hAnsi="Times New Roman" w:cs="Times New Roman"/>
        </w:rPr>
      </w:pPr>
    </w:p>
    <w:p w14:paraId="36118383" w14:textId="50157E71" w:rsidR="00D10E22" w:rsidRDefault="00D10E22">
      <w:pPr>
        <w:rPr>
          <w:rFonts w:ascii="Times New Roman" w:hAnsi="Times New Roman" w:cs="Times New Roman"/>
        </w:rPr>
      </w:pPr>
      <w:r>
        <w:rPr>
          <w:rFonts w:ascii="Times New Roman" w:hAnsi="Times New Roman" w:cs="Times New Roman"/>
          <w:noProof/>
        </w:rPr>
        <w:drawing>
          <wp:inline distT="0" distB="0" distL="0" distR="0" wp14:anchorId="5EE03C76" wp14:editId="2636C791">
            <wp:extent cx="5943600" cy="3712119"/>
            <wp:effectExtent l="0" t="0" r="0" b="0"/>
            <wp:docPr id="313996972" name="Picture 1" descr="A diagram of a number of different colored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96972" name="Picture 1" descr="A diagram of a number of different colored points&#10;&#10;Description automatically generated with medium confidence"/>
                    <pic:cNvPicPr/>
                  </pic:nvPicPr>
                  <pic:blipFill rotWithShape="1">
                    <a:blip r:embed="rId20">
                      <a:extLst>
                        <a:ext uri="{28A0092B-C50C-407E-A947-70E740481C1C}">
                          <a14:useLocalDpi xmlns:a14="http://schemas.microsoft.com/office/drawing/2010/main" val="0"/>
                        </a:ext>
                      </a:extLst>
                    </a:blip>
                    <a:srcRect t="7253"/>
                    <a:stretch/>
                  </pic:blipFill>
                  <pic:spPr bwMode="auto">
                    <a:xfrm>
                      <a:off x="0" y="0"/>
                      <a:ext cx="5949357" cy="3715715"/>
                    </a:xfrm>
                    <a:prstGeom prst="rect">
                      <a:avLst/>
                    </a:prstGeom>
                    <a:ln>
                      <a:noFill/>
                    </a:ln>
                    <a:extLst>
                      <a:ext uri="{53640926-AAD7-44D8-BBD7-CCE9431645EC}">
                        <a14:shadowObscured xmlns:a14="http://schemas.microsoft.com/office/drawing/2010/main"/>
                      </a:ext>
                    </a:extLst>
                  </pic:spPr>
                </pic:pic>
              </a:graphicData>
            </a:graphic>
          </wp:inline>
        </w:drawing>
      </w:r>
    </w:p>
    <w:p w14:paraId="490DB4DA" w14:textId="77777777" w:rsidR="00AD2A62" w:rsidRDefault="00AD2A62">
      <w:pPr>
        <w:rPr>
          <w:rFonts w:ascii="Times New Roman" w:hAnsi="Times New Roman" w:cs="Times New Roman"/>
        </w:rPr>
      </w:pPr>
    </w:p>
    <w:p w14:paraId="36BA8D7E" w14:textId="18D93D9E" w:rsidR="00796D4C" w:rsidRPr="008A38A0" w:rsidRDefault="00796D4C" w:rsidP="00796D4C">
      <w:pPr>
        <w:pStyle w:val="p2"/>
        <w:spacing w:before="0" w:beforeAutospacing="0" w:after="0" w:afterAutospacing="0"/>
        <w:rPr>
          <w:b/>
          <w:bCs/>
          <w:color w:val="000000"/>
        </w:rPr>
      </w:pPr>
      <w:r w:rsidRPr="008A38A0">
        <w:rPr>
          <w:b/>
          <w:bCs/>
          <w:color w:val="000000"/>
        </w:rPr>
        <w:t xml:space="preserve">Figure </w:t>
      </w:r>
      <w:r>
        <w:rPr>
          <w:b/>
          <w:bCs/>
          <w:color w:val="000000"/>
        </w:rPr>
        <w:t>S</w:t>
      </w:r>
      <w:r w:rsidR="00AD2A62">
        <w:rPr>
          <w:b/>
          <w:bCs/>
          <w:color w:val="000000"/>
        </w:rPr>
        <w:t>2</w:t>
      </w:r>
      <w:r w:rsidRPr="008A38A0">
        <w:rPr>
          <w:b/>
          <w:bCs/>
          <w:color w:val="000000"/>
        </w:rPr>
        <w:t xml:space="preserve">: Distribution of </w:t>
      </w:r>
      <w:r>
        <w:rPr>
          <w:b/>
          <w:bCs/>
          <w:color w:val="000000"/>
        </w:rPr>
        <w:t>Inverse P</w:t>
      </w:r>
      <w:r w:rsidRPr="008A38A0">
        <w:rPr>
          <w:b/>
          <w:bCs/>
          <w:color w:val="000000"/>
        </w:rPr>
        <w:t>ropensity</w:t>
      </w:r>
      <w:r>
        <w:rPr>
          <w:b/>
          <w:bCs/>
          <w:color w:val="000000"/>
        </w:rPr>
        <w:t>-Weighted</w:t>
      </w:r>
      <w:r w:rsidRPr="008A38A0">
        <w:rPr>
          <w:b/>
          <w:bCs/>
          <w:color w:val="000000"/>
        </w:rPr>
        <w:t xml:space="preserve"> Scores </w:t>
      </w:r>
      <w:r>
        <w:rPr>
          <w:b/>
          <w:bCs/>
          <w:color w:val="000000"/>
        </w:rPr>
        <w:t>for</w:t>
      </w:r>
      <w:r w:rsidRPr="008A38A0">
        <w:rPr>
          <w:b/>
          <w:bCs/>
          <w:color w:val="000000"/>
        </w:rPr>
        <w:t xml:space="preserve"> ABG</w:t>
      </w:r>
      <w:r>
        <w:rPr>
          <w:b/>
          <w:bCs/>
          <w:color w:val="000000"/>
        </w:rPr>
        <w:t xml:space="preserve"> and </w:t>
      </w:r>
      <w:r w:rsidRPr="008A38A0">
        <w:rPr>
          <w:b/>
          <w:bCs/>
          <w:color w:val="000000"/>
        </w:rPr>
        <w:t xml:space="preserve">VBG groups. </w:t>
      </w:r>
      <w:r>
        <w:rPr>
          <w:b/>
          <w:bCs/>
          <w:color w:val="000000"/>
        </w:rPr>
        <w:t xml:space="preserve">Untested patients clustered near zero, while tested patients were skewed toward higher probabilities of being tested. </w:t>
      </w:r>
    </w:p>
    <w:p w14:paraId="2DD2DE6F" w14:textId="77777777" w:rsidR="00796D4C" w:rsidRDefault="00796D4C" w:rsidP="00796D4C">
      <w:pPr>
        <w:pStyle w:val="p2"/>
        <w:spacing w:before="0" w:beforeAutospacing="0" w:after="0" w:afterAutospacing="0"/>
        <w:rPr>
          <w:color w:val="000000"/>
        </w:rPr>
      </w:pPr>
    </w:p>
    <w:p w14:paraId="1FC71582" w14:textId="3E199C39" w:rsidR="00796D4C" w:rsidRDefault="00DC310B" w:rsidP="00796D4C">
      <w:pPr>
        <w:pStyle w:val="p2"/>
        <w:spacing w:before="0" w:beforeAutospacing="0" w:after="0" w:afterAutospacing="0"/>
        <w:rPr>
          <w:color w:val="000000"/>
        </w:rPr>
      </w:pPr>
      <w:r>
        <w:rPr>
          <w:noProof/>
          <w:color w:val="000000"/>
          <w14:ligatures w14:val="standardContextual"/>
        </w:rPr>
        <w:lastRenderedPageBreak/>
        <w:drawing>
          <wp:inline distT="0" distB="0" distL="0" distR="0" wp14:anchorId="479258F6" wp14:editId="1FB02655">
            <wp:extent cx="5943600" cy="3179445"/>
            <wp:effectExtent l="0" t="0" r="0" b="0"/>
            <wp:docPr id="582769778" name="Picture 3"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69778" name="Picture 3" descr="A graph of a graph of a graph&#10;&#10;Description automatically generated with medium confidence"/>
                    <pic:cNvPicPr/>
                  </pic:nvPicPr>
                  <pic:blipFill>
                    <a:blip r:embed="rId21">
                      <a:extLst>
                        <a:ext uri="{28A0092B-C50C-407E-A947-70E740481C1C}">
                          <a14:useLocalDpi xmlns:a14="http://schemas.microsoft.com/office/drawing/2010/main" val="0"/>
                        </a:ext>
                      </a:extLst>
                    </a:blip>
                    <a:stretch>
                      <a:fillRect/>
                    </a:stretch>
                  </pic:blipFill>
                  <pic:spPr>
                    <a:xfrm>
                      <a:off x="0" y="0"/>
                      <a:ext cx="5943600" cy="3179445"/>
                    </a:xfrm>
                    <a:prstGeom prst="rect">
                      <a:avLst/>
                    </a:prstGeom>
                  </pic:spPr>
                </pic:pic>
              </a:graphicData>
            </a:graphic>
          </wp:inline>
        </w:drawing>
      </w:r>
    </w:p>
    <w:p w14:paraId="3390EEA6" w14:textId="77777777" w:rsidR="00796D4C" w:rsidRDefault="00796D4C" w:rsidP="00796D4C">
      <w:pPr>
        <w:pStyle w:val="p2"/>
        <w:spacing w:before="0" w:beforeAutospacing="0" w:after="0" w:afterAutospacing="0"/>
        <w:rPr>
          <w:color w:val="000000"/>
        </w:rPr>
      </w:pPr>
    </w:p>
    <w:p w14:paraId="249EC401" w14:textId="77777777" w:rsidR="009D556C" w:rsidRDefault="009D556C">
      <w:pPr>
        <w:rPr>
          <w:rFonts w:ascii="Times New Roman" w:hAnsi="Times New Roman" w:cs="Times New Roman"/>
        </w:rPr>
      </w:pPr>
    </w:p>
    <w:p w14:paraId="68C477F4" w14:textId="77777777" w:rsidR="009D556C" w:rsidRDefault="009D556C">
      <w:pPr>
        <w:rPr>
          <w:rFonts w:ascii="Times New Roman" w:hAnsi="Times New Roman" w:cs="Times New Roman"/>
        </w:rPr>
      </w:pPr>
    </w:p>
    <w:p w14:paraId="6C498A8E" w14:textId="77777777" w:rsidR="009D556C" w:rsidRDefault="009D556C">
      <w:pPr>
        <w:rPr>
          <w:rFonts w:ascii="Times New Roman" w:hAnsi="Times New Roman" w:cs="Times New Roman"/>
        </w:rPr>
      </w:pPr>
    </w:p>
    <w:p w14:paraId="52698BE8" w14:textId="77777777" w:rsidR="009D556C" w:rsidRDefault="009D556C">
      <w:pPr>
        <w:rPr>
          <w:rFonts w:ascii="Times New Roman" w:hAnsi="Times New Roman" w:cs="Times New Roman"/>
        </w:rPr>
      </w:pPr>
    </w:p>
    <w:p w14:paraId="4F89C45D" w14:textId="77777777" w:rsidR="009D556C" w:rsidRDefault="009D556C">
      <w:pPr>
        <w:rPr>
          <w:rFonts w:ascii="Times New Roman" w:hAnsi="Times New Roman" w:cs="Times New Roman"/>
        </w:rPr>
      </w:pPr>
    </w:p>
    <w:p w14:paraId="53834A10" w14:textId="77777777" w:rsidR="009D556C" w:rsidRDefault="009D556C">
      <w:pPr>
        <w:rPr>
          <w:rFonts w:ascii="Times New Roman" w:hAnsi="Times New Roman" w:cs="Times New Roman"/>
        </w:rPr>
      </w:pPr>
    </w:p>
    <w:p w14:paraId="692E106C" w14:textId="77777777" w:rsidR="009D556C" w:rsidRDefault="009D556C">
      <w:pPr>
        <w:rPr>
          <w:rFonts w:ascii="Times New Roman" w:hAnsi="Times New Roman" w:cs="Times New Roman"/>
        </w:rPr>
      </w:pPr>
    </w:p>
    <w:p w14:paraId="50224391" w14:textId="77777777" w:rsidR="009D556C" w:rsidRDefault="009D556C">
      <w:pPr>
        <w:rPr>
          <w:rFonts w:ascii="Times New Roman" w:hAnsi="Times New Roman" w:cs="Times New Roman"/>
        </w:rPr>
      </w:pPr>
    </w:p>
    <w:p w14:paraId="4CDAAF0E" w14:textId="77777777" w:rsidR="009D556C" w:rsidRDefault="009D556C">
      <w:pPr>
        <w:rPr>
          <w:rFonts w:ascii="Times New Roman" w:hAnsi="Times New Roman" w:cs="Times New Roman"/>
        </w:rPr>
      </w:pPr>
    </w:p>
    <w:p w14:paraId="4B8FEAD9" w14:textId="77777777" w:rsidR="009D556C" w:rsidRDefault="009D556C">
      <w:pPr>
        <w:rPr>
          <w:rFonts w:ascii="Times New Roman" w:hAnsi="Times New Roman" w:cs="Times New Roman"/>
        </w:rPr>
      </w:pPr>
    </w:p>
    <w:p w14:paraId="5EB2CB09" w14:textId="77777777" w:rsidR="009D556C" w:rsidRDefault="009D556C">
      <w:pPr>
        <w:rPr>
          <w:rFonts w:ascii="Times New Roman" w:hAnsi="Times New Roman" w:cs="Times New Roman"/>
        </w:rPr>
      </w:pPr>
    </w:p>
    <w:p w14:paraId="5DE8C15B" w14:textId="77777777" w:rsidR="009D556C" w:rsidRDefault="009D556C">
      <w:pPr>
        <w:rPr>
          <w:rFonts w:ascii="Times New Roman" w:hAnsi="Times New Roman" w:cs="Times New Roman"/>
        </w:rPr>
      </w:pPr>
    </w:p>
    <w:p w14:paraId="751A0112" w14:textId="77777777" w:rsidR="009D556C" w:rsidRDefault="009D556C">
      <w:pPr>
        <w:rPr>
          <w:rFonts w:ascii="Times New Roman" w:hAnsi="Times New Roman" w:cs="Times New Roman"/>
        </w:rPr>
      </w:pPr>
    </w:p>
    <w:p w14:paraId="2687E853" w14:textId="77777777" w:rsidR="009D556C" w:rsidRDefault="009D556C">
      <w:pPr>
        <w:rPr>
          <w:rFonts w:ascii="Times New Roman" w:hAnsi="Times New Roman" w:cs="Times New Roman"/>
        </w:rPr>
      </w:pPr>
    </w:p>
    <w:p w14:paraId="5DC3792B" w14:textId="77777777" w:rsidR="009D556C" w:rsidRDefault="009D556C">
      <w:pPr>
        <w:rPr>
          <w:rFonts w:ascii="Times New Roman" w:hAnsi="Times New Roman" w:cs="Times New Roman"/>
        </w:rPr>
      </w:pPr>
    </w:p>
    <w:p w14:paraId="3BC5DEF0" w14:textId="77777777" w:rsidR="009D556C" w:rsidRDefault="009D556C">
      <w:pPr>
        <w:rPr>
          <w:rFonts w:ascii="Times New Roman" w:hAnsi="Times New Roman" w:cs="Times New Roman"/>
        </w:rPr>
      </w:pPr>
    </w:p>
    <w:p w14:paraId="6089D3C8" w14:textId="77777777" w:rsidR="009D556C" w:rsidRDefault="009D556C">
      <w:pPr>
        <w:rPr>
          <w:rFonts w:ascii="Times New Roman" w:hAnsi="Times New Roman" w:cs="Times New Roman"/>
        </w:rPr>
      </w:pPr>
    </w:p>
    <w:p w14:paraId="51952F41" w14:textId="77777777" w:rsidR="009D556C" w:rsidRDefault="009D556C">
      <w:pPr>
        <w:rPr>
          <w:rFonts w:ascii="Times New Roman" w:hAnsi="Times New Roman" w:cs="Times New Roman"/>
        </w:rPr>
      </w:pPr>
    </w:p>
    <w:p w14:paraId="6BA11089" w14:textId="77777777" w:rsidR="009D556C" w:rsidRDefault="009D556C">
      <w:pPr>
        <w:rPr>
          <w:rFonts w:ascii="Times New Roman" w:hAnsi="Times New Roman" w:cs="Times New Roman"/>
        </w:rPr>
      </w:pPr>
    </w:p>
    <w:p w14:paraId="4911CFD4" w14:textId="77777777" w:rsidR="009D556C" w:rsidRDefault="009D556C">
      <w:pPr>
        <w:rPr>
          <w:rFonts w:ascii="Times New Roman" w:hAnsi="Times New Roman" w:cs="Times New Roman"/>
        </w:rPr>
      </w:pPr>
    </w:p>
    <w:p w14:paraId="2CEEF4E9" w14:textId="77777777" w:rsidR="009D556C" w:rsidRDefault="009D556C">
      <w:pPr>
        <w:rPr>
          <w:rFonts w:ascii="Times New Roman" w:hAnsi="Times New Roman" w:cs="Times New Roman"/>
        </w:rPr>
      </w:pPr>
    </w:p>
    <w:p w14:paraId="503C2FC1" w14:textId="77777777" w:rsidR="009D556C" w:rsidRDefault="009D556C">
      <w:pPr>
        <w:rPr>
          <w:rFonts w:ascii="Times New Roman" w:hAnsi="Times New Roman" w:cs="Times New Roman"/>
        </w:rPr>
      </w:pPr>
    </w:p>
    <w:p w14:paraId="3D3CE44C" w14:textId="493AA266" w:rsidR="009D556C" w:rsidRPr="00D64177" w:rsidRDefault="00AD2A62">
      <w:pPr>
        <w:rPr>
          <w:rFonts w:ascii="Times New Roman" w:hAnsi="Times New Roman" w:cs="Times New Roman"/>
          <w:b/>
          <w:bCs/>
        </w:rPr>
      </w:pPr>
      <w:r w:rsidRPr="00D64177">
        <w:rPr>
          <w:rFonts w:ascii="Times New Roman" w:hAnsi="Times New Roman" w:cs="Times New Roman"/>
          <w:b/>
          <w:bCs/>
        </w:rPr>
        <w:t xml:space="preserve">Figure S3: Global SHAP </w:t>
      </w:r>
      <w:r w:rsidR="009D556C" w:rsidRPr="00D64177">
        <w:rPr>
          <w:rFonts w:ascii="Times New Roman" w:hAnsi="Times New Roman" w:cs="Times New Roman"/>
          <w:b/>
          <w:bCs/>
        </w:rPr>
        <w:t>values</w:t>
      </w:r>
      <w:r w:rsidRPr="00D64177">
        <w:rPr>
          <w:rFonts w:ascii="Times New Roman" w:hAnsi="Times New Roman" w:cs="Times New Roman"/>
          <w:b/>
          <w:bCs/>
        </w:rPr>
        <w:t xml:space="preserve"> </w:t>
      </w:r>
      <w:r w:rsidR="009D556C" w:rsidRPr="00D64177">
        <w:rPr>
          <w:rFonts w:ascii="Times New Roman" w:hAnsi="Times New Roman" w:cs="Times New Roman"/>
          <w:b/>
          <w:bCs/>
        </w:rPr>
        <w:t xml:space="preserve">for the ABG </w:t>
      </w:r>
      <w:r w:rsidR="002D0D41" w:rsidRPr="00D64177">
        <w:rPr>
          <w:rFonts w:ascii="Times New Roman" w:hAnsi="Times New Roman" w:cs="Times New Roman"/>
          <w:b/>
          <w:bCs/>
        </w:rPr>
        <w:t xml:space="preserve">and VBG </w:t>
      </w:r>
      <w:r w:rsidR="009D556C" w:rsidRPr="00D64177">
        <w:rPr>
          <w:rFonts w:ascii="Times New Roman" w:hAnsi="Times New Roman" w:cs="Times New Roman"/>
          <w:b/>
          <w:bCs/>
        </w:rPr>
        <w:t>propensity model</w:t>
      </w:r>
      <w:r w:rsidR="002D0D41" w:rsidRPr="00D64177">
        <w:rPr>
          <w:rFonts w:ascii="Times New Roman" w:hAnsi="Times New Roman" w:cs="Times New Roman"/>
          <w:b/>
          <w:bCs/>
        </w:rPr>
        <w:t xml:space="preserve">. This demonstrates that the serum lactate was the dominant driver across both ABG and VBG cohorts followed by serum creatinine. </w:t>
      </w:r>
    </w:p>
    <w:p w14:paraId="667D5CB7" w14:textId="77777777" w:rsidR="00DC310B" w:rsidRDefault="00DC310B">
      <w:pPr>
        <w:rPr>
          <w:rFonts w:ascii="Times New Roman" w:hAnsi="Times New Roman" w:cs="Times New Roman"/>
        </w:rPr>
      </w:pPr>
    </w:p>
    <w:p w14:paraId="0EC28029" w14:textId="39700B7C" w:rsidR="009D556C" w:rsidRDefault="00DC310B">
      <w:pPr>
        <w:rPr>
          <w:rFonts w:ascii="Times New Roman" w:hAnsi="Times New Roman" w:cs="Times New Roman"/>
        </w:rPr>
      </w:pPr>
      <w:r>
        <w:rPr>
          <w:rFonts w:ascii="Times New Roman" w:hAnsi="Times New Roman" w:cs="Times New Roman"/>
          <w:noProof/>
        </w:rPr>
        <w:lastRenderedPageBreak/>
        <w:drawing>
          <wp:inline distT="0" distB="0" distL="0" distR="0" wp14:anchorId="15AE5FD9" wp14:editId="0C85652F">
            <wp:extent cx="5943600" cy="3135539"/>
            <wp:effectExtent l="0" t="0" r="0" b="1905"/>
            <wp:docPr id="1764014954" name="Picture 2"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14954" name="Picture 2" descr="A graph of different colored squares&#10;&#10;Description automatically generated"/>
                    <pic:cNvPicPr/>
                  </pic:nvPicPr>
                  <pic:blipFill rotWithShape="1">
                    <a:blip r:embed="rId22">
                      <a:extLst>
                        <a:ext uri="{28A0092B-C50C-407E-A947-70E740481C1C}">
                          <a14:useLocalDpi xmlns:a14="http://schemas.microsoft.com/office/drawing/2010/main" val="0"/>
                        </a:ext>
                      </a:extLst>
                    </a:blip>
                    <a:srcRect t="5676"/>
                    <a:stretch/>
                  </pic:blipFill>
                  <pic:spPr bwMode="auto">
                    <a:xfrm>
                      <a:off x="0" y="0"/>
                      <a:ext cx="5943600" cy="3135539"/>
                    </a:xfrm>
                    <a:prstGeom prst="rect">
                      <a:avLst/>
                    </a:prstGeom>
                    <a:ln>
                      <a:noFill/>
                    </a:ln>
                    <a:extLst>
                      <a:ext uri="{53640926-AAD7-44D8-BBD7-CCE9431645EC}">
                        <a14:shadowObscured xmlns:a14="http://schemas.microsoft.com/office/drawing/2010/main"/>
                      </a:ext>
                    </a:extLst>
                  </pic:spPr>
                </pic:pic>
              </a:graphicData>
            </a:graphic>
          </wp:inline>
        </w:drawing>
      </w:r>
    </w:p>
    <w:p w14:paraId="0100A552" w14:textId="760620FD" w:rsidR="009D556C" w:rsidRPr="006746ED" w:rsidRDefault="009D556C">
      <w:pPr>
        <w:rPr>
          <w:rFonts w:ascii="Times New Roman" w:hAnsi="Times New Roman" w:cs="Times New Roman"/>
        </w:rPr>
      </w:pPr>
    </w:p>
    <w:sectPr w:rsidR="009D556C" w:rsidRPr="006746ED" w:rsidSect="006A1A0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rian Locke" w:date="2025-11-12T10:44:00Z" w:initials="BL">
    <w:p w14:paraId="19B2EDC6" w14:textId="77777777" w:rsidR="00C81D68" w:rsidRDefault="00C81D68" w:rsidP="00C81D68">
      <w:r>
        <w:rPr>
          <w:rStyle w:val="CommentReference"/>
        </w:rPr>
        <w:annotationRef/>
      </w:r>
      <w:r>
        <w:rPr>
          <w:sz w:val="20"/>
          <w:szCs w:val="20"/>
        </w:rPr>
        <w:t xml:space="preserve">we'll eventually need Funding, conflicts of interest, author contributions, data/code availability statements.  </w:t>
      </w:r>
    </w:p>
  </w:comment>
  <w:comment w:id="42" w:author="Brian Locke" w:date="2025-11-12T10:24:00Z" w:initials="BL">
    <w:p w14:paraId="7A1BFE70" w14:textId="6906BF3A" w:rsidR="00D1109E" w:rsidRDefault="00D1109E" w:rsidP="00D1109E">
      <w:r>
        <w:rPr>
          <w:rStyle w:val="CommentReference"/>
        </w:rPr>
        <w:annotationRef/>
      </w:r>
      <w:r>
        <w:rPr>
          <w:sz w:val="20"/>
          <w:szCs w:val="20"/>
        </w:rPr>
        <w:t>We'll have to add a Structured abstract (Background/Methods/Results/Conclusions) with Ns, effect sizes, 95% CIs but OK to do this last</w:t>
      </w:r>
    </w:p>
  </w:comment>
  <w:comment w:id="44" w:author="Brian Locke [2]" w:date="2026-03-26T15:50:00Z" w:initials="BL">
    <w:p w14:paraId="0BC92B61" w14:textId="77777777" w:rsidR="009326AD" w:rsidRDefault="009326AD" w:rsidP="009326AD">
      <w:r>
        <w:rPr>
          <w:rStyle w:val="CommentReference"/>
        </w:rPr>
        <w:annotationRef/>
      </w:r>
      <w:r>
        <w:rPr>
          <w:sz w:val="20"/>
          <w:szCs w:val="20"/>
        </w:rPr>
        <w:t>we'll want a citation (maybe CHEST-ONMAP?) for this, and also the 45 threshold.</w:t>
      </w:r>
    </w:p>
  </w:comment>
  <w:comment w:id="45" w:author="Anila Mehta" w:date="2026-03-31T18:17:00Z" w:initials="MOU">
    <w:p w14:paraId="131A3AA4" w14:textId="77777777" w:rsidR="00AB2AEB" w:rsidRDefault="00AB2AEB" w:rsidP="00911D72">
      <w:r>
        <w:rPr>
          <w:rStyle w:val="CommentReference"/>
        </w:rPr>
        <w:annotationRef/>
      </w:r>
      <w:r>
        <w:rPr>
          <w:sz w:val="20"/>
          <w:szCs w:val="20"/>
        </w:rPr>
        <w:t>Could not find citation</w:t>
      </w:r>
    </w:p>
  </w:comment>
  <w:comment w:id="46" w:author="Brian Locke [2]" w:date="2026-03-26T15:51:00Z" w:initials="BL">
    <w:p w14:paraId="01674FCF" w14:textId="6C008B63" w:rsidR="009326AD" w:rsidRDefault="009326AD" w:rsidP="009326AD">
      <w:r>
        <w:rPr>
          <w:rStyle w:val="CommentReference"/>
        </w:rPr>
        <w:annotationRef/>
      </w:r>
      <w:r>
        <w:rPr>
          <w:sz w:val="20"/>
          <w:szCs w:val="20"/>
        </w:rPr>
        <w:t>I changed this only because I"m not sure there's good temporal data on whether usage is increasing (though I suspect it is). If we can find that data could revert to yours, which is a stronger statement</w:t>
      </w:r>
    </w:p>
  </w:comment>
  <w:comment w:id="47" w:author="Brian Locke [2]" w:date="2026-03-26T15:51:00Z" w:initials="BL">
    <w:p w14:paraId="6173940A" w14:textId="77777777" w:rsidR="009326AD" w:rsidRDefault="009326AD" w:rsidP="009326AD">
      <w:r>
        <w:rPr>
          <w:rStyle w:val="CommentReference"/>
        </w:rPr>
        <w:annotationRef/>
      </w:r>
      <w:r>
        <w:rPr>
          <w:sz w:val="20"/>
          <w:szCs w:val="20"/>
        </w:rPr>
        <w:t>there's a NEJM article about VBG in COPD exacerbations that might be a good citationhere.</w:t>
      </w:r>
    </w:p>
  </w:comment>
  <w:comment w:id="48" w:author="Brian Locke [2]" w:date="2026-03-26T15:54:00Z" w:initials="BL">
    <w:p w14:paraId="7425ACAC" w14:textId="77777777" w:rsidR="009326AD" w:rsidRDefault="009326AD" w:rsidP="009326AD">
      <w:r>
        <w:rPr>
          <w:rStyle w:val="CommentReference"/>
        </w:rPr>
        <w:annotationRef/>
      </w:r>
      <w:r>
        <w:rPr>
          <w:sz w:val="20"/>
          <w:szCs w:val="20"/>
        </w:rPr>
        <w:t>great - youve got it in the next paragraph</w:t>
      </w:r>
    </w:p>
  </w:comment>
  <w:comment w:id="55" w:author="Brian Locke [2]" w:date="2026-03-26T15:54:00Z" w:initials="BL">
    <w:p w14:paraId="4EE18CA3" w14:textId="77777777" w:rsidR="002E17CC" w:rsidRDefault="002E17CC" w:rsidP="002E17CC">
      <w:r>
        <w:rPr>
          <w:rStyle w:val="CommentReference"/>
        </w:rPr>
        <w:annotationRef/>
      </w:r>
      <w:r>
        <w:rPr>
          <w:sz w:val="20"/>
          <w:szCs w:val="20"/>
        </w:rPr>
        <w:t>Exactly right - though I think we could say prior work has focused on 1.) analytic agreement and 2.) test characteristics with ABG as the reference standard. Then, I'd try to make our argument that if the predictive information is also similar, this suggests they can be relied upon for clinical decision-making.</w:t>
      </w:r>
    </w:p>
  </w:comment>
  <w:comment w:id="56" w:author="Brian Locke [2]" w:date="2026-03-26T15:55:00Z" w:initials="BL">
    <w:p w14:paraId="3DDD1B09" w14:textId="77777777" w:rsidR="002E17CC" w:rsidRDefault="002E17CC" w:rsidP="002E17CC">
      <w:r>
        <w:rPr>
          <w:rStyle w:val="CommentReference"/>
        </w:rPr>
        <w:annotationRef/>
      </w:r>
      <w:r>
        <w:rPr>
          <w:sz w:val="20"/>
          <w:szCs w:val="20"/>
        </w:rPr>
        <w:t>because we can argue that moment to moment fluctuations in blood gas may falsly lower agreement (e.g. - ABG not always in agreement with itself!)</w:t>
      </w:r>
    </w:p>
  </w:comment>
  <w:comment w:id="60" w:author="Brian Locke" w:date="2025-12-07T23:41:00Z" w:initials="BL">
    <w:p w14:paraId="16E540FB" w14:textId="77777777" w:rsidR="00206BCD" w:rsidRDefault="00206BCD" w:rsidP="00206BCD">
      <w:r>
        <w:rPr>
          <w:rStyle w:val="CommentReference"/>
        </w:rPr>
        <w:annotationRef/>
      </w:r>
      <w:r>
        <w:rPr>
          <w:sz w:val="20"/>
          <w:szCs w:val="20"/>
        </w:rPr>
        <w:t>might lean in to the analytic vs prognostic piont you made a bit more for this paragraph and merge in the next one. Most comparisons of ABGs and VBGs have focused on analytic agreement (how closely venous CO₂ tracks arterial values) rather than on prognostic value, which is the clinical gold standard. Several prospective studies report high sensitivity of VBGs for detecting hypercapnia, whereas others show wider arterial–venous dispersion, underscoring limits of analytic precision. But analytic concordance alone does not establish clinical utility. The key unanswered question is whether hypercapnia identified on a VBG predicts outcomes such as ventilatory support or deterioration as well as hypercapnia identified on an ABG. If venous hypercapnia carries similar prognostic weight, its analytic imperfections may be acceptable, and VBGs could serve as sufficient evidence of hypercapnic respiratory failure.</w:t>
      </w:r>
    </w:p>
  </w:comment>
  <w:comment w:id="61" w:author="Brian Locke [2]" w:date="2026-03-26T15:54:00Z" w:initials="BL">
    <w:p w14:paraId="2CB9D0EC" w14:textId="77777777" w:rsidR="009326AD" w:rsidRDefault="009326AD" w:rsidP="009326AD">
      <w:r>
        <w:rPr>
          <w:rStyle w:val="CommentReference"/>
        </w:rPr>
        <w:annotationRef/>
      </w:r>
      <w:r>
        <w:rPr>
          <w:sz w:val="20"/>
          <w:szCs w:val="20"/>
        </w:rPr>
        <w:t>Exactly right - though I think we could say prior work has focused on 1.) analytic agreement and 2.) test characteristics with ABG as the reference standard. Then, I'd try to make our argument that if the predictive information is also similar, this suggests they can be relied upon for clinical decision-making.</w:t>
      </w:r>
    </w:p>
  </w:comment>
  <w:comment w:id="62" w:author="Brian Locke [2]" w:date="2026-03-26T15:55:00Z" w:initials="BL">
    <w:p w14:paraId="35916605" w14:textId="77777777" w:rsidR="009326AD" w:rsidRDefault="009326AD" w:rsidP="009326AD">
      <w:r>
        <w:rPr>
          <w:rStyle w:val="CommentReference"/>
        </w:rPr>
        <w:annotationRef/>
      </w:r>
      <w:r>
        <w:rPr>
          <w:sz w:val="20"/>
          <w:szCs w:val="20"/>
        </w:rPr>
        <w:t>because we can argue that moment to moment fluctuations in blood gas may falsly lower agreement (e.g. - ABG not always in agreement with itself!)</w:t>
      </w:r>
    </w:p>
  </w:comment>
  <w:comment w:id="70" w:author="Brian Locke [2]" w:date="2026-03-26T15:55:00Z" w:initials="BL">
    <w:p w14:paraId="560B907B" w14:textId="77777777" w:rsidR="009326AD" w:rsidRDefault="009326AD" w:rsidP="009326AD">
      <w:r>
        <w:rPr>
          <w:rStyle w:val="CommentReference"/>
        </w:rPr>
        <w:annotationRef/>
      </w:r>
      <w:r>
        <w:rPr>
          <w:sz w:val="20"/>
          <w:szCs w:val="20"/>
        </w:rPr>
        <w:t>this is great</w:t>
      </w:r>
    </w:p>
  </w:comment>
  <w:comment w:id="71" w:author="Brian Locke" w:date="2025-11-12T10:31:00Z" w:initials="BL">
    <w:p w14:paraId="3304D96A" w14:textId="77777777" w:rsidR="00D1109E" w:rsidRDefault="00D1109E" w:rsidP="00D1109E">
      <w:r>
        <w:rPr>
          <w:rStyle w:val="CommentReference"/>
        </w:rPr>
        <w:annotationRef/>
      </w:r>
      <w:r>
        <w:rPr>
          <w:sz w:val="20"/>
          <w:szCs w:val="20"/>
        </w:rPr>
        <w:t>We should probably also make note of  what mortality sources are captured/omitted in trinetx</w:t>
      </w:r>
    </w:p>
  </w:comment>
  <w:comment w:id="72" w:author="Brian Locke [2]" w:date="2026-03-26T16:03:00Z" w:initials="BL">
    <w:p w14:paraId="12A940F3" w14:textId="77777777" w:rsidR="009C2BA0" w:rsidRDefault="009C2BA0" w:rsidP="009C2BA0">
      <w:r>
        <w:rPr>
          <w:rStyle w:val="CommentReference"/>
        </w:rPr>
        <w:annotationRef/>
      </w:r>
      <w:r>
        <w:rPr>
          <w:sz w:val="20"/>
          <w:szCs w:val="20"/>
        </w:rPr>
        <w:t>I'll find the citation for this</w:t>
      </w:r>
    </w:p>
  </w:comment>
  <w:comment w:id="73" w:author="Brian Locke [2]" w:date="2026-03-26T16:00:00Z" w:initials="BL">
    <w:p w14:paraId="0966B95F" w14:textId="77777777" w:rsidR="009C2BA0" w:rsidRDefault="009C2BA0" w:rsidP="009C2BA0">
      <w:r>
        <w:rPr>
          <w:rStyle w:val="CommentReference"/>
        </w:rPr>
        <w:annotationRef/>
      </w:r>
      <w:r>
        <w:rPr>
          <w:sz w:val="20"/>
          <w:szCs w:val="20"/>
        </w:rPr>
        <w:t>should find citations to support these if possible (might be hard for the hypocapnia ones - whcih is what it is)</w:t>
      </w:r>
    </w:p>
  </w:comment>
  <w:comment w:id="74" w:author="Anila Mehta" w:date="2026-04-01T14:54:00Z" w:initials="MOU">
    <w:p w14:paraId="5CECB5AE" w14:textId="77777777" w:rsidR="00CC407B" w:rsidRDefault="00CC407B" w:rsidP="00E9328D">
      <w:r>
        <w:rPr>
          <w:rStyle w:val="CommentReference"/>
        </w:rPr>
        <w:annotationRef/>
      </w:r>
      <w:r>
        <w:rPr>
          <w:sz w:val="20"/>
          <w:szCs w:val="20"/>
        </w:rPr>
        <w:t xml:space="preserve">Unable to find citation, also need citation for this above in introduction too </w:t>
      </w:r>
    </w:p>
  </w:comment>
  <w:comment w:id="76" w:author="Brian Locke [2]" w:date="2026-03-26T16:05:00Z" w:initials="BL">
    <w:p w14:paraId="55C478B9" w14:textId="2AD937C7" w:rsidR="009C2BA0" w:rsidRDefault="009C2BA0" w:rsidP="009C2BA0">
      <w:r>
        <w:rPr>
          <w:rStyle w:val="CommentReference"/>
        </w:rPr>
        <w:annotationRef/>
      </w:r>
      <w:r>
        <w:rPr>
          <w:sz w:val="20"/>
          <w:szCs w:val="20"/>
        </w:rPr>
        <w:t>we can site that BMJ "handling continuous covariates" paper here</w:t>
      </w:r>
    </w:p>
  </w:comment>
  <w:comment w:id="77" w:author="Brian Locke [2]" w:date="2026-03-26T16:06:00Z" w:initials="BL">
    <w:p w14:paraId="20EBAF91" w14:textId="77777777" w:rsidR="009C2BA0" w:rsidRDefault="009C2BA0" w:rsidP="009C2BA0">
      <w:r>
        <w:rPr>
          <w:rStyle w:val="CommentReference"/>
        </w:rPr>
        <w:annotationRef/>
      </w:r>
      <w:r>
        <w:rPr>
          <w:sz w:val="20"/>
          <w:szCs w:val="20"/>
        </w:rPr>
        <w:t>right now I have both relative likelihoods and predicted resposne - the relative likelhoods look better but probabilities are probably the actual right outcome. We mightw ant to try to sneak that through</w:t>
      </w:r>
    </w:p>
  </w:comment>
  <w:comment w:id="81" w:author="Anila Mehta" w:date="2026-03-30T18:24:00Z" w:initials="MOU">
    <w:p w14:paraId="79ECB572" w14:textId="77777777" w:rsidR="00014971" w:rsidRDefault="00014971" w:rsidP="00085534">
      <w:r>
        <w:rPr>
          <w:rStyle w:val="CommentReference"/>
        </w:rPr>
        <w:annotationRef/>
      </w:r>
      <w:r>
        <w:rPr>
          <w:sz w:val="20"/>
          <w:szCs w:val="20"/>
        </w:rPr>
        <w:t xml:space="preserve">This section feels choppy, would appreciate help on this </w:t>
      </w:r>
    </w:p>
  </w:comment>
  <w:comment w:id="98" w:author="Brian Locke [2]" w:date="2026-03-26T16:08:00Z" w:initials="BL">
    <w:p w14:paraId="5FCA7C39" w14:textId="1996A957" w:rsidR="00FB4309" w:rsidRDefault="00FB4309" w:rsidP="00FB4309">
      <w:r>
        <w:rPr>
          <w:rStyle w:val="CommentReference"/>
        </w:rPr>
        <w:annotationRef/>
      </w:r>
      <w:r>
        <w:rPr>
          <w:sz w:val="20"/>
          <w:szCs w:val="20"/>
        </w:rPr>
        <w:t>I think we can probably combined the IPSW and Propesnity Score Modeling sections, but I'd move forward the imputation to before that (to mirror the order it happens to the data and the pre-empt the question of how we used logistic regression</w:t>
      </w:r>
    </w:p>
  </w:comment>
  <w:comment w:id="99" w:author="Brian Locke [2]" w:date="2026-03-26T16:09:00Z" w:initials="BL">
    <w:p w14:paraId="419CA6F1" w14:textId="77777777" w:rsidR="00FB4309" w:rsidRDefault="00FB4309" w:rsidP="00FB4309">
      <w:r>
        <w:rPr>
          <w:rStyle w:val="CommentReference"/>
        </w:rPr>
        <w:annotationRef/>
      </w:r>
      <w:r>
        <w:rPr>
          <w:sz w:val="20"/>
          <w:szCs w:val="20"/>
        </w:rPr>
        <w:t>we could mention the XG boost model as a sensitivity analysis (and include it in the supplement - since results are mostly consistent.</w:t>
      </w:r>
    </w:p>
  </w:comment>
  <w:comment w:id="101" w:author="Brian Locke [2]" w:date="2026-03-26T16:14:00Z" w:initials="BL">
    <w:p w14:paraId="4457D3C8" w14:textId="77777777" w:rsidR="00FB4309" w:rsidRDefault="00FB4309" w:rsidP="00FB4309">
      <w:r>
        <w:rPr>
          <w:rStyle w:val="CommentReference"/>
        </w:rPr>
        <w:annotationRef/>
      </w:r>
      <w:r>
        <w:rPr>
          <w:sz w:val="20"/>
          <w:szCs w:val="20"/>
        </w:rPr>
        <w:t>I might add a quick mention that the relation between normocapnia and hypocapnia is probably a "negative control outcome" for some outcomes, like ICD code and NIV - and thus we expected them to be similar after weighting as a robustness check.</w:t>
      </w:r>
    </w:p>
  </w:comment>
  <w:comment w:id="104" w:author="Brian Locke" w:date="2025-09-22T15:55:00Z" w:initials="BL">
    <w:p w14:paraId="3DD7373D" w14:textId="10385423" w:rsidR="00A52488" w:rsidRDefault="00A52488" w:rsidP="00A52488">
      <w:r>
        <w:rPr>
          <w:rStyle w:val="CommentReference"/>
        </w:rPr>
        <w:annotationRef/>
      </w:r>
      <w:r>
        <w:rPr>
          <w:sz w:val="20"/>
          <w:szCs w:val="20"/>
        </w:rPr>
        <w:t>I'll generate a consort diagram of who was included and who was excluded for various reasons.</w:t>
      </w:r>
    </w:p>
  </w:comment>
  <w:comment w:id="105" w:author="Brian Locke [2]" w:date="2026-03-26T16:09:00Z" w:initials="BL">
    <w:p w14:paraId="696BBD2C" w14:textId="77777777" w:rsidR="00FB4309" w:rsidRDefault="00FB4309" w:rsidP="00FB4309">
      <w:r>
        <w:rPr>
          <w:rStyle w:val="CommentReference"/>
        </w:rPr>
        <w:annotationRef/>
      </w:r>
      <w:r>
        <w:rPr>
          <w:sz w:val="20"/>
          <w:szCs w:val="20"/>
        </w:rPr>
        <w:t>still on my todo</w:t>
      </w:r>
    </w:p>
  </w:comment>
  <w:comment w:id="106" w:author="Brian Locke [2]" w:date="2026-03-26T16:09:00Z" w:initials="BL">
    <w:p w14:paraId="4BCD7C00" w14:textId="77777777" w:rsidR="00FB4309" w:rsidRDefault="00FB4309" w:rsidP="00FB4309">
      <w:r>
        <w:rPr>
          <w:rStyle w:val="CommentReference"/>
        </w:rPr>
        <w:annotationRef/>
      </w:r>
      <w:r>
        <w:rPr>
          <w:sz w:val="20"/>
          <w:szCs w:val="20"/>
        </w:rPr>
        <w:t>I might move the ER vs Inpt designation to here since it's so fundamental</w:t>
      </w:r>
    </w:p>
  </w:comment>
  <w:comment w:id="112" w:author="Brian Locke [2]" w:date="2026-03-26T16:12:00Z" w:initials="BL">
    <w:p w14:paraId="0E13D6A5" w14:textId="77777777" w:rsidR="00FB4309" w:rsidRDefault="00FB4309" w:rsidP="00FB4309">
      <w:r>
        <w:rPr>
          <w:rStyle w:val="CommentReference"/>
        </w:rPr>
        <w:annotationRef/>
      </w:r>
      <w:r>
        <w:rPr>
          <w:sz w:val="20"/>
          <w:szCs w:val="20"/>
        </w:rPr>
        <w:t>I might revise these following paragraphs to a structure of: 1 paragraph outlining UNADJUSTED comparisons for ABG and VBG, then a second paragraph that states that after adjustment, there were no |SMD|&gt;0.1 differences and discuss which things independently correlated with ABG or VBG receipt in the propensity models (and which factors were most important)</w:t>
      </w:r>
    </w:p>
  </w:comment>
  <w:comment w:id="113" w:author="Anila Mehta" w:date="2026-04-01T14:58:00Z" w:initials="MOU">
    <w:p w14:paraId="2AA5556E" w14:textId="77777777" w:rsidR="00CC407B" w:rsidRDefault="00CC407B" w:rsidP="00A56EFF">
      <w:r>
        <w:rPr>
          <w:rStyle w:val="CommentReference"/>
        </w:rPr>
        <w:annotationRef/>
      </w:r>
      <w:r>
        <w:rPr>
          <w:sz w:val="20"/>
          <w:szCs w:val="20"/>
        </w:rPr>
        <w:t xml:space="preserve">For the baseline characteristics, they were only unadjusted. But laid out this format for the unadjusted odd ratios then after adjustment then stated which things independently correlated with ABG or VBG receipt </w:t>
      </w:r>
    </w:p>
  </w:comment>
  <w:comment w:id="119" w:author="Anila Mehta" w:date="2026-04-01T15:42:00Z" w:initials="MOU">
    <w:p w14:paraId="663B653C" w14:textId="77777777" w:rsidR="00AC0F01" w:rsidRDefault="00AC0F01" w:rsidP="00977018">
      <w:r>
        <w:rPr>
          <w:rStyle w:val="CommentReference"/>
        </w:rPr>
        <w:annotationRef/>
      </w:r>
      <w:r>
        <w:rPr>
          <w:sz w:val="20"/>
          <w:szCs w:val="20"/>
        </w:rPr>
        <w:t>Will have to adjust to not split over two pages on the pdf</w:t>
      </w:r>
    </w:p>
  </w:comment>
  <w:comment w:id="132" w:author="Anila Mehta" w:date="2026-04-01T15:40:00Z" w:initials="MOU">
    <w:p w14:paraId="2AE20C0E" w14:textId="5159E1A2" w:rsidR="00AC0F01" w:rsidRDefault="00AC0F01" w:rsidP="002E6DDE">
      <w:r>
        <w:rPr>
          <w:rStyle w:val="CommentReference"/>
        </w:rPr>
        <w:annotationRef/>
      </w:r>
      <w:r>
        <w:rPr>
          <w:sz w:val="20"/>
          <w:szCs w:val="20"/>
        </w:rPr>
        <w:t>Will have to adjust to not split over two pages</w:t>
      </w:r>
    </w:p>
  </w:comment>
  <w:comment w:id="151" w:author="Anila Mehta" w:date="2026-03-31T15:52:00Z" w:initials="MOU">
    <w:p w14:paraId="0279EA79" w14:textId="76DBDE57" w:rsidR="00271666" w:rsidRDefault="00271666" w:rsidP="00F14B0B">
      <w:r>
        <w:rPr>
          <w:rStyle w:val="CommentReference"/>
        </w:rPr>
        <w:annotationRef/>
      </w:r>
      <w:r>
        <w:rPr>
          <w:sz w:val="20"/>
          <w:szCs w:val="20"/>
        </w:rPr>
        <w:t xml:space="preserve">Think these odds ratios are out of date; current code doesn’t have unadjusted odd ratios </w:t>
      </w:r>
    </w:p>
  </w:comment>
  <w:comment w:id="143" w:author="Anila Mehta" w:date="2026-02-17T15:04:00Z" w:initials="MOU">
    <w:p w14:paraId="25F475E2" w14:textId="24E53DDB" w:rsidR="00DA34BE" w:rsidRDefault="00DA34BE" w:rsidP="000920B9">
      <w:r>
        <w:rPr>
          <w:rStyle w:val="CommentReference"/>
        </w:rPr>
        <w:annotationRef/>
      </w:r>
      <w:r>
        <w:rPr>
          <w:sz w:val="20"/>
          <w:szCs w:val="20"/>
        </w:rPr>
        <w:t xml:space="preserve">Should I keep unweighted ORs in manuscript? </w:t>
      </w:r>
    </w:p>
  </w:comment>
  <w:comment w:id="144" w:author="Brian Locke [2]" w:date="2026-03-26T16:13:00Z" w:initials="BL">
    <w:p w14:paraId="6ABFA3D9" w14:textId="77777777" w:rsidR="00FB4309" w:rsidRDefault="00FB4309" w:rsidP="00FB4309">
      <w:r>
        <w:rPr>
          <w:rStyle w:val="CommentReference"/>
        </w:rPr>
        <w:annotationRef/>
      </w:r>
      <w:r>
        <w:rPr>
          <w:sz w:val="20"/>
          <w:szCs w:val="20"/>
        </w:rPr>
        <w:t xml:space="preserve">I probably would - but de-emphasize them. As in, have 1 short paragraph that gives uadjusted ORs (and make sure the flag that they're unadjsuted), and then move to the propensity weighted and imputed outcomes, framed as the main study result. </w:t>
      </w:r>
    </w:p>
  </w:comment>
  <w:comment w:id="162" w:author="Brian Locke [2]" w:date="2026-03-26T16:15:00Z" w:initials="BL">
    <w:p w14:paraId="66B04B47" w14:textId="77777777" w:rsidR="00FB4309" w:rsidRDefault="00FB4309" w:rsidP="00FB4309">
      <w:r>
        <w:rPr>
          <w:rStyle w:val="CommentReference"/>
        </w:rPr>
        <w:annotationRef/>
      </w:r>
      <w:r>
        <w:rPr>
          <w:sz w:val="20"/>
          <w:szCs w:val="20"/>
        </w:rPr>
        <w:t>For the "main" result - I'd start the paragraph describing the spline outcome (because it's the best), then comment that the categories showed similar patterns and give the numbers</w:t>
      </w:r>
    </w:p>
  </w:comment>
  <w:comment w:id="305" w:author="Anila Mehta" w:date="2026-03-31T15:52:00Z" w:initials="MOU">
    <w:p w14:paraId="371D1566" w14:textId="77777777" w:rsidR="00CC407B" w:rsidRDefault="000F32AD" w:rsidP="009165D8">
      <w:r>
        <w:rPr>
          <w:rStyle w:val="CommentReference"/>
        </w:rPr>
        <w:annotationRef/>
      </w:r>
      <w:r w:rsidR="00CC407B">
        <w:rPr>
          <w:sz w:val="20"/>
          <w:szCs w:val="20"/>
        </w:rPr>
        <w:t>Think these odds ratios are out of date; current code doesn’t have unadjusted odd ratios just the figure I believe</w:t>
      </w:r>
    </w:p>
  </w:comment>
  <w:comment w:id="302" w:author="Anila Mehta" w:date="2026-02-17T15:04:00Z" w:initials="MOU">
    <w:p w14:paraId="71CAAEFC" w14:textId="44400A77" w:rsidR="000F32AD" w:rsidRDefault="000F32AD" w:rsidP="000F32AD">
      <w:r>
        <w:rPr>
          <w:rStyle w:val="CommentReference"/>
        </w:rPr>
        <w:annotationRef/>
      </w:r>
      <w:r>
        <w:rPr>
          <w:sz w:val="20"/>
          <w:szCs w:val="20"/>
        </w:rPr>
        <w:t xml:space="preserve">Should I keep unweighted ORs in manuscript? </w:t>
      </w:r>
    </w:p>
  </w:comment>
  <w:comment w:id="303" w:author="Brian Locke [2]" w:date="2026-03-26T16:13:00Z" w:initials="BL">
    <w:p w14:paraId="07A7FDF3" w14:textId="77777777" w:rsidR="000F32AD" w:rsidRDefault="000F32AD" w:rsidP="000F32AD">
      <w:r>
        <w:rPr>
          <w:rStyle w:val="CommentReference"/>
        </w:rPr>
        <w:annotationRef/>
      </w:r>
      <w:r>
        <w:rPr>
          <w:sz w:val="20"/>
          <w:szCs w:val="20"/>
        </w:rPr>
        <w:t xml:space="preserve">I probably would - but de-emphasize them. As in, have 1 short paragraph that gives uadjusted ORs (and make sure the flag that they're unadjsuted), and then move to the propensity weighted and imputed outcomes, framed as the main study result. </w:t>
      </w:r>
    </w:p>
  </w:comment>
  <w:comment w:id="319" w:author="Brian Locke [2]" w:date="2026-03-26T16:15:00Z" w:initials="BL">
    <w:p w14:paraId="52C60541" w14:textId="77777777" w:rsidR="000F32AD" w:rsidRDefault="000F32AD" w:rsidP="000F32AD">
      <w:r>
        <w:rPr>
          <w:rStyle w:val="CommentReference"/>
        </w:rPr>
        <w:annotationRef/>
      </w:r>
      <w:r>
        <w:rPr>
          <w:sz w:val="20"/>
          <w:szCs w:val="20"/>
        </w:rPr>
        <w:t>For the "main" result - I'd start the paragraph describing the spline outcome (because it's the best), then comment that the categories showed similar patterns and give the numbers</w:t>
      </w:r>
    </w:p>
  </w:comment>
  <w:comment w:id="357" w:author="Brian Locke [2]" w:date="2026-03-26T16:15:00Z" w:initials="BL">
    <w:p w14:paraId="57C78511" w14:textId="77777777" w:rsidR="00FB4309" w:rsidRDefault="00FB4309" w:rsidP="00FB4309">
      <w:r>
        <w:rPr>
          <w:rStyle w:val="CommentReference"/>
        </w:rPr>
        <w:annotationRef/>
      </w:r>
      <w:r>
        <w:rPr>
          <w:sz w:val="20"/>
          <w:szCs w:val="20"/>
        </w:rPr>
        <w:t>very nice</w:t>
      </w:r>
    </w:p>
  </w:comment>
  <w:comment w:id="368" w:author="Brian Locke [2]" w:date="2026-03-26T16:18:00Z" w:initials="BL">
    <w:p w14:paraId="7B7117B0" w14:textId="77777777" w:rsidR="001353ED" w:rsidRDefault="001353ED" w:rsidP="001353ED">
      <w:r>
        <w:rPr>
          <w:rStyle w:val="CommentReference"/>
        </w:rPr>
        <w:annotationRef/>
      </w:r>
      <w:r>
        <w:rPr>
          <w:sz w:val="20"/>
          <w:szCs w:val="20"/>
        </w:rPr>
        <w:t>I might discuss this a bit further down (3rd or 4th paragraph). I'd frame this paragraph as: For NIV and ICD code, we didn't expect hypocapnia to be associated with a qualitatively different risk - and they weren't. For both IMV and all-cause mortality - blood gasses can be obtained to evaluate respiratory status or metabolic status - both of those derangements are associated with each outcome to a similar extent.</w:t>
      </w:r>
    </w:p>
  </w:comment>
  <w:comment w:id="378" w:author="Brian Locke [2]" w:date="2026-03-26T16:21:00Z" w:initials="BL">
    <w:p w14:paraId="04ECF100" w14:textId="77777777" w:rsidR="001353ED" w:rsidRDefault="001353ED" w:rsidP="001353ED">
      <w:r>
        <w:rPr>
          <w:rStyle w:val="CommentReference"/>
        </w:rPr>
        <w:annotationRef/>
      </w:r>
      <w:r>
        <w:rPr>
          <w:sz w:val="20"/>
          <w:szCs w:val="20"/>
        </w:rPr>
        <w:t xml:space="preserve">I'd probably move this more to the Strengths and Limitation section.. and what you're describijng is the "conditional exchangeability" assumption (e.g. that our model captured everything independently relavent to the likelihood of getting a particular blood gas and each outcome. </w:t>
      </w:r>
    </w:p>
  </w:comment>
  <w:comment w:id="377" w:author="Anila Mehta" w:date="2025-12-18T17:36:00Z" w:initials="MOU">
    <w:p w14:paraId="595369ED" w14:textId="6BDB4992" w:rsidR="00E94929" w:rsidRDefault="00E94929" w:rsidP="00612059">
      <w:r>
        <w:rPr>
          <w:rStyle w:val="CommentReference"/>
        </w:rPr>
        <w:annotationRef/>
      </w:r>
      <w:r>
        <w:rPr>
          <w:sz w:val="20"/>
          <w:szCs w:val="20"/>
        </w:rPr>
        <w:t>Brian’s comment from earlier:</w:t>
      </w:r>
    </w:p>
    <w:p w14:paraId="70137FA3" w14:textId="77777777" w:rsidR="00E94929" w:rsidRDefault="00E94929" w:rsidP="00612059">
      <w:r>
        <w:rPr>
          <w:sz w:val="20"/>
          <w:szCs w:val="20"/>
        </w:rPr>
        <w:t xml:space="preserve">I think it might be good to have a paragraph that spells out exactly what we think our design supports, what the key assumptions are, and how deviations might change that. So we might say that our study supports a prognostic conclusion about the importance of each results, but is contingent on us correctly modeling who gets ABG vs VBG – undoubtedly some residual confounding related to things providers see but aren’t in the medical record, and that our results.. then dwell on the implications a bit more from the last paragraph. </w:t>
      </w:r>
    </w:p>
    <w:p w14:paraId="5DB71BED" w14:textId="77777777" w:rsidR="00E94929" w:rsidRDefault="00E94929" w:rsidP="00612059"/>
  </w:comment>
  <w:comment w:id="381" w:author="Brian Locke" w:date="2025-12-08T06:49:00Z" w:initials="BL">
    <w:p w14:paraId="63195A23" w14:textId="77777777" w:rsidR="00012817" w:rsidRDefault="00012817" w:rsidP="00012817">
      <w:r>
        <w:rPr>
          <w:rStyle w:val="CommentReference"/>
        </w:rPr>
        <w:annotationRef/>
      </w:r>
      <w:r>
        <w:rPr>
          <w:sz w:val="20"/>
          <w:szCs w:val="20"/>
        </w:rPr>
        <w:t>Contrary to prior advice I gave, I'd move this to its own paragraph and have this paragraph JUST focus on the actual findings we added to the prior work</w:t>
      </w:r>
    </w:p>
  </w:comment>
  <w:comment w:id="384" w:author="Brian Locke" w:date="2025-12-08T06:53:00Z" w:initials="BL">
    <w:p w14:paraId="7B6EDB17" w14:textId="77777777" w:rsidR="00012817" w:rsidRDefault="00012817" w:rsidP="00012817">
      <w:r>
        <w:rPr>
          <w:rStyle w:val="CommentReference"/>
        </w:rPr>
        <w:annotationRef/>
      </w:r>
      <w:r>
        <w:rPr>
          <w:sz w:val="20"/>
          <w:szCs w:val="20"/>
        </w:rPr>
        <w:t>we can probably add a strength the use of the splines. and multiple imputation once working.</w:t>
      </w:r>
    </w:p>
  </w:comment>
  <w:comment w:id="385" w:author="Brian Locke [2]" w:date="2026-03-26T16:24:00Z" w:initials="BL">
    <w:p w14:paraId="0DE55C18" w14:textId="77777777" w:rsidR="001353ED" w:rsidRDefault="001353ED" w:rsidP="001353ED">
      <w:r>
        <w:rPr>
          <w:rStyle w:val="CommentReference"/>
        </w:rPr>
        <w:annotationRef/>
      </w:r>
      <w:r>
        <w:rPr>
          <w:sz w:val="20"/>
          <w:szCs w:val="20"/>
        </w:rPr>
        <w:t xml:space="preserve">I'd also mention that it's possible that some clinical events - like NIV or IMV, happened before the blood gasses were drawn, and thus might be "retrodiction" rather than prediciton/prognosis. </w:t>
      </w:r>
    </w:p>
  </w:comment>
  <w:comment w:id="403" w:author="Brian Locke [2]" w:date="2026-03-26T16:24:00Z" w:initials="BL">
    <w:p w14:paraId="20A4BCBD" w14:textId="77777777" w:rsidR="001353ED" w:rsidRDefault="001353ED" w:rsidP="001353ED">
      <w:r>
        <w:rPr>
          <w:rStyle w:val="CommentReference"/>
        </w:rPr>
        <w:annotationRef/>
      </w:r>
      <w:r>
        <w:rPr>
          <w:sz w:val="20"/>
          <w:szCs w:val="20"/>
        </w:rPr>
        <w:t>not sure this is the follow-up I'd recommend... maybe more assessment of the consequences of actions taken on the basis of each? (ie. we just showed associations, but would you still make the correct decision-making? we can't directly say)</w:t>
      </w:r>
    </w:p>
  </w:comment>
  <w:comment w:id="405" w:author="Brian Locke" w:date="2025-12-08T06:56:00Z" w:initials="BL">
    <w:p w14:paraId="5731BABE" w14:textId="77777777" w:rsidR="00012817" w:rsidRDefault="00012817" w:rsidP="00012817">
      <w:r>
        <w:rPr>
          <w:rStyle w:val="CommentReference"/>
        </w:rPr>
        <w:annotationRef/>
      </w:r>
      <w:r>
        <w:rPr>
          <w:sz w:val="20"/>
          <w:szCs w:val="20"/>
        </w:rPr>
        <w:t>might try to give a little bit more info on why we think these would help / address current limitations</w:t>
      </w:r>
    </w:p>
  </w:comment>
  <w:comment w:id="406" w:author="Anila Mehta" w:date="2025-12-18T17:47:00Z" w:initials="MOU">
    <w:p w14:paraId="6AE9B59E" w14:textId="77777777" w:rsidR="003A4D0B" w:rsidRDefault="003A4D0B" w:rsidP="00E02EB6">
      <w:r>
        <w:rPr>
          <w:rStyle w:val="CommentReference"/>
        </w:rPr>
        <w:annotationRef/>
      </w:r>
      <w:r>
        <w:rPr>
          <w:sz w:val="20"/>
          <w:szCs w:val="20"/>
        </w:rPr>
        <w:t xml:space="preserve">Brian’s comment: [ ] post-discharge management, as mentioned below. </w:t>
      </w:r>
    </w:p>
  </w:comment>
  <w:comment w:id="407" w:author="Brian Locke" w:date="2025-09-22T16:03:00Z" w:initials="BL">
    <w:p w14:paraId="56896536" w14:textId="16B6756C" w:rsidR="005D4E8A" w:rsidRDefault="005D4E8A" w:rsidP="005D4E8A">
      <w:r>
        <w:rPr>
          <w:rStyle w:val="CommentReference"/>
        </w:rPr>
        <w:annotationRef/>
      </w:r>
      <w:r>
        <w:rPr>
          <w:sz w:val="20"/>
          <w:szCs w:val="20"/>
        </w:rPr>
        <w:t xml:space="preserve">Have you used Zotero before? I think that's the best option. If you want to start put together references, feel free to put them in here: </w:t>
      </w:r>
      <w:hyperlink r:id="rId1" w:history="1">
        <w:r w:rsidRPr="00600E23">
          <w:rPr>
            <w:rStyle w:val="Hyperlink"/>
            <w:sz w:val="20"/>
            <w:szCs w:val="20"/>
            <w:highlight w:val="black"/>
          </w:rPr>
          <w:t>https://www.zotero.org/groups/6192411/abg-vbg_literature</w:t>
        </w:r>
      </w:hyperlink>
      <w:r>
        <w:rPr>
          <w:sz w:val="20"/>
          <w:szCs w:val="20"/>
          <w:highlight w:val="black"/>
        </w:rPr>
        <w:t xml:space="preserve"> </w:t>
      </w:r>
      <w:r>
        <w:rPr>
          <w:sz w:val="20"/>
          <w:szCs w:val="20"/>
        </w:rPr>
        <w:t xml:space="preserve"> </w:t>
      </w:r>
    </w:p>
  </w:comment>
  <w:comment w:id="408" w:author="Brian Locke" w:date="2025-11-12T10:44:00Z" w:initials="BL">
    <w:p w14:paraId="15626216" w14:textId="77777777" w:rsidR="00C81D68" w:rsidRDefault="00C81D68" w:rsidP="00C81D68">
      <w:r>
        <w:rPr>
          <w:rStyle w:val="CommentReference"/>
        </w:rPr>
        <w:annotationRef/>
      </w:r>
      <w:r>
        <w:rPr>
          <w:sz w:val="20"/>
          <w:szCs w:val="20"/>
        </w:rPr>
        <w:t>STROBE and RECORD checklists completed and uploaded; code lists and propensity diagnostics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B2EDC6" w15:done="1"/>
  <w15:commentEx w15:paraId="7A1BFE70" w15:done="1"/>
  <w15:commentEx w15:paraId="0BC92B61" w15:done="0"/>
  <w15:commentEx w15:paraId="131A3AA4" w15:paraIdParent="0BC92B61" w15:done="0"/>
  <w15:commentEx w15:paraId="01674FCF" w15:done="1"/>
  <w15:commentEx w15:paraId="6173940A" w15:done="1"/>
  <w15:commentEx w15:paraId="7425ACAC" w15:paraIdParent="6173940A" w15:done="1"/>
  <w15:commentEx w15:paraId="4EE18CA3" w15:done="1"/>
  <w15:commentEx w15:paraId="3DDD1B09" w15:paraIdParent="4EE18CA3" w15:done="1"/>
  <w15:commentEx w15:paraId="16E540FB" w15:done="1"/>
  <w15:commentEx w15:paraId="2CB9D0EC" w15:done="0"/>
  <w15:commentEx w15:paraId="35916605" w15:paraIdParent="2CB9D0EC" w15:done="0"/>
  <w15:commentEx w15:paraId="560B907B" w15:done="1"/>
  <w15:commentEx w15:paraId="3304D96A" w15:done="0"/>
  <w15:commentEx w15:paraId="12A940F3" w15:done="0"/>
  <w15:commentEx w15:paraId="0966B95F" w15:done="0"/>
  <w15:commentEx w15:paraId="5CECB5AE" w15:paraIdParent="0966B95F" w15:done="0"/>
  <w15:commentEx w15:paraId="55C478B9" w15:done="1"/>
  <w15:commentEx w15:paraId="20EBAF91" w15:done="0"/>
  <w15:commentEx w15:paraId="79ECB572" w15:done="0"/>
  <w15:commentEx w15:paraId="5FCA7C39" w15:done="1"/>
  <w15:commentEx w15:paraId="419CA6F1" w15:done="1"/>
  <w15:commentEx w15:paraId="4457D3C8" w15:done="1"/>
  <w15:commentEx w15:paraId="3DD7373D" w15:done="0"/>
  <w15:commentEx w15:paraId="696BBD2C" w15:paraIdParent="3DD7373D" w15:done="0"/>
  <w15:commentEx w15:paraId="4BCD7C00" w15:done="1"/>
  <w15:commentEx w15:paraId="0E13D6A5" w15:done="0"/>
  <w15:commentEx w15:paraId="2AA5556E" w15:paraIdParent="0E13D6A5" w15:done="0"/>
  <w15:commentEx w15:paraId="663B653C" w15:done="0"/>
  <w15:commentEx w15:paraId="2AE20C0E" w15:done="0"/>
  <w15:commentEx w15:paraId="0279EA79" w15:done="0"/>
  <w15:commentEx w15:paraId="25F475E2" w15:done="1"/>
  <w15:commentEx w15:paraId="6ABFA3D9" w15:paraIdParent="25F475E2" w15:done="1"/>
  <w15:commentEx w15:paraId="66B04B47" w15:done="0"/>
  <w15:commentEx w15:paraId="371D1566" w15:done="0"/>
  <w15:commentEx w15:paraId="71CAAEFC" w15:done="1"/>
  <w15:commentEx w15:paraId="07A7FDF3" w15:paraIdParent="71CAAEFC" w15:done="1"/>
  <w15:commentEx w15:paraId="52C60541" w15:done="1"/>
  <w15:commentEx w15:paraId="57C78511" w15:done="1"/>
  <w15:commentEx w15:paraId="7B7117B0" w15:done="1"/>
  <w15:commentEx w15:paraId="04ECF100" w15:done="0"/>
  <w15:commentEx w15:paraId="5DB71BED" w15:done="0"/>
  <w15:commentEx w15:paraId="63195A23" w15:done="1"/>
  <w15:commentEx w15:paraId="7B6EDB17" w15:done="1"/>
  <w15:commentEx w15:paraId="0DE55C18" w15:done="1"/>
  <w15:commentEx w15:paraId="20A4BCBD" w15:done="0"/>
  <w15:commentEx w15:paraId="5731BABE" w15:done="0"/>
  <w15:commentEx w15:paraId="6AE9B59E" w15:done="1"/>
  <w15:commentEx w15:paraId="56896536" w15:done="1"/>
  <w15:commentEx w15:paraId="156262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C614831" w16cex:dateUtc="2025-11-12T17:44:00Z"/>
  <w16cex:commentExtensible w16cex:durableId="4926BBB3" w16cex:dateUtc="2025-11-12T17:24:00Z"/>
  <w16cex:commentExtensible w16cex:durableId="1524D597" w16cex:dateUtc="2026-03-26T22:50:00Z"/>
  <w16cex:commentExtensible w16cex:durableId="4CC4A21F" w16cex:dateUtc="2026-04-01T00:17:00Z"/>
  <w16cex:commentExtensible w16cex:durableId="3462F35C" w16cex:dateUtc="2026-03-26T22:51:00Z"/>
  <w16cex:commentExtensible w16cex:durableId="0E866F4B" w16cex:dateUtc="2026-03-26T22:51:00Z"/>
  <w16cex:commentExtensible w16cex:durableId="206421C3" w16cex:dateUtc="2026-03-26T22:54:00Z"/>
  <w16cex:commentExtensible w16cex:durableId="4BD486A7" w16cex:dateUtc="2026-03-26T22:54:00Z"/>
  <w16cex:commentExtensible w16cex:durableId="727FB55F" w16cex:dateUtc="2026-03-26T22:55:00Z"/>
  <w16cex:commentExtensible w16cex:durableId="63E3A8EE" w16cex:dateUtc="2025-12-08T06:41:00Z"/>
  <w16cex:commentExtensible w16cex:durableId="6937E08C" w16cex:dateUtc="2026-03-26T22:54:00Z"/>
  <w16cex:commentExtensible w16cex:durableId="3393C81E" w16cex:dateUtc="2026-03-26T22:55:00Z"/>
  <w16cex:commentExtensible w16cex:durableId="64694BBC" w16cex:dateUtc="2026-03-26T22:55:00Z"/>
  <w16cex:commentExtensible w16cex:durableId="74AEC6EB" w16cex:dateUtc="2025-11-12T17:31:00Z"/>
  <w16cex:commentExtensible w16cex:durableId="5CEAC178" w16cex:dateUtc="2026-03-26T23:03:00Z"/>
  <w16cex:commentExtensible w16cex:durableId="7DC10300" w16cex:dateUtc="2026-03-26T23:00:00Z"/>
  <w16cex:commentExtensible w16cex:durableId="71ECA61F" w16cex:dateUtc="2026-04-01T20:54:00Z"/>
  <w16cex:commentExtensible w16cex:durableId="78A59486" w16cex:dateUtc="2026-03-26T23:05:00Z"/>
  <w16cex:commentExtensible w16cex:durableId="057A98C6" w16cex:dateUtc="2026-03-26T23:06:00Z"/>
  <w16cex:commentExtensible w16cex:durableId="69D92FB6" w16cex:dateUtc="2026-03-31T00:24:00Z"/>
  <w16cex:commentExtensible w16cex:durableId="1DE238FE" w16cex:dateUtc="2026-03-26T23:08:00Z"/>
  <w16cex:commentExtensible w16cex:durableId="11C9C2EE" w16cex:dateUtc="2026-03-26T23:09:00Z"/>
  <w16cex:commentExtensible w16cex:durableId="282A3121" w16cex:dateUtc="2026-03-26T23:14:00Z"/>
  <w16cex:commentExtensible w16cex:durableId="2485A17F" w16cex:dateUtc="2025-09-22T21:55:00Z"/>
  <w16cex:commentExtensible w16cex:durableId="1F4704C8" w16cex:dateUtc="2026-03-26T23:09:00Z"/>
  <w16cex:commentExtensible w16cex:durableId="21B3DADB" w16cex:dateUtc="2026-03-26T23:09:00Z"/>
  <w16cex:commentExtensible w16cex:durableId="51B775F3" w16cex:dateUtc="2026-03-26T23:12:00Z"/>
  <w16cex:commentExtensible w16cex:durableId="26292A11" w16cex:dateUtc="2026-04-01T20:58:00Z"/>
  <w16cex:commentExtensible w16cex:durableId="27B015A9" w16cex:dateUtc="2026-04-01T21:42:00Z"/>
  <w16cex:commentExtensible w16cex:durableId="16C9B87B" w16cex:dateUtc="2026-04-01T21:40:00Z"/>
  <w16cex:commentExtensible w16cex:durableId="46E32F63" w16cex:dateUtc="2026-03-31T21:52:00Z"/>
  <w16cex:commentExtensible w16cex:durableId="3D5F0E08" w16cex:dateUtc="2026-02-17T22:04:00Z"/>
  <w16cex:commentExtensible w16cex:durableId="7095C90C" w16cex:dateUtc="2026-03-26T23:13:00Z"/>
  <w16cex:commentExtensible w16cex:durableId="3C5D6D58" w16cex:dateUtc="2026-03-26T23:15:00Z"/>
  <w16cex:commentExtensible w16cex:durableId="13267DBC" w16cex:dateUtc="2026-03-31T21:52:00Z"/>
  <w16cex:commentExtensible w16cex:durableId="0A23407D" w16cex:dateUtc="2026-02-17T22:04:00Z"/>
  <w16cex:commentExtensible w16cex:durableId="43DC1ABE" w16cex:dateUtc="2026-03-26T23:13:00Z"/>
  <w16cex:commentExtensible w16cex:durableId="1A96F8B5" w16cex:dateUtc="2026-03-26T23:15:00Z"/>
  <w16cex:commentExtensible w16cex:durableId="152EBDD1" w16cex:dateUtc="2026-03-26T23:15:00Z"/>
  <w16cex:commentExtensible w16cex:durableId="6DDF1AAF" w16cex:dateUtc="2026-03-26T23:18:00Z"/>
  <w16cex:commentExtensible w16cex:durableId="6442ED9C" w16cex:dateUtc="2026-03-26T23:21:00Z"/>
  <w16cex:commentExtensible w16cex:durableId="2023C46C" w16cex:dateUtc="2025-12-19T00:36:00Z"/>
  <w16cex:commentExtensible w16cex:durableId="41CEE119" w16cex:dateUtc="2025-12-08T13:49:00Z"/>
  <w16cex:commentExtensible w16cex:durableId="75910C5C" w16cex:dateUtc="2025-12-08T13:53:00Z"/>
  <w16cex:commentExtensible w16cex:durableId="0193E70F" w16cex:dateUtc="2026-03-26T23:24:00Z"/>
  <w16cex:commentExtensible w16cex:durableId="20473EF2" w16cex:dateUtc="2026-03-26T23:24:00Z"/>
  <w16cex:commentExtensible w16cex:durableId="0D0F6262" w16cex:dateUtc="2025-12-08T13:56:00Z"/>
  <w16cex:commentExtensible w16cex:durableId="0F927BD0" w16cex:dateUtc="2025-12-19T00:47:00Z"/>
  <w16cex:commentExtensible w16cex:durableId="08937769" w16cex:dateUtc="2025-09-22T22:03:00Z"/>
  <w16cex:commentExtensible w16cex:durableId="2CE75F68" w16cex:dateUtc="2025-11-12T17: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B2EDC6" w16cid:durableId="3C614831"/>
  <w16cid:commentId w16cid:paraId="7A1BFE70" w16cid:durableId="4926BBB3"/>
  <w16cid:commentId w16cid:paraId="0BC92B61" w16cid:durableId="1524D597"/>
  <w16cid:commentId w16cid:paraId="131A3AA4" w16cid:durableId="4CC4A21F"/>
  <w16cid:commentId w16cid:paraId="01674FCF" w16cid:durableId="3462F35C"/>
  <w16cid:commentId w16cid:paraId="6173940A" w16cid:durableId="0E866F4B"/>
  <w16cid:commentId w16cid:paraId="7425ACAC" w16cid:durableId="206421C3"/>
  <w16cid:commentId w16cid:paraId="4EE18CA3" w16cid:durableId="4BD486A7"/>
  <w16cid:commentId w16cid:paraId="3DDD1B09" w16cid:durableId="727FB55F"/>
  <w16cid:commentId w16cid:paraId="16E540FB" w16cid:durableId="63E3A8EE"/>
  <w16cid:commentId w16cid:paraId="2CB9D0EC" w16cid:durableId="6937E08C"/>
  <w16cid:commentId w16cid:paraId="35916605" w16cid:durableId="3393C81E"/>
  <w16cid:commentId w16cid:paraId="560B907B" w16cid:durableId="64694BBC"/>
  <w16cid:commentId w16cid:paraId="3304D96A" w16cid:durableId="74AEC6EB"/>
  <w16cid:commentId w16cid:paraId="12A940F3" w16cid:durableId="5CEAC178"/>
  <w16cid:commentId w16cid:paraId="0966B95F" w16cid:durableId="7DC10300"/>
  <w16cid:commentId w16cid:paraId="5CECB5AE" w16cid:durableId="71ECA61F"/>
  <w16cid:commentId w16cid:paraId="55C478B9" w16cid:durableId="78A59486"/>
  <w16cid:commentId w16cid:paraId="20EBAF91" w16cid:durableId="057A98C6"/>
  <w16cid:commentId w16cid:paraId="79ECB572" w16cid:durableId="69D92FB6"/>
  <w16cid:commentId w16cid:paraId="5FCA7C39" w16cid:durableId="1DE238FE"/>
  <w16cid:commentId w16cid:paraId="419CA6F1" w16cid:durableId="11C9C2EE"/>
  <w16cid:commentId w16cid:paraId="4457D3C8" w16cid:durableId="282A3121"/>
  <w16cid:commentId w16cid:paraId="3DD7373D" w16cid:durableId="2485A17F"/>
  <w16cid:commentId w16cid:paraId="696BBD2C" w16cid:durableId="1F4704C8"/>
  <w16cid:commentId w16cid:paraId="4BCD7C00" w16cid:durableId="21B3DADB"/>
  <w16cid:commentId w16cid:paraId="0E13D6A5" w16cid:durableId="51B775F3"/>
  <w16cid:commentId w16cid:paraId="2AA5556E" w16cid:durableId="26292A11"/>
  <w16cid:commentId w16cid:paraId="663B653C" w16cid:durableId="27B015A9"/>
  <w16cid:commentId w16cid:paraId="2AE20C0E" w16cid:durableId="16C9B87B"/>
  <w16cid:commentId w16cid:paraId="0279EA79" w16cid:durableId="46E32F63"/>
  <w16cid:commentId w16cid:paraId="25F475E2" w16cid:durableId="3D5F0E08"/>
  <w16cid:commentId w16cid:paraId="6ABFA3D9" w16cid:durableId="7095C90C"/>
  <w16cid:commentId w16cid:paraId="66B04B47" w16cid:durableId="3C5D6D58"/>
  <w16cid:commentId w16cid:paraId="371D1566" w16cid:durableId="13267DBC"/>
  <w16cid:commentId w16cid:paraId="71CAAEFC" w16cid:durableId="0A23407D"/>
  <w16cid:commentId w16cid:paraId="07A7FDF3" w16cid:durableId="43DC1ABE"/>
  <w16cid:commentId w16cid:paraId="52C60541" w16cid:durableId="1A96F8B5"/>
  <w16cid:commentId w16cid:paraId="57C78511" w16cid:durableId="152EBDD1"/>
  <w16cid:commentId w16cid:paraId="7B7117B0" w16cid:durableId="6DDF1AAF"/>
  <w16cid:commentId w16cid:paraId="04ECF100" w16cid:durableId="6442ED9C"/>
  <w16cid:commentId w16cid:paraId="5DB71BED" w16cid:durableId="2023C46C"/>
  <w16cid:commentId w16cid:paraId="63195A23" w16cid:durableId="41CEE119"/>
  <w16cid:commentId w16cid:paraId="7B6EDB17" w16cid:durableId="75910C5C"/>
  <w16cid:commentId w16cid:paraId="0DE55C18" w16cid:durableId="0193E70F"/>
  <w16cid:commentId w16cid:paraId="20A4BCBD" w16cid:durableId="20473EF2"/>
  <w16cid:commentId w16cid:paraId="5731BABE" w16cid:durableId="0D0F6262"/>
  <w16cid:commentId w16cid:paraId="6AE9B59E" w16cid:durableId="0F927BD0"/>
  <w16cid:commentId w16cid:paraId="56896536" w16cid:durableId="08937769"/>
  <w16cid:commentId w16cid:paraId="15626216" w16cid:durableId="2CE75F6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6C11"/>
    <w:multiLevelType w:val="hybridMultilevel"/>
    <w:tmpl w:val="38241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C527D6"/>
    <w:multiLevelType w:val="multilevel"/>
    <w:tmpl w:val="D032AF7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4E30CB"/>
    <w:multiLevelType w:val="hybridMultilevel"/>
    <w:tmpl w:val="DCE602A4"/>
    <w:lvl w:ilvl="0" w:tplc="C05CFC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F91872"/>
    <w:multiLevelType w:val="multilevel"/>
    <w:tmpl w:val="1D3AB40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1E2EDD"/>
    <w:multiLevelType w:val="multilevel"/>
    <w:tmpl w:val="1ED8B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641955"/>
    <w:multiLevelType w:val="hybridMultilevel"/>
    <w:tmpl w:val="E6E46C3E"/>
    <w:lvl w:ilvl="0" w:tplc="9E5475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E43F49"/>
    <w:multiLevelType w:val="hybridMultilevel"/>
    <w:tmpl w:val="40C2BAAC"/>
    <w:lvl w:ilvl="0" w:tplc="00A29DC6">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 w15:restartNumberingAfterBreak="0">
    <w:nsid w:val="4DC25AF8"/>
    <w:multiLevelType w:val="hybridMultilevel"/>
    <w:tmpl w:val="40F43D26"/>
    <w:lvl w:ilvl="0" w:tplc="DCE00B2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73219E"/>
    <w:multiLevelType w:val="multilevel"/>
    <w:tmpl w:val="E4400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281CCD"/>
    <w:multiLevelType w:val="multilevel"/>
    <w:tmpl w:val="5322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542D5E"/>
    <w:multiLevelType w:val="multilevel"/>
    <w:tmpl w:val="30B2940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7531535">
    <w:abstractNumId w:val="9"/>
  </w:num>
  <w:num w:numId="2" w16cid:durableId="595556395">
    <w:abstractNumId w:val="2"/>
  </w:num>
  <w:num w:numId="3" w16cid:durableId="1632125910">
    <w:abstractNumId w:val="0"/>
  </w:num>
  <w:num w:numId="4" w16cid:durableId="948049133">
    <w:abstractNumId w:val="6"/>
  </w:num>
  <w:num w:numId="5" w16cid:durableId="1530219149">
    <w:abstractNumId w:val="5"/>
  </w:num>
  <w:num w:numId="6" w16cid:durableId="559026416">
    <w:abstractNumId w:val="8"/>
  </w:num>
  <w:num w:numId="7" w16cid:durableId="1650206624">
    <w:abstractNumId w:val="4"/>
  </w:num>
  <w:num w:numId="8" w16cid:durableId="1271814131">
    <w:abstractNumId w:val="3"/>
  </w:num>
  <w:num w:numId="9" w16cid:durableId="240337973">
    <w:abstractNumId w:val="7"/>
  </w:num>
  <w:num w:numId="10" w16cid:durableId="274335340">
    <w:abstractNumId w:val="10"/>
  </w:num>
  <w:num w:numId="11" w16cid:durableId="152751995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ian Locke">
    <w15:presenceInfo w15:providerId="AD" w15:userId="S::locke@mountainbiometrics.com::3e92e2c1-cba6-4306-8707-a9c18ff46fa4"/>
  </w15:person>
  <w15:person w15:author="Anila Mehta">
    <w15:presenceInfo w15:providerId="AD" w15:userId="S::u6059663@umail.utah.edu::02185f81-c74b-4c98-90fc-ed67c273a787"/>
  </w15:person>
  <w15:person w15:author="Brian Locke [2]">
    <w15:presenceInfo w15:providerId="AD" w15:userId="S::u0476159@umail.utah.edu::6b682560-f349-4700-93d6-cc89da2ba4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B1A"/>
    <w:rsid w:val="00012817"/>
    <w:rsid w:val="000136E1"/>
    <w:rsid w:val="00014022"/>
    <w:rsid w:val="00014971"/>
    <w:rsid w:val="00014B1A"/>
    <w:rsid w:val="0001560E"/>
    <w:rsid w:val="0001686B"/>
    <w:rsid w:val="00023368"/>
    <w:rsid w:val="0002440A"/>
    <w:rsid w:val="000329AB"/>
    <w:rsid w:val="00036A1F"/>
    <w:rsid w:val="00046CB9"/>
    <w:rsid w:val="000633AA"/>
    <w:rsid w:val="000901F9"/>
    <w:rsid w:val="000914AC"/>
    <w:rsid w:val="000915C4"/>
    <w:rsid w:val="0009268F"/>
    <w:rsid w:val="000B5ADC"/>
    <w:rsid w:val="000F32AD"/>
    <w:rsid w:val="00100F5F"/>
    <w:rsid w:val="001249AC"/>
    <w:rsid w:val="00127836"/>
    <w:rsid w:val="00130945"/>
    <w:rsid w:val="001353ED"/>
    <w:rsid w:val="00141EF3"/>
    <w:rsid w:val="00143F12"/>
    <w:rsid w:val="00167A49"/>
    <w:rsid w:val="00170070"/>
    <w:rsid w:val="0018420C"/>
    <w:rsid w:val="00190485"/>
    <w:rsid w:val="001A2A15"/>
    <w:rsid w:val="001B32C2"/>
    <w:rsid w:val="001B7B55"/>
    <w:rsid w:val="001C7A69"/>
    <w:rsid w:val="001D1058"/>
    <w:rsid w:val="001F3608"/>
    <w:rsid w:val="002048EE"/>
    <w:rsid w:val="00205822"/>
    <w:rsid w:val="00206BCD"/>
    <w:rsid w:val="00240B02"/>
    <w:rsid w:val="002525D7"/>
    <w:rsid w:val="002675EA"/>
    <w:rsid w:val="00271666"/>
    <w:rsid w:val="0029620F"/>
    <w:rsid w:val="002A7B8C"/>
    <w:rsid w:val="002C0F26"/>
    <w:rsid w:val="002D0D41"/>
    <w:rsid w:val="002D127D"/>
    <w:rsid w:val="002E17CC"/>
    <w:rsid w:val="002F62D9"/>
    <w:rsid w:val="00313A8C"/>
    <w:rsid w:val="003622B1"/>
    <w:rsid w:val="00366EC5"/>
    <w:rsid w:val="00371B7D"/>
    <w:rsid w:val="003748FA"/>
    <w:rsid w:val="00385B46"/>
    <w:rsid w:val="00395EFA"/>
    <w:rsid w:val="003974ED"/>
    <w:rsid w:val="003A4D0B"/>
    <w:rsid w:val="003A60EF"/>
    <w:rsid w:val="003C68CF"/>
    <w:rsid w:val="003D5D94"/>
    <w:rsid w:val="003F46F3"/>
    <w:rsid w:val="0040000E"/>
    <w:rsid w:val="0042458F"/>
    <w:rsid w:val="00426255"/>
    <w:rsid w:val="00441AC6"/>
    <w:rsid w:val="00444422"/>
    <w:rsid w:val="00455F0D"/>
    <w:rsid w:val="00474628"/>
    <w:rsid w:val="00474BE2"/>
    <w:rsid w:val="00483DE7"/>
    <w:rsid w:val="00490B91"/>
    <w:rsid w:val="00491638"/>
    <w:rsid w:val="004A44BC"/>
    <w:rsid w:val="004B59DA"/>
    <w:rsid w:val="004C1CAD"/>
    <w:rsid w:val="004D10C1"/>
    <w:rsid w:val="004E21CB"/>
    <w:rsid w:val="004F2470"/>
    <w:rsid w:val="00507D33"/>
    <w:rsid w:val="005122E1"/>
    <w:rsid w:val="00512974"/>
    <w:rsid w:val="00517CCE"/>
    <w:rsid w:val="00542602"/>
    <w:rsid w:val="00551560"/>
    <w:rsid w:val="00562DD2"/>
    <w:rsid w:val="00573A39"/>
    <w:rsid w:val="00575969"/>
    <w:rsid w:val="00582361"/>
    <w:rsid w:val="00585875"/>
    <w:rsid w:val="005A3508"/>
    <w:rsid w:val="005B1016"/>
    <w:rsid w:val="005D47AC"/>
    <w:rsid w:val="005D4E8A"/>
    <w:rsid w:val="005D7CFD"/>
    <w:rsid w:val="00616842"/>
    <w:rsid w:val="00630A4A"/>
    <w:rsid w:val="00653BC7"/>
    <w:rsid w:val="006544FD"/>
    <w:rsid w:val="00654FD4"/>
    <w:rsid w:val="00656089"/>
    <w:rsid w:val="0066154E"/>
    <w:rsid w:val="00663A2A"/>
    <w:rsid w:val="006746ED"/>
    <w:rsid w:val="00684926"/>
    <w:rsid w:val="00685BF4"/>
    <w:rsid w:val="00696B36"/>
    <w:rsid w:val="006A1A0A"/>
    <w:rsid w:val="006B10FD"/>
    <w:rsid w:val="006C3196"/>
    <w:rsid w:val="006F20D0"/>
    <w:rsid w:val="006F45ED"/>
    <w:rsid w:val="006F71F0"/>
    <w:rsid w:val="00712B5C"/>
    <w:rsid w:val="007257FA"/>
    <w:rsid w:val="00727E33"/>
    <w:rsid w:val="007666D7"/>
    <w:rsid w:val="00767F19"/>
    <w:rsid w:val="0077378C"/>
    <w:rsid w:val="00783C38"/>
    <w:rsid w:val="0079139F"/>
    <w:rsid w:val="00792B14"/>
    <w:rsid w:val="00796D4C"/>
    <w:rsid w:val="007A56D7"/>
    <w:rsid w:val="007B144D"/>
    <w:rsid w:val="007C328F"/>
    <w:rsid w:val="007C45E3"/>
    <w:rsid w:val="007F201E"/>
    <w:rsid w:val="007F6E7F"/>
    <w:rsid w:val="0080390F"/>
    <w:rsid w:val="0081071E"/>
    <w:rsid w:val="00834607"/>
    <w:rsid w:val="00840233"/>
    <w:rsid w:val="00842D49"/>
    <w:rsid w:val="00863839"/>
    <w:rsid w:val="00864AE3"/>
    <w:rsid w:val="00865C61"/>
    <w:rsid w:val="0087161F"/>
    <w:rsid w:val="0087358F"/>
    <w:rsid w:val="008738DE"/>
    <w:rsid w:val="00874157"/>
    <w:rsid w:val="008A1CF7"/>
    <w:rsid w:val="008A38A0"/>
    <w:rsid w:val="008D52AC"/>
    <w:rsid w:val="008F038C"/>
    <w:rsid w:val="008F3368"/>
    <w:rsid w:val="008F3B13"/>
    <w:rsid w:val="00907981"/>
    <w:rsid w:val="00912422"/>
    <w:rsid w:val="0092438A"/>
    <w:rsid w:val="009254DB"/>
    <w:rsid w:val="009326AD"/>
    <w:rsid w:val="009329C5"/>
    <w:rsid w:val="00971134"/>
    <w:rsid w:val="009961A5"/>
    <w:rsid w:val="009975D7"/>
    <w:rsid w:val="009B45F8"/>
    <w:rsid w:val="009B5CD6"/>
    <w:rsid w:val="009C2BA0"/>
    <w:rsid w:val="009D2F0E"/>
    <w:rsid w:val="009D3F5B"/>
    <w:rsid w:val="009D5547"/>
    <w:rsid w:val="009D556C"/>
    <w:rsid w:val="009E5E1F"/>
    <w:rsid w:val="00A00A43"/>
    <w:rsid w:val="00A03DF4"/>
    <w:rsid w:val="00A1178B"/>
    <w:rsid w:val="00A16840"/>
    <w:rsid w:val="00A52488"/>
    <w:rsid w:val="00A74E0E"/>
    <w:rsid w:val="00A90844"/>
    <w:rsid w:val="00A97944"/>
    <w:rsid w:val="00AA1A4B"/>
    <w:rsid w:val="00AA5DED"/>
    <w:rsid w:val="00AB166B"/>
    <w:rsid w:val="00AB2AEB"/>
    <w:rsid w:val="00AC0F01"/>
    <w:rsid w:val="00AC2459"/>
    <w:rsid w:val="00AC3978"/>
    <w:rsid w:val="00AD221A"/>
    <w:rsid w:val="00AD2A62"/>
    <w:rsid w:val="00AE17B0"/>
    <w:rsid w:val="00B045D4"/>
    <w:rsid w:val="00B21F6A"/>
    <w:rsid w:val="00B246CC"/>
    <w:rsid w:val="00B32ABC"/>
    <w:rsid w:val="00B40D57"/>
    <w:rsid w:val="00B5505E"/>
    <w:rsid w:val="00B63576"/>
    <w:rsid w:val="00B662BC"/>
    <w:rsid w:val="00B9014E"/>
    <w:rsid w:val="00BB1819"/>
    <w:rsid w:val="00BB6D92"/>
    <w:rsid w:val="00BE5EBB"/>
    <w:rsid w:val="00BF0483"/>
    <w:rsid w:val="00BF0B86"/>
    <w:rsid w:val="00BF3E1B"/>
    <w:rsid w:val="00BF5D19"/>
    <w:rsid w:val="00C06272"/>
    <w:rsid w:val="00C06B95"/>
    <w:rsid w:val="00C2542E"/>
    <w:rsid w:val="00C321CF"/>
    <w:rsid w:val="00C33680"/>
    <w:rsid w:val="00C33EC4"/>
    <w:rsid w:val="00C46589"/>
    <w:rsid w:val="00C675E8"/>
    <w:rsid w:val="00C76655"/>
    <w:rsid w:val="00C81C78"/>
    <w:rsid w:val="00C81D68"/>
    <w:rsid w:val="00C92D73"/>
    <w:rsid w:val="00C94851"/>
    <w:rsid w:val="00CA0746"/>
    <w:rsid w:val="00CA5324"/>
    <w:rsid w:val="00CB25C9"/>
    <w:rsid w:val="00CC407B"/>
    <w:rsid w:val="00CC677B"/>
    <w:rsid w:val="00CD2BCB"/>
    <w:rsid w:val="00CD53B6"/>
    <w:rsid w:val="00CE29FF"/>
    <w:rsid w:val="00CE4A38"/>
    <w:rsid w:val="00CF2F66"/>
    <w:rsid w:val="00D01958"/>
    <w:rsid w:val="00D10E22"/>
    <w:rsid w:val="00D1109E"/>
    <w:rsid w:val="00D222E7"/>
    <w:rsid w:val="00D32E66"/>
    <w:rsid w:val="00D4253F"/>
    <w:rsid w:val="00D61DF5"/>
    <w:rsid w:val="00D64177"/>
    <w:rsid w:val="00D66B38"/>
    <w:rsid w:val="00D7072B"/>
    <w:rsid w:val="00D727F7"/>
    <w:rsid w:val="00D72F07"/>
    <w:rsid w:val="00D7473C"/>
    <w:rsid w:val="00D762CE"/>
    <w:rsid w:val="00D77C5D"/>
    <w:rsid w:val="00D930F1"/>
    <w:rsid w:val="00D96756"/>
    <w:rsid w:val="00DA1ECF"/>
    <w:rsid w:val="00DA34BE"/>
    <w:rsid w:val="00DB2487"/>
    <w:rsid w:val="00DC310B"/>
    <w:rsid w:val="00DD2D6F"/>
    <w:rsid w:val="00DF1AD1"/>
    <w:rsid w:val="00DF3A61"/>
    <w:rsid w:val="00DF6E20"/>
    <w:rsid w:val="00E005A5"/>
    <w:rsid w:val="00E171A4"/>
    <w:rsid w:val="00E41283"/>
    <w:rsid w:val="00E71005"/>
    <w:rsid w:val="00E72EA0"/>
    <w:rsid w:val="00E776E4"/>
    <w:rsid w:val="00E82E31"/>
    <w:rsid w:val="00E84485"/>
    <w:rsid w:val="00E93A4C"/>
    <w:rsid w:val="00E94929"/>
    <w:rsid w:val="00E97003"/>
    <w:rsid w:val="00EA5046"/>
    <w:rsid w:val="00EB5CEC"/>
    <w:rsid w:val="00EF19A4"/>
    <w:rsid w:val="00EF5250"/>
    <w:rsid w:val="00F42AE1"/>
    <w:rsid w:val="00F52ADC"/>
    <w:rsid w:val="00F76534"/>
    <w:rsid w:val="00F8269A"/>
    <w:rsid w:val="00FB4309"/>
    <w:rsid w:val="00FD49E7"/>
    <w:rsid w:val="00FD6AE3"/>
    <w:rsid w:val="00FF6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F3AD0F"/>
  <w15:chartTrackingRefBased/>
  <w15:docId w15:val="{1CD1ABF4-815B-544F-B1BD-6840E0D2A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836"/>
  </w:style>
  <w:style w:type="paragraph" w:styleId="Heading2">
    <w:name w:val="heading 2"/>
    <w:basedOn w:val="Normal"/>
    <w:next w:val="Normal"/>
    <w:link w:val="Heading2Char"/>
    <w:uiPriority w:val="9"/>
    <w:semiHidden/>
    <w:unhideWhenUsed/>
    <w:qFormat/>
    <w:rsid w:val="0012783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014B1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014B1A"/>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014B1A"/>
    <w:rPr>
      <w:color w:val="0563C1" w:themeColor="hyperlink"/>
      <w:u w:val="single"/>
    </w:rPr>
  </w:style>
  <w:style w:type="paragraph" w:customStyle="1" w:styleId="p1">
    <w:name w:val="p1"/>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14B1A"/>
  </w:style>
  <w:style w:type="paragraph" w:customStyle="1" w:styleId="p2">
    <w:name w:val="p2"/>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014B1A"/>
  </w:style>
  <w:style w:type="paragraph" w:customStyle="1" w:styleId="li1">
    <w:name w:val="li1"/>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paragraph" w:customStyle="1" w:styleId="p3">
    <w:name w:val="p3"/>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014B1A"/>
    <w:pPr>
      <w:ind w:left="720"/>
      <w:contextualSpacing/>
    </w:pPr>
  </w:style>
  <w:style w:type="character" w:styleId="Strong">
    <w:name w:val="Strong"/>
    <w:basedOn w:val="DefaultParagraphFont"/>
    <w:uiPriority w:val="22"/>
    <w:qFormat/>
    <w:rsid w:val="00014B1A"/>
    <w:rPr>
      <w:b/>
      <w:bCs/>
    </w:rPr>
  </w:style>
  <w:style w:type="paragraph" w:styleId="NormalWeb">
    <w:name w:val="Normal (Web)"/>
    <w:basedOn w:val="Normal"/>
    <w:uiPriority w:val="99"/>
    <w:unhideWhenUsed/>
    <w:rsid w:val="00014B1A"/>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14B1A"/>
    <w:rPr>
      <w:i/>
      <w:iCs/>
    </w:rPr>
  </w:style>
  <w:style w:type="character" w:styleId="CommentReference">
    <w:name w:val="annotation reference"/>
    <w:basedOn w:val="DefaultParagraphFont"/>
    <w:uiPriority w:val="99"/>
    <w:semiHidden/>
    <w:unhideWhenUsed/>
    <w:rsid w:val="00E71005"/>
    <w:rPr>
      <w:sz w:val="16"/>
      <w:szCs w:val="16"/>
    </w:rPr>
  </w:style>
  <w:style w:type="paragraph" w:styleId="CommentText">
    <w:name w:val="annotation text"/>
    <w:basedOn w:val="Normal"/>
    <w:link w:val="CommentTextChar"/>
    <w:uiPriority w:val="99"/>
    <w:semiHidden/>
    <w:unhideWhenUsed/>
    <w:rsid w:val="00E71005"/>
    <w:rPr>
      <w:sz w:val="20"/>
      <w:szCs w:val="20"/>
    </w:rPr>
  </w:style>
  <w:style w:type="character" w:customStyle="1" w:styleId="CommentTextChar">
    <w:name w:val="Comment Text Char"/>
    <w:basedOn w:val="DefaultParagraphFont"/>
    <w:link w:val="CommentText"/>
    <w:uiPriority w:val="99"/>
    <w:semiHidden/>
    <w:rsid w:val="00E71005"/>
    <w:rPr>
      <w:sz w:val="20"/>
      <w:szCs w:val="20"/>
    </w:rPr>
  </w:style>
  <w:style w:type="paragraph" w:styleId="CommentSubject">
    <w:name w:val="annotation subject"/>
    <w:basedOn w:val="CommentText"/>
    <w:next w:val="CommentText"/>
    <w:link w:val="CommentSubjectChar"/>
    <w:uiPriority w:val="99"/>
    <w:semiHidden/>
    <w:unhideWhenUsed/>
    <w:rsid w:val="00E71005"/>
    <w:rPr>
      <w:b/>
      <w:bCs/>
    </w:rPr>
  </w:style>
  <w:style w:type="character" w:customStyle="1" w:styleId="CommentSubjectChar">
    <w:name w:val="Comment Subject Char"/>
    <w:basedOn w:val="CommentTextChar"/>
    <w:link w:val="CommentSubject"/>
    <w:uiPriority w:val="99"/>
    <w:semiHidden/>
    <w:rsid w:val="00E71005"/>
    <w:rPr>
      <w:b/>
      <w:bCs/>
      <w:sz w:val="20"/>
      <w:szCs w:val="20"/>
    </w:rPr>
  </w:style>
  <w:style w:type="paragraph" w:styleId="Revision">
    <w:name w:val="Revision"/>
    <w:hidden/>
    <w:uiPriority w:val="99"/>
    <w:semiHidden/>
    <w:rsid w:val="00E71005"/>
  </w:style>
  <w:style w:type="character" w:styleId="UnresolvedMention">
    <w:name w:val="Unresolved Mention"/>
    <w:basedOn w:val="DefaultParagraphFont"/>
    <w:uiPriority w:val="99"/>
    <w:semiHidden/>
    <w:unhideWhenUsed/>
    <w:rsid w:val="00E71005"/>
    <w:rPr>
      <w:color w:val="605E5C"/>
      <w:shd w:val="clear" w:color="auto" w:fill="E1DFDD"/>
    </w:rPr>
  </w:style>
  <w:style w:type="paragraph" w:styleId="Bibliography">
    <w:name w:val="Bibliography"/>
    <w:basedOn w:val="Normal"/>
    <w:next w:val="Normal"/>
    <w:uiPriority w:val="37"/>
    <w:unhideWhenUsed/>
    <w:rsid w:val="008A1CF7"/>
    <w:pPr>
      <w:tabs>
        <w:tab w:val="left" w:pos="260"/>
      </w:tabs>
      <w:spacing w:after="240"/>
      <w:ind w:left="264" w:hanging="264"/>
    </w:pPr>
  </w:style>
  <w:style w:type="character" w:customStyle="1" w:styleId="Heading2Char">
    <w:name w:val="Heading 2 Char"/>
    <w:basedOn w:val="DefaultParagraphFont"/>
    <w:link w:val="Heading2"/>
    <w:uiPriority w:val="9"/>
    <w:semiHidden/>
    <w:rsid w:val="0012783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3265038">
      <w:bodyDiv w:val="1"/>
      <w:marLeft w:val="0"/>
      <w:marRight w:val="0"/>
      <w:marTop w:val="0"/>
      <w:marBottom w:val="0"/>
      <w:divBdr>
        <w:top w:val="none" w:sz="0" w:space="0" w:color="auto"/>
        <w:left w:val="none" w:sz="0" w:space="0" w:color="auto"/>
        <w:bottom w:val="none" w:sz="0" w:space="0" w:color="auto"/>
        <w:right w:val="none" w:sz="0" w:space="0" w:color="auto"/>
      </w:divBdr>
      <w:divsChild>
        <w:div w:id="939141758">
          <w:marLeft w:val="0"/>
          <w:marRight w:val="0"/>
          <w:marTop w:val="0"/>
          <w:marBottom w:val="0"/>
          <w:divBdr>
            <w:top w:val="none" w:sz="0" w:space="0" w:color="auto"/>
            <w:left w:val="none" w:sz="0" w:space="0" w:color="auto"/>
            <w:bottom w:val="none" w:sz="0" w:space="0" w:color="auto"/>
            <w:right w:val="none" w:sz="0" w:space="0" w:color="auto"/>
          </w:divBdr>
        </w:div>
        <w:div w:id="610554881">
          <w:marLeft w:val="0"/>
          <w:marRight w:val="0"/>
          <w:marTop w:val="0"/>
          <w:marBottom w:val="0"/>
          <w:divBdr>
            <w:top w:val="none" w:sz="0" w:space="0" w:color="auto"/>
            <w:left w:val="none" w:sz="0" w:space="0" w:color="auto"/>
            <w:bottom w:val="none" w:sz="0" w:space="0" w:color="auto"/>
            <w:right w:val="none" w:sz="0" w:space="0" w:color="auto"/>
          </w:divBdr>
          <w:divsChild>
            <w:div w:id="1213224624">
              <w:marLeft w:val="0"/>
              <w:marRight w:val="0"/>
              <w:marTop w:val="0"/>
              <w:marBottom w:val="0"/>
              <w:divBdr>
                <w:top w:val="none" w:sz="0" w:space="0" w:color="auto"/>
                <w:left w:val="none" w:sz="0" w:space="0" w:color="auto"/>
                <w:bottom w:val="none" w:sz="0" w:space="0" w:color="auto"/>
                <w:right w:val="none" w:sz="0" w:space="0" w:color="auto"/>
              </w:divBdr>
            </w:div>
            <w:div w:id="894700177">
              <w:marLeft w:val="0"/>
              <w:marRight w:val="0"/>
              <w:marTop w:val="0"/>
              <w:marBottom w:val="0"/>
              <w:divBdr>
                <w:top w:val="none" w:sz="0" w:space="0" w:color="auto"/>
                <w:left w:val="none" w:sz="0" w:space="0" w:color="auto"/>
                <w:bottom w:val="none" w:sz="0" w:space="0" w:color="auto"/>
                <w:right w:val="none" w:sz="0" w:space="0" w:color="auto"/>
              </w:divBdr>
            </w:div>
            <w:div w:id="1552156289">
              <w:marLeft w:val="0"/>
              <w:marRight w:val="0"/>
              <w:marTop w:val="0"/>
              <w:marBottom w:val="0"/>
              <w:divBdr>
                <w:top w:val="none" w:sz="0" w:space="0" w:color="auto"/>
                <w:left w:val="none" w:sz="0" w:space="0" w:color="auto"/>
                <w:bottom w:val="none" w:sz="0" w:space="0" w:color="auto"/>
                <w:right w:val="none" w:sz="0" w:space="0" w:color="auto"/>
              </w:divBdr>
            </w:div>
            <w:div w:id="27617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zotero.org/groups/6192411/abg-vbg_literature"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microsoft.com/office/2011/relationships/commentsExtended" Target="commentsExtended.xml"/><Relationship Id="rId12" Type="http://schemas.openxmlformats.org/officeDocument/2006/relationships/hyperlink" Target="https://github.com/reblocke/abg-vbg-project"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github.com/reblocke/abg-vbg-project" TargetMode="External"/><Relationship Id="rId19" Type="http://schemas.openxmlformats.org/officeDocument/2006/relationships/image" Target="media/image8.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95EF9-A905-5048-AA05-EF07C9C0D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20</Pages>
  <Words>7866</Words>
  <Characters>44842</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Anila Mehta</dc:creator>
  <cp:keywords/>
  <dc:description/>
  <cp:lastModifiedBy>Anila Mehta</cp:lastModifiedBy>
  <cp:revision>44</cp:revision>
  <dcterms:created xsi:type="dcterms:W3CDTF">2026-03-26T23:44:00Z</dcterms:created>
  <dcterms:modified xsi:type="dcterms:W3CDTF">2026-04-01T21:47:00Z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id="bnHZa4Fu"/&gt;&lt;style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