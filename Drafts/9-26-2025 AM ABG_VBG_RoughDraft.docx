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941D" w14:textId="1BF8A0EF" w:rsidR="00014B1A" w:rsidRDefault="00014B1A" w:rsidP="00014B1A">
      <w:pPr>
        <w:pStyle w:val="p1"/>
        <w:spacing w:before="0" w:beforeAutospacing="0" w:after="0" w:afterAutospacing="0"/>
        <w:rPr>
          <w:rStyle w:val="s1"/>
          <w:b/>
          <w:bCs/>
          <w:color w:val="000000"/>
          <w:u w:val="single"/>
        </w:rPr>
      </w:pPr>
      <w:r w:rsidRPr="00CB6268">
        <w:rPr>
          <w:b/>
          <w:bCs/>
          <w:color w:val="000000"/>
        </w:rPr>
        <w:t>ROUGH DRAFT</w:t>
      </w:r>
    </w:p>
    <w:p w14:paraId="41CBCC44" w14:textId="77777777" w:rsidR="00014B1A" w:rsidRDefault="00014B1A" w:rsidP="00014B1A">
      <w:pPr>
        <w:pStyle w:val="p1"/>
        <w:spacing w:before="0" w:beforeAutospacing="0" w:after="0" w:afterAutospacing="0"/>
        <w:rPr>
          <w:rStyle w:val="s1"/>
          <w:b/>
          <w:bCs/>
          <w:color w:val="000000"/>
          <w:u w:val="single"/>
        </w:rPr>
      </w:pPr>
    </w:p>
    <w:p w14:paraId="42681B3A" w14:textId="77777777" w:rsidR="00014B1A" w:rsidRPr="00FC6C7B" w:rsidRDefault="00014B1A" w:rsidP="00014B1A">
      <w:pPr>
        <w:pStyle w:val="p1"/>
        <w:spacing w:before="0" w:beforeAutospacing="0" w:after="0" w:afterAutospacing="0"/>
        <w:rPr>
          <w:b/>
          <w:bCs/>
          <w:color w:val="000000"/>
          <w:u w:val="single"/>
        </w:rPr>
      </w:pPr>
      <w:r w:rsidRPr="00656FB1">
        <w:rPr>
          <w:rStyle w:val="s1"/>
          <w:b/>
          <w:bCs/>
          <w:color w:val="000000"/>
          <w:u w:val="single"/>
        </w:rPr>
        <w:t>Title:</w:t>
      </w:r>
      <w:r w:rsidRPr="00656FB1">
        <w:rPr>
          <w:rStyle w:val="apple-converted-space"/>
          <w:b/>
          <w:bCs/>
          <w:color w:val="000000"/>
        </w:rPr>
        <w:t> </w:t>
      </w:r>
    </w:p>
    <w:p w14:paraId="2EE967B3" w14:textId="77777777" w:rsidR="00014B1A" w:rsidRDefault="00014B1A" w:rsidP="00014B1A">
      <w:pPr>
        <w:pStyle w:val="p2"/>
        <w:spacing w:before="0" w:beforeAutospacing="0" w:after="0" w:afterAutospacing="0"/>
        <w:rPr>
          <w:color w:val="000000"/>
        </w:rPr>
      </w:pPr>
      <w:r w:rsidRPr="00623125">
        <w:rPr>
          <w:color w:val="000000"/>
        </w:rPr>
        <w:t> </w:t>
      </w:r>
    </w:p>
    <w:p w14:paraId="73108A62" w14:textId="1412C328" w:rsidR="00C675E8" w:rsidRPr="00623125" w:rsidRDefault="00C675E8" w:rsidP="00014B1A">
      <w:pPr>
        <w:pStyle w:val="p2"/>
        <w:spacing w:before="0" w:beforeAutospacing="0" w:after="0" w:afterAutospacing="0"/>
        <w:rPr>
          <w:color w:val="000000"/>
        </w:rPr>
      </w:pPr>
      <w:ins w:id="0" w:author="Anila Mehta" w:date="2025-09-23T17:15:00Z">
        <w:r>
          <w:rPr>
            <w:color w:val="000000"/>
          </w:rPr>
          <w:t>Propensity-weighted prog</w:t>
        </w:r>
      </w:ins>
      <w:ins w:id="1" w:author="Anila Mehta" w:date="2025-09-23T17:16:00Z">
        <w:r>
          <w:rPr>
            <w:color w:val="000000"/>
          </w:rPr>
          <w:t>nostic associations of hypercapnia by Arterial and Venous Blood Gas: A retrospective, multicenter health records study</w:t>
        </w:r>
      </w:ins>
    </w:p>
    <w:p w14:paraId="56E045B2" w14:textId="77777777" w:rsidR="00014B1A" w:rsidRPr="00623125" w:rsidRDefault="00014B1A" w:rsidP="00014B1A">
      <w:pPr>
        <w:pStyle w:val="p2"/>
        <w:spacing w:before="0" w:beforeAutospacing="0" w:after="0" w:afterAutospacing="0"/>
        <w:rPr>
          <w:color w:val="000000"/>
        </w:rPr>
      </w:pPr>
      <w:r w:rsidRPr="00623125">
        <w:rPr>
          <w:color w:val="000000"/>
        </w:rPr>
        <w:t> </w:t>
      </w:r>
    </w:p>
    <w:p w14:paraId="74DEAA75" w14:textId="77777777" w:rsidR="00014B1A" w:rsidRPr="00656FB1" w:rsidRDefault="00014B1A" w:rsidP="00014B1A">
      <w:pPr>
        <w:pStyle w:val="p1"/>
        <w:spacing w:before="0" w:beforeAutospacing="0" w:after="0" w:afterAutospacing="0"/>
        <w:rPr>
          <w:b/>
          <w:bCs/>
          <w:color w:val="000000"/>
        </w:rPr>
      </w:pPr>
      <w:r w:rsidRPr="00656FB1">
        <w:rPr>
          <w:rStyle w:val="s1"/>
          <w:b/>
          <w:bCs/>
          <w:color w:val="000000"/>
          <w:u w:val="single"/>
        </w:rPr>
        <w:t>Introduction:</w:t>
      </w:r>
      <w:r w:rsidRPr="00656FB1">
        <w:rPr>
          <w:rStyle w:val="apple-converted-space"/>
          <w:b/>
          <w:bCs/>
          <w:color w:val="000000"/>
        </w:rPr>
        <w:t> </w:t>
      </w:r>
    </w:p>
    <w:p w14:paraId="32A41C4B" w14:textId="37154E2F" w:rsidR="00014B1A" w:rsidRDefault="00014B1A" w:rsidP="00014B1A">
      <w:pPr>
        <w:pStyle w:val="p1"/>
        <w:spacing w:before="0" w:beforeAutospacing="0" w:after="0" w:afterAutospacing="0"/>
        <w:rPr>
          <w:i/>
          <w:iCs/>
          <w:color w:val="000000"/>
        </w:rPr>
      </w:pPr>
      <w:r w:rsidRPr="00623125">
        <w:rPr>
          <w:color w:val="000000"/>
        </w:rPr>
        <w:t> </w:t>
      </w:r>
    </w:p>
    <w:p w14:paraId="5CDE2869" w14:textId="6544A618" w:rsidR="00014B1A" w:rsidRDefault="00014B1A" w:rsidP="00014B1A">
      <w:pPr>
        <w:pStyle w:val="p1"/>
        <w:spacing w:before="0" w:beforeAutospacing="0" w:after="0" w:afterAutospacing="0"/>
        <w:rPr>
          <w:color w:val="000000"/>
        </w:rPr>
      </w:pPr>
      <w:r>
        <w:rPr>
          <w:color w:val="000000"/>
        </w:rPr>
        <w:t xml:space="preserve">Arterial blood gases (ABGs) are considered the gold standard for assessing acid-base balance, </w:t>
      </w:r>
      <w:proofErr w:type="gramStart"/>
      <w:r>
        <w:rPr>
          <w:color w:val="000000"/>
        </w:rPr>
        <w:t>oxygenation</w:t>
      </w:r>
      <w:proofErr w:type="gramEnd"/>
      <w:r>
        <w:rPr>
          <w:color w:val="000000"/>
        </w:rPr>
        <w:t xml:space="preserve"> and ventilation status</w:t>
      </w:r>
      <w:r w:rsidR="00455F0D">
        <w:rPr>
          <w:color w:val="000000"/>
        </w:rPr>
        <w:t>,</w:t>
      </w:r>
      <w:r>
        <w:rPr>
          <w:color w:val="000000"/>
        </w:rPr>
        <w:t xml:space="preserve"> and </w:t>
      </w:r>
      <w:r w:rsidR="00455F0D">
        <w:rPr>
          <w:color w:val="000000"/>
        </w:rPr>
        <w:t>remain</w:t>
      </w:r>
      <w:r>
        <w:rPr>
          <w:color w:val="000000"/>
        </w:rPr>
        <w:t xml:space="preserve"> essential in the management of hypercapnic respiratory failure. However, obtaining an ABG can be uncomfortable for patients, time-consuming and technically challenging, often requiring multiple attempts. </w:t>
      </w:r>
      <w:r w:rsidR="00455F0D">
        <w:rPr>
          <w:color w:val="000000"/>
        </w:rPr>
        <w:t>Potential c</w:t>
      </w:r>
      <w:r>
        <w:rPr>
          <w:color w:val="000000"/>
        </w:rPr>
        <w:t xml:space="preserve">omplications </w:t>
      </w:r>
      <w:ins w:id="2" w:author="Anila Mehta" w:date="2025-09-25T14:58:00Z">
        <w:r w:rsidR="00441AC6">
          <w:rPr>
            <w:color w:val="000000"/>
          </w:rPr>
          <w:t xml:space="preserve">from ABGs </w:t>
        </w:r>
      </w:ins>
      <w:r>
        <w:rPr>
          <w:color w:val="000000"/>
        </w:rPr>
        <w:t xml:space="preserve">include arterial injury, thrombosis, air or clotted blood embolism, arterial occlusion, hematoma, and aneurysm formation. </w:t>
      </w:r>
      <w:r w:rsidR="006746ED">
        <w:rPr>
          <w:color w:val="000000"/>
        </w:rPr>
        <w:fldChar w:fldCharType="begin"/>
      </w:r>
      <w:r w:rsidR="000329AB">
        <w:rPr>
          <w:color w:val="000000"/>
        </w:rPr>
        <w:instrText xml:space="preserve"> ADDIN ZOTERO_ITEM CSL_CITATION {"citationID":"ChvojsMO","properties":{"formattedCitation":"\\super 1\\nosupersub{}","plainCitation":"1","noteIndex":0},"citationItems":[{"id":6,"uris":["http://zotero.org/groups/6192411/items/CG6S42R4"],"itemData":{"id":6,"type":"article-journal","abstract":"Abstract Venous blood gases (VBGs) are safe and effective at screening for hypercarbic respiratory failure. Multiple studies have validated that a VBG with a PvCO2 less than 45 reliably rules out hypercarbia. The use of VBGs for the initial screening of hypercarbia when hypercarbic respiratory failure is suspected can reduce the overall use of arterial blood gases which are more painful and take more time and expertise to perform.","container-title":"Journal of Hospital Medicine","DOI":"10.1002/jhm.70039","ISSN":"1553-5592","issue":"9","journalAbbreviation":"Journal of Hospital Medicine","note":"publisher: John Wiley &amp; Sons, Ltd\nPMID: 40183604\nPMCID: PMC12406756","page":"1002-1004","title":"Things We Do for No Reason™: Arterial blood gas testing to screen for hypercarbic respiratory failure","volume":"20","author":[{"family":"Lacy","given":"Mary E."},{"family":"Saa","given":"Lisa"},{"family":"Bruss","given":"Zachary"},{"family":"Noronha","given":"Leonard"}],"issued":{"date-parts":[["2025",9,1]]}}}],"schema":"https://github.com/citation-style-language/schema/raw/master/csl-citation.json"} </w:instrText>
      </w:r>
      <w:r w:rsidR="006746ED">
        <w:rPr>
          <w:color w:val="000000"/>
        </w:rPr>
        <w:fldChar w:fldCharType="separate"/>
      </w:r>
      <w:r w:rsidR="000329AB" w:rsidRPr="000329AB">
        <w:rPr>
          <w:color w:val="000000"/>
          <w:vertAlign w:val="superscript"/>
        </w:rPr>
        <w:t>1</w:t>
      </w:r>
      <w:r w:rsidR="006746ED">
        <w:rPr>
          <w:color w:val="000000"/>
        </w:rPr>
        <w:fldChar w:fldCharType="end"/>
      </w:r>
    </w:p>
    <w:p w14:paraId="51C122B4" w14:textId="77777777" w:rsidR="00014B1A" w:rsidRDefault="00014B1A" w:rsidP="00014B1A">
      <w:pPr>
        <w:pStyle w:val="p1"/>
        <w:spacing w:before="0" w:beforeAutospacing="0" w:after="0" w:afterAutospacing="0"/>
        <w:rPr>
          <w:color w:val="000000"/>
        </w:rPr>
      </w:pPr>
    </w:p>
    <w:p w14:paraId="07F032D9" w14:textId="00A428AE" w:rsidR="00014B1A" w:rsidRDefault="00441AC6" w:rsidP="00014B1A">
      <w:pPr>
        <w:pStyle w:val="p1"/>
        <w:spacing w:before="0" w:beforeAutospacing="0" w:after="0" w:afterAutospacing="0"/>
        <w:rPr>
          <w:color w:val="000000"/>
        </w:rPr>
      </w:pPr>
      <w:ins w:id="3" w:author="Anila Mehta" w:date="2025-09-25T14:59:00Z">
        <w:r>
          <w:rPr>
            <w:color w:val="000000"/>
          </w:rPr>
          <w:t xml:space="preserve">Given these challenges with ABGs, clinicians have increasingly </w:t>
        </w:r>
      </w:ins>
      <w:ins w:id="4" w:author="Anila Mehta" w:date="2025-09-25T15:00:00Z">
        <w:r>
          <w:rPr>
            <w:color w:val="000000"/>
          </w:rPr>
          <w:t xml:space="preserve">looked to venous blood gases (VBGs) as an alternative. </w:t>
        </w:r>
      </w:ins>
      <w:r w:rsidR="00014B1A">
        <w:rPr>
          <w:color w:val="000000"/>
        </w:rPr>
        <w:t xml:space="preserve">Hypercapnia </w:t>
      </w:r>
      <w:r w:rsidR="00455F0D">
        <w:rPr>
          <w:color w:val="000000"/>
        </w:rPr>
        <w:t xml:space="preserve">results from </w:t>
      </w:r>
      <w:r w:rsidR="00014B1A">
        <w:rPr>
          <w:color w:val="000000"/>
        </w:rPr>
        <w:t>lungs’ inability to adequately remove carbon dioxide from the bloodstream, leading to its accumulation. On ABG, hypercapnia is defined as greater than 45 mmHg</w:t>
      </w:r>
      <w:r w:rsidR="00455F0D">
        <w:rPr>
          <w:color w:val="000000"/>
        </w:rPr>
        <w:t xml:space="preserve"> while on VBG, hypercapnia is </w:t>
      </w:r>
      <w:r w:rsidR="00E71005">
        <w:rPr>
          <w:color w:val="000000"/>
        </w:rPr>
        <w:t xml:space="preserve">usually defined as </w:t>
      </w:r>
      <w:r w:rsidR="00455F0D">
        <w:rPr>
          <w:color w:val="000000"/>
        </w:rPr>
        <w:t xml:space="preserve">greater than 50 mmHg. </w:t>
      </w:r>
      <w:r w:rsidR="00014B1A">
        <w:rPr>
          <w:color w:val="000000"/>
        </w:rPr>
        <w:t xml:space="preserve">VBGs are increasingly </w:t>
      </w:r>
      <w:del w:id="5" w:author="Anila Mehta" w:date="2025-09-23T17:17:00Z">
        <w:r w:rsidR="00014B1A" w:rsidDel="00C675E8">
          <w:rPr>
            <w:color w:val="000000"/>
          </w:rPr>
          <w:delText>used in</w:delText>
        </w:r>
        <w:commentRangeStart w:id="6"/>
        <w:r w:rsidR="00014B1A" w:rsidDel="00C675E8">
          <w:rPr>
            <w:color w:val="000000"/>
          </w:rPr>
          <w:delText xml:space="preserve"> emergency </w:delText>
        </w:r>
        <w:commentRangeEnd w:id="6"/>
        <w:r w:rsidR="00E71005" w:rsidDel="00C675E8">
          <w:rPr>
            <w:rStyle w:val="CommentReference"/>
            <w:rFonts w:asciiTheme="minorHAnsi" w:eastAsiaTheme="minorHAnsi" w:hAnsiTheme="minorHAnsi" w:cstheme="minorBidi"/>
            <w:kern w:val="2"/>
            <w14:ligatures w14:val="standardContextual"/>
          </w:rPr>
          <w:commentReference w:id="6"/>
        </w:r>
        <w:r w:rsidR="00014B1A" w:rsidDel="00C675E8">
          <w:rPr>
            <w:color w:val="000000"/>
          </w:rPr>
          <w:delText>settings</w:delText>
        </w:r>
      </w:del>
      <w:ins w:id="7" w:author="Anila Mehta" w:date="2025-09-23T17:17:00Z">
        <w:r w:rsidR="00C675E8">
          <w:rPr>
            <w:color w:val="000000"/>
          </w:rPr>
          <w:t>being used</w:t>
        </w:r>
      </w:ins>
      <w:r w:rsidR="00014B1A">
        <w:rPr>
          <w:color w:val="000000"/>
        </w:rPr>
        <w:t xml:space="preserve"> as a screening tool for hypercapnia due to ease of collection and reduced risk, </w:t>
      </w:r>
      <w:r w:rsidR="00455F0D">
        <w:rPr>
          <w:color w:val="000000"/>
        </w:rPr>
        <w:t xml:space="preserve">though they are less precise in </w:t>
      </w:r>
      <w:r w:rsidR="00014B1A">
        <w:rPr>
          <w:color w:val="000000"/>
        </w:rPr>
        <w:t xml:space="preserve">measuring </w:t>
      </w:r>
      <w:r w:rsidR="00E71005">
        <w:rPr>
          <w:color w:val="000000"/>
        </w:rPr>
        <w:t xml:space="preserve">arterial </w:t>
      </w:r>
      <w:proofErr w:type="spellStart"/>
      <w:r w:rsidR="00B21F6A" w:rsidRPr="00A900B6">
        <w:rPr>
          <w:color w:val="000000"/>
        </w:rPr>
        <w:t>pCO</w:t>
      </w:r>
      <w:proofErr w:type="spellEnd"/>
      <w:r w:rsidR="00B21F6A" w:rsidRPr="00A900B6">
        <w:rPr>
          <w:color w:val="000000"/>
        </w:rPr>
        <w:t>₂</w:t>
      </w:r>
      <w:r w:rsidR="00B21F6A">
        <w:rPr>
          <w:color w:val="000000"/>
        </w:rPr>
        <w:t xml:space="preserve"> </w:t>
      </w:r>
      <w:del w:id="8" w:author="Anila Mehta" w:date="2025-09-24T16:01:00Z">
        <w:r w:rsidR="00014B1A" w:rsidDel="00B21F6A">
          <w:rPr>
            <w:color w:val="000000"/>
          </w:rPr>
          <w:delText xml:space="preserve">pCO2 </w:delText>
        </w:r>
      </w:del>
      <w:r w:rsidR="00014B1A">
        <w:rPr>
          <w:color w:val="000000"/>
        </w:rPr>
        <w:t xml:space="preserve">compared </w:t>
      </w:r>
      <w:r w:rsidR="00455F0D">
        <w:rPr>
          <w:color w:val="000000"/>
        </w:rPr>
        <w:t xml:space="preserve">with </w:t>
      </w:r>
      <w:r w:rsidR="00014B1A">
        <w:rPr>
          <w:color w:val="000000"/>
        </w:rPr>
        <w:t xml:space="preserve">ABGs. </w:t>
      </w:r>
    </w:p>
    <w:p w14:paraId="23FEBD0B" w14:textId="79EB8BB8" w:rsidR="00E71005" w:rsidRDefault="00014B1A" w:rsidP="001F3608">
      <w:pPr>
        <w:pStyle w:val="p1"/>
        <w:rPr>
          <w:color w:val="000000"/>
        </w:rPr>
      </w:pPr>
      <w:r>
        <w:rPr>
          <w:color w:val="000000"/>
        </w:rPr>
        <w:t xml:space="preserve">Despite </w:t>
      </w:r>
      <w:r w:rsidR="00455F0D">
        <w:rPr>
          <w:color w:val="000000"/>
        </w:rPr>
        <w:t xml:space="preserve">their </w:t>
      </w:r>
      <w:r>
        <w:rPr>
          <w:color w:val="000000"/>
        </w:rPr>
        <w:t>growing use, there has been limited studies comparing VBG versus ABG in diagnosis of hypercapnic respiratory failure</w:t>
      </w:r>
      <w:r w:rsidR="00E71005">
        <w:rPr>
          <w:color w:val="000000"/>
        </w:rPr>
        <w:t>, and billing and device qualification guidance does not admit venous blood gas as sufficient evidence of hypercapnic respiratory failure</w:t>
      </w:r>
      <w:r>
        <w:rPr>
          <w:color w:val="000000"/>
        </w:rPr>
        <w:t>. In a study by Davies et. al, hospitalized patients with known or suspected hypercapnic respiratory failure underwent near-simultaneous ABG and VBG</w:t>
      </w:r>
      <w:r w:rsidR="00455F0D">
        <w:rPr>
          <w:color w:val="000000"/>
        </w:rPr>
        <w:t xml:space="preserve"> testing</w:t>
      </w:r>
      <w:r>
        <w:rPr>
          <w:color w:val="000000"/>
        </w:rPr>
        <w:t>. Results demonstrated close agreement in PaCO</w:t>
      </w:r>
      <w:r w:rsidRPr="00455F0D">
        <w:rPr>
          <w:color w:val="000000"/>
          <w:vertAlign w:val="subscript"/>
        </w:rPr>
        <w:t>2</w:t>
      </w:r>
      <w:r>
        <w:rPr>
          <w:color w:val="000000"/>
        </w:rPr>
        <w:t xml:space="preserve"> values between ABG and calculated </w:t>
      </w:r>
      <w:r w:rsidR="00455F0D">
        <w:rPr>
          <w:color w:val="000000"/>
        </w:rPr>
        <w:t>values derived from VBGs, supporting the use of VBGs in monitoring hypercapnic patients.</w:t>
      </w:r>
      <w:r w:rsidR="000329AB">
        <w:rPr>
          <w:vertAlign w:val="superscript"/>
        </w:rPr>
        <w:t>2</w:t>
      </w:r>
      <w:r w:rsidR="006746ED">
        <w:rPr>
          <w:color w:val="000000"/>
        </w:rPr>
        <w:fldChar w:fldCharType="begin"/>
      </w:r>
      <w:r w:rsidR="000329AB">
        <w:rPr>
          <w:color w:val="000000"/>
        </w:rPr>
        <w:instrText xml:space="preserve"> ADDIN ZOTERO_ITEM CSL_CITATION {"citationID":"Tg9je06Y","properties":{"formattedCitation":"\\super 2\\nosupersub{}","plainCitation":"","noteIndex":0},"citationItems":[{"id":5,"uris":["http://zotero.org/groups/6192411/items/IH3F3MZI"],"itemData":{"id":5,"type":"article-journal","abstract":"Background Accurate arterial blood gas (ABG) analysis is essential in the management of patients with hypercapnic respiratory failure, but repeated sampling requires technical expertise and is painful. Missed sampling is common and has a negative impact on patient care. A newer venous to arterial conversion method (v-TAC, Roche) uses mathematical models of acid–base chemistry, a venous blood gas sample and peripheral blood oxygen saturation to calculate arterial acid–base status. It has the potential to replace routine ABG sampling for selected patient cohorts. The aim of this study was to compare v-TAC with ABG, capillary and venous sampling in a patient cohort referred to start non-invasive ventilation (NIV).Methods Recruited patients underwent near simultaneous ABG, capillary blood gas (CBG) and venous blood gas (VBG) sampling at day 0, and up to two further occasions (day 1 NIV and discharge). The primary outcome was the reliability of v-TAC sampling compared with ABG, via Bland-Altman analysis, to identify respiratory failure (via PaCO 2) and to detect changes in PaCO2 in response to NIV. Secondary outcomes included agreements with p H, sampling success rates and pain.Results The agreement between ABG and v-TAC/venous PaCO 2 was assessed for 119 matched sampling episodes and 105 between ABG and CBG. Close agreement was shown for v-TAC (mean difference (SD) 0.01 (0.5) k Pa), but not for CBG (−0.75 (0.69) k Pa) or VBG (+1.00 (0.90) k Pa). Longitudinal data for 32 patients started on NIV showed the closest agreement for ABG and v-TAC (R2=0.61). v-TAC sampling had the highest first-time success rate (88%) and was less painful than arterial (p&lt;0.0001).Conclusion Mathematical arterialisation of venous samples was easier to obtain and less painful than ABG sampling. Results showed close agreement for PaCO2 and p H and tracked well longitudinally such that the v-TAC method could replace routine ABG testing to recognise and monitor patients with hypercapnic respiratory failure.Trial registration number NCT04072848; www.clinicaltrials.gov","container-title":"BMJ Open Respiratory Research","DOI":"10.1136/bmjresp-2022-001537","issue":"1","journalAbbreviation":"BMJ Open Respiratory Research","note":"PMID: 37369550\nPMCID: PMC10335414","page":"e001537","title":"Comparison of mathematically arterialised venous blood gas sampling with arterial, capillary, and venous sampling in adult patients with hypercapnic respiratory failure: a single-centre longitudinal cohort study","volume":"10","author":[{"family":"Davies","given":"Michael Gordon"},{"family":"Wozniak","given":"Dariusz Rafal"},{"family":"Quinnell","given":"Timothy George"},{"family":"Palas","given":"Earl"},{"family":"George","given":"Susan"},{"family":"Huang","given":"Yingchang"},{"family":"Jayasekara","given":"Ruwanthi"},{"family":"Stoneman","given":"Victoria"},{"family":"Smith","given":"Ian Edward"},{"family":"Thomsen","given":"Lars Pilegaard"},{"family":"Rees","given":"Stephen Edward"}],"issued":{"date-parts":[["2023",6,27]]}}}],"schema":"https://github.com/citation-style-language/schema/raw/master/csl-citation.json"} </w:instrText>
      </w:r>
      <w:r w:rsidR="00000000">
        <w:rPr>
          <w:color w:val="000000"/>
        </w:rPr>
        <w:fldChar w:fldCharType="separate"/>
      </w:r>
      <w:r w:rsidR="006746ED">
        <w:rPr>
          <w:color w:val="000000"/>
        </w:rPr>
        <w:fldChar w:fldCharType="end"/>
      </w:r>
      <w:r w:rsidR="00455F0D">
        <w:rPr>
          <w:color w:val="000000"/>
        </w:rPr>
        <w:t xml:space="preserve"> </w:t>
      </w:r>
      <w:r>
        <w:rPr>
          <w:color w:val="000000"/>
        </w:rPr>
        <w:t>Similarly, a review by Lacy et. al analyzed a prospective study which found VBG to have 100% sensitivity in identifying hypercapnia in those with respiratory failure due to COPD exacerbation, pneumonia, heart failure and asthma using Pv</w:t>
      </w:r>
      <w:del w:id="9" w:author="Anila Mehta" w:date="2025-09-25T15:01:00Z">
        <w:r w:rsidR="00455F0D" w:rsidRPr="00455F0D" w:rsidDel="00441AC6">
          <w:rPr>
            <w:color w:val="000000"/>
          </w:rPr>
          <w:delText xml:space="preserve"> </w:delText>
        </w:r>
      </w:del>
      <w:r w:rsidR="00455F0D">
        <w:rPr>
          <w:color w:val="000000"/>
        </w:rPr>
        <w:t>CO</w:t>
      </w:r>
      <w:r w:rsidR="00455F0D" w:rsidRPr="00455F0D">
        <w:rPr>
          <w:color w:val="000000"/>
          <w:vertAlign w:val="subscript"/>
        </w:rPr>
        <w:t>2</w:t>
      </w:r>
      <w:r>
        <w:rPr>
          <w:color w:val="000000"/>
        </w:rPr>
        <w:t xml:space="preserve"> greater than 45 mmHg.</w:t>
      </w:r>
      <w:r w:rsidR="000329AB">
        <w:rPr>
          <w:color w:val="000000"/>
        </w:rPr>
        <w:fldChar w:fldCharType="begin"/>
      </w:r>
      <w:r w:rsidR="000329AB">
        <w:rPr>
          <w:color w:val="000000"/>
        </w:rPr>
        <w:instrText xml:space="preserve"> ADDIN ZOTERO_ITEM CSL_CITATION {"citationID":"nJh0eDyY","properties":{"formattedCitation":"\\super 1\\nosupersub{}","plainCitation":"1","noteIndex":0},"citationItems":[{"id":6,"uris":["http://zotero.org/groups/6192411/items/CG6S42R4"],"itemData":{"id":6,"type":"article-journal","abstract":"Abstract Venous blood gases (VBGs) are safe and effective at screening for hypercarbic respiratory failure. Multiple studies have validated that a VBG with a PvCO2 less than 45 reliably rules out hypercarbia. The use of VBGs for the initial screening of hypercarbia when hypercarbic respiratory failure is suspected can reduce the overall use of arterial blood gases which are more painful and take more time and expertise to perform.","container-title":"Journal of Hospital Medicine","DOI":"10.1002/jhm.70039","ISSN":"1553-5592","issue":"9","journalAbbreviation":"Journal of Hospital Medicine","note":"publisher: John Wiley &amp; Sons, Ltd\nPMID: 40183604\nPMCID: PMC12406756","page":"1002-1004","title":"Things We Do for No Reason™: Arterial blood gas testing to screen for hypercarbic respiratory failure","volume":"20","author":[{"family":"Lacy","given":"Mary E."},{"family":"Saa","given":"Lisa"},{"family":"Bruss","given":"Zachary"},{"family":"Noronha","given":"Leonard"}],"issued":{"date-parts":[["2025",9,1]]}}}],"schema":"https://github.com/citation-style-language/schema/raw/master/csl-citation.json"} </w:instrText>
      </w:r>
      <w:r w:rsidR="000329AB">
        <w:rPr>
          <w:color w:val="000000"/>
        </w:rPr>
        <w:fldChar w:fldCharType="separate"/>
      </w:r>
      <w:r w:rsidR="000329AB" w:rsidRPr="000329AB">
        <w:rPr>
          <w:color w:val="000000"/>
          <w:vertAlign w:val="superscript"/>
        </w:rPr>
        <w:t>1</w:t>
      </w:r>
      <w:r w:rsidR="000329AB">
        <w:rPr>
          <w:color w:val="000000"/>
        </w:rPr>
        <w:fldChar w:fldCharType="end"/>
      </w:r>
      <w:r>
        <w:rPr>
          <w:color w:val="000000"/>
        </w:rPr>
        <w:t xml:space="preserve"> Ak et. al published an additional prospective study in COPD patients in acute exacerbation that found VBG to identify hypercapnia in 100%. </w:t>
      </w:r>
      <w:r w:rsidR="000329AB">
        <w:rPr>
          <w:color w:val="000000"/>
        </w:rPr>
        <w:fldChar w:fldCharType="begin"/>
      </w:r>
      <w:r w:rsidR="000329AB">
        <w:rPr>
          <w:color w:val="000000"/>
        </w:rPr>
        <w:instrText xml:space="preserve"> ADDIN ZOTERO_ITEM CSL_CITATION {"citationID":"3QiIN7e7","properties":{"formattedCitation":"\\super 3\\nosupersub{}","plainCitation":"3","noteIndex":0},"citationItems":[{"id":7,"uris":["http://zotero.org/groups/6192411/items/HWUDWKED"],"itemData":{"id":7,"type":"article-journal","container-title":"The Tohoku Journal of Experimental Medicine","DOI":"10.1620/tjem.210.285","issue":"4","journalAbbreviation":"The Tohoku Journal of Experimental Medicine","note":"PMID: 17146193","page":"285-290","title":"Prediction of Arterial Blood Gas Values from Venous Blood Gas Values in Patients with Acute Exacerbation of Chronic Obstructive Pulmonary Disease","volume":"210","author":[{"family":"Ak","given":"Ahmet"},{"family":"Ogun","given":"Cemile Oztin"},{"family":"Bayir","given":"Aysegul"},{"family":"Kayis","given":"Seyit Ali"},{"family":"Koylu","given":"Ramazan"}],"issued":{"date-parts":[["2006"]]}}}],"schema":"https://github.com/citation-style-language/schema/raw/master/csl-citation.json"} </w:instrText>
      </w:r>
      <w:r w:rsidR="000329AB">
        <w:rPr>
          <w:color w:val="000000"/>
        </w:rPr>
        <w:fldChar w:fldCharType="separate"/>
      </w:r>
      <w:r w:rsidR="000329AB" w:rsidRPr="000329AB">
        <w:rPr>
          <w:color w:val="000000"/>
          <w:vertAlign w:val="superscript"/>
        </w:rPr>
        <w:t>3</w:t>
      </w:r>
      <w:r w:rsidR="000329AB">
        <w:rPr>
          <w:color w:val="000000"/>
        </w:rPr>
        <w:fldChar w:fldCharType="end"/>
      </w:r>
      <w:ins w:id="10" w:author="Anila Mehta" w:date="2025-09-23T17:55:00Z">
        <w:r w:rsidR="000329AB">
          <w:rPr>
            <w:color w:val="000000"/>
          </w:rPr>
          <w:t xml:space="preserve"> </w:t>
        </w:r>
      </w:ins>
      <w:r w:rsidR="00455F0D">
        <w:rPr>
          <w:color w:val="000000"/>
        </w:rPr>
        <w:t>In contrast,</w:t>
      </w:r>
      <w:r>
        <w:rPr>
          <w:color w:val="000000"/>
        </w:rPr>
        <w:t xml:space="preserve"> McKeever </w:t>
      </w:r>
      <w:r w:rsidR="00455F0D" w:rsidRPr="00455F0D">
        <w:rPr>
          <w:color w:val="000000"/>
        </w:rPr>
        <w:t>found wide variability between arterial and venous CO₂ levels in COPD patients with acute exacerbations, underscoring the limitations of VBG precision.</w:t>
      </w:r>
      <w:r w:rsidR="000329AB">
        <w:rPr>
          <w:color w:val="000000"/>
        </w:rPr>
        <w:fldChar w:fldCharType="begin"/>
      </w:r>
      <w:r w:rsidR="000329AB">
        <w:rPr>
          <w:color w:val="000000"/>
        </w:rPr>
        <w:instrText xml:space="preserve"> ADDIN ZOTERO_ITEM CSL_CITATION {"citationID":"Ngaf8pp4","properties":{"formattedCitation":"\\super 4\\nosupersub{}","plainCitation":"4","noteIndex":0},"citationItems":[{"id":8,"uris":["http://zotero.org/groups/6192411/items/Q3SDEXVM"],"itemData":{"id":8,"type":"article-journal","abstract":"Introduction Identifying acute hypercapnic respiratory failure is crucial in the initial management of acute exacerbations of COPD. Guidelines recommend obtaining arterial blood samples but these are more difficult to obtain than venous. We assessed whether blood gas values derived from venous blood could replace arterial at initial assessment.Methods Patients requiring hospital treatment for an exacerbation of COPD had paired arterial and venous samples taken. Bland–Altman analyses were performed to assess agreement between arterial and venous pH, CO2 and . The relationship between SpO2 and SaO2 was assessed. The number of attempts and pain scores for each sample were measured.Results 234 patients were studied. There was good agreement between arterial and venous measures of pH and (mean difference 0.03 and −0.04, limits of agreement −0.05 to 0.11 and −2.90 to 2.82, respectively), and between SaO2 and SpO2 (in patients with an SpO2 of &amp;gt;80%). Arterial sampling required more attempts and was more painful than venous (mean pain score 4 (IQR 2–5) and 1 (IQR 0–2), respectively, p&amp;lt;0.001).Conclusions Arterial sampling is more difficult and more painful than venous sampling. There is good agreement between pH and values derived from venous and arterial blood, and between pulse oximetry and arterial blood gas oxygen saturations. These agreements could allow the initial assessment of COPD exacerbations to be based on venous blood gas analysis and pulse oximetry, simplifying the care pathway and improving the patient experience.","container-title":"Thorax","DOI":"10.1136/thoraxjnl-2015-207573","issue":"3","journalAbbreviation":"Thorax","note":"PMID: 26628461\nPMCID: PMC4789825","page":"210","title":"Using venous blood gas analysis in the assessment of COPD exacerbations: a prospective cohort study","volume":"71","author":[{"family":"McKeever","given":"Tricia M"},{"family":"Hearson","given":"Glenn"},{"family":"Housley","given":"Gemma"},{"family":"Reynolds","given":"Catherine"},{"family":"Kinnear","given":"William"},{"family":"Harrison","given":"Tim W"},{"family":"Kelly","given":"Anne-Maree"},{"family":"Shaw","given":"Dominick E"}],"issued":{"date-parts":[["2016",3,1]]}}}],"schema":"https://github.com/citation-style-language/schema/raw/master/csl-citation.json"} </w:instrText>
      </w:r>
      <w:r w:rsidR="000329AB">
        <w:rPr>
          <w:color w:val="000000"/>
        </w:rPr>
        <w:fldChar w:fldCharType="separate"/>
      </w:r>
      <w:r w:rsidR="000329AB" w:rsidRPr="000329AB">
        <w:rPr>
          <w:color w:val="000000"/>
          <w:vertAlign w:val="superscript"/>
        </w:rPr>
        <w:t>4</w:t>
      </w:r>
      <w:r w:rsidR="000329AB">
        <w:rPr>
          <w:color w:val="000000"/>
        </w:rPr>
        <w:fldChar w:fldCharType="end"/>
      </w:r>
      <w:r w:rsidR="00BE5EBB">
        <w:rPr>
          <w:color w:val="000000"/>
        </w:rPr>
        <w:t xml:space="preserve"> </w:t>
      </w:r>
      <w:r w:rsidR="00BE5EBB" w:rsidRPr="00BE5EBB">
        <w:rPr>
          <w:color w:val="000000"/>
        </w:rPr>
        <w:t>Most prior studies have emphasized the analytical agreement between venous and arterial blood gases. Few have examined whether hypercapnia identified by each method carries similar prognostic weight, or whether observed differences reflect patient selection rather than biology. If venous hypercapnia predicts outcomes</w:t>
      </w:r>
      <w:r w:rsidR="00BE5EBB">
        <w:rPr>
          <w:color w:val="000000"/>
        </w:rPr>
        <w:t xml:space="preserve"> adverse outcomes such as the need for ventilatory support,</w:t>
      </w:r>
      <w:r w:rsidR="00BE5EBB" w:rsidRPr="00BE5EBB">
        <w:rPr>
          <w:color w:val="000000"/>
        </w:rPr>
        <w:t xml:space="preserve"> this </w:t>
      </w:r>
      <w:proofErr w:type="gramStart"/>
      <w:r w:rsidR="00BE5EBB" w:rsidRPr="00BE5EBB">
        <w:rPr>
          <w:color w:val="000000"/>
        </w:rPr>
        <w:t>would</w:t>
      </w:r>
      <w:proofErr w:type="gramEnd"/>
      <w:r w:rsidR="00BE5EBB" w:rsidRPr="00BE5EBB">
        <w:rPr>
          <w:color w:val="000000"/>
        </w:rPr>
        <w:t xml:space="preserve"> support using VBGs as diagnostic evidence of hypercapnic respiratory failure.</w:t>
      </w:r>
    </w:p>
    <w:p w14:paraId="0D9C3E69" w14:textId="24871493" w:rsidR="00014B1A" w:rsidRPr="00692EC8" w:rsidRDefault="00014B1A" w:rsidP="00014B1A">
      <w:pPr>
        <w:pStyle w:val="p2"/>
        <w:spacing w:before="0" w:beforeAutospacing="0" w:after="0" w:afterAutospacing="0"/>
        <w:rPr>
          <w:color w:val="000000"/>
        </w:rPr>
      </w:pPr>
      <w:r w:rsidRPr="00692EC8">
        <w:rPr>
          <w:color w:val="000000"/>
        </w:rPr>
        <w:t xml:space="preserve">The objective of this study </w:t>
      </w:r>
      <w:r w:rsidR="00455F0D">
        <w:rPr>
          <w:color w:val="000000"/>
        </w:rPr>
        <w:t>wa</w:t>
      </w:r>
      <w:r w:rsidRPr="00692EC8">
        <w:rPr>
          <w:color w:val="000000"/>
        </w:rPr>
        <w:t xml:space="preserve">s to determine </w:t>
      </w:r>
      <w:r w:rsidR="00BE5EBB">
        <w:rPr>
          <w:color w:val="000000"/>
        </w:rPr>
        <w:t>the associations of hypercapnia by ABG and</w:t>
      </w:r>
      <w:r w:rsidRPr="00692EC8">
        <w:rPr>
          <w:color w:val="000000"/>
        </w:rPr>
        <w:t xml:space="preserve"> VBG </w:t>
      </w:r>
      <w:r w:rsidR="00BE5EBB">
        <w:rPr>
          <w:color w:val="000000"/>
        </w:rPr>
        <w:t>with hypercapnia-related outcomes, such as receipt of a diagnosis code for hypercapnic respiratory failure,</w:t>
      </w:r>
      <w:r w:rsidRPr="00692EC8">
        <w:rPr>
          <w:color w:val="000000"/>
        </w:rPr>
        <w:t xml:space="preserve"> </w:t>
      </w:r>
      <w:r w:rsidR="00BE5EBB">
        <w:rPr>
          <w:color w:val="000000"/>
        </w:rPr>
        <w:t>receipt of invasive mechanical ventilation</w:t>
      </w:r>
      <w:r w:rsidRPr="00692EC8">
        <w:rPr>
          <w:color w:val="000000"/>
        </w:rPr>
        <w:t xml:space="preserve">, </w:t>
      </w:r>
      <w:r w:rsidR="00BE5EBB">
        <w:rPr>
          <w:color w:val="000000"/>
        </w:rPr>
        <w:t xml:space="preserve">receipt of </w:t>
      </w:r>
      <w:r w:rsidRPr="00692EC8">
        <w:rPr>
          <w:color w:val="000000"/>
        </w:rPr>
        <w:t xml:space="preserve">non-invasive ventilation </w:t>
      </w:r>
      <w:r w:rsidRPr="00692EC8">
        <w:rPr>
          <w:color w:val="000000"/>
        </w:rPr>
        <w:lastRenderedPageBreak/>
        <w:t>(NIV),</w:t>
      </w:r>
      <w:r w:rsidR="00BE5EBB">
        <w:rPr>
          <w:color w:val="000000"/>
        </w:rPr>
        <w:t xml:space="preserve"> and</w:t>
      </w:r>
      <w:r w:rsidRPr="00692EC8">
        <w:rPr>
          <w:color w:val="000000"/>
        </w:rPr>
        <w:t xml:space="preserve"> </w:t>
      </w:r>
      <w:r>
        <w:rPr>
          <w:color w:val="000000"/>
        </w:rPr>
        <w:t>60-day</w:t>
      </w:r>
      <w:r w:rsidR="00BE5EBB">
        <w:rPr>
          <w:color w:val="000000"/>
        </w:rPr>
        <w:t xml:space="preserve"> any-cause</w:t>
      </w:r>
      <w:r>
        <w:rPr>
          <w:color w:val="000000"/>
        </w:rPr>
        <w:t xml:space="preserve"> mortality</w:t>
      </w:r>
      <w:r w:rsidR="00BE5EBB">
        <w:rPr>
          <w:color w:val="000000"/>
        </w:rPr>
        <w:t>, after adjusting for propensity to re</w:t>
      </w:r>
      <w:r w:rsidR="00C675E8">
        <w:rPr>
          <w:color w:val="000000"/>
        </w:rPr>
        <w:t>c</w:t>
      </w:r>
      <w:r w:rsidR="00BE5EBB">
        <w:rPr>
          <w:color w:val="000000"/>
        </w:rPr>
        <w:t xml:space="preserve">eive each type of blood gas sampling. </w:t>
      </w:r>
    </w:p>
    <w:p w14:paraId="3E12FF96" w14:textId="77777777" w:rsidR="00014B1A" w:rsidRPr="00623125" w:rsidRDefault="00014B1A" w:rsidP="00014B1A">
      <w:pPr>
        <w:pStyle w:val="p2"/>
        <w:spacing w:before="0" w:beforeAutospacing="0" w:after="0" w:afterAutospacing="0"/>
        <w:rPr>
          <w:color w:val="000000"/>
        </w:rPr>
      </w:pPr>
      <w:r w:rsidRPr="00623125">
        <w:rPr>
          <w:color w:val="000000"/>
        </w:rPr>
        <w:t> </w:t>
      </w:r>
    </w:p>
    <w:p w14:paraId="79E3F53B" w14:textId="77777777" w:rsidR="00014B1A" w:rsidRPr="0041535D" w:rsidRDefault="00014B1A" w:rsidP="00014B1A">
      <w:pPr>
        <w:pStyle w:val="p1"/>
        <w:spacing w:before="0" w:beforeAutospacing="0" w:after="0" w:afterAutospacing="0"/>
        <w:rPr>
          <w:b/>
          <w:bCs/>
          <w:color w:val="000000"/>
        </w:rPr>
      </w:pPr>
      <w:r w:rsidRPr="0041535D">
        <w:rPr>
          <w:rStyle w:val="s1"/>
          <w:b/>
          <w:bCs/>
          <w:color w:val="000000"/>
          <w:u w:val="single"/>
        </w:rPr>
        <w:t>Methods:</w:t>
      </w:r>
      <w:r w:rsidRPr="0041535D">
        <w:rPr>
          <w:rStyle w:val="apple-converted-space"/>
          <w:b/>
          <w:bCs/>
          <w:color w:val="000000"/>
        </w:rPr>
        <w:t> </w:t>
      </w:r>
    </w:p>
    <w:p w14:paraId="3943CD2C" w14:textId="77777777" w:rsidR="00014B1A" w:rsidRDefault="00014B1A" w:rsidP="00014B1A">
      <w:pPr>
        <w:pStyle w:val="p2"/>
        <w:spacing w:before="0" w:beforeAutospacing="0" w:after="0" w:afterAutospacing="0"/>
        <w:rPr>
          <w:color w:val="000000"/>
        </w:rPr>
      </w:pPr>
      <w:r w:rsidRPr="00623125">
        <w:rPr>
          <w:color w:val="000000"/>
        </w:rPr>
        <w:t> </w:t>
      </w:r>
    </w:p>
    <w:p w14:paraId="7922EAD2" w14:textId="77777777" w:rsidR="00014B1A" w:rsidRPr="00665681" w:rsidRDefault="00000000" w:rsidP="00014B1A">
      <w:pPr>
        <w:pStyle w:val="p1"/>
        <w:spacing w:before="0" w:beforeAutospacing="0" w:after="0" w:afterAutospacing="0"/>
        <w:rPr>
          <w:rFonts w:ascii="Helvetica" w:hAnsi="Helvetica" w:cs="Helvetica"/>
          <w:i/>
          <w:iCs/>
        </w:rPr>
      </w:pPr>
      <w:hyperlink r:id="rId10" w:history="1">
        <w:r w:rsidR="00014B1A" w:rsidRPr="00665681">
          <w:rPr>
            <w:rStyle w:val="Hyperlink"/>
            <w:rFonts w:ascii="Helvetica" w:eastAsiaTheme="majorEastAsia" w:hAnsi="Helvetica" w:cs="Helvetica"/>
          </w:rPr>
          <w:t>https://www.equator-network.org/reporting-guidelines/record/</w:t>
        </w:r>
      </w:hyperlink>
    </w:p>
    <w:p w14:paraId="4B977253" w14:textId="77777777" w:rsidR="00014B1A" w:rsidRPr="00623125" w:rsidRDefault="00014B1A" w:rsidP="00014B1A">
      <w:pPr>
        <w:pStyle w:val="p2"/>
        <w:spacing w:before="0" w:beforeAutospacing="0" w:after="0" w:afterAutospacing="0"/>
        <w:rPr>
          <w:color w:val="000000"/>
        </w:rPr>
      </w:pPr>
      <w:r w:rsidRPr="00623125">
        <w:rPr>
          <w:color w:val="000000"/>
        </w:rPr>
        <w:t> </w:t>
      </w:r>
    </w:p>
    <w:p w14:paraId="0C09B3B2" w14:textId="77777777" w:rsidR="00014B1A" w:rsidRDefault="00014B1A" w:rsidP="00014B1A">
      <w:pPr>
        <w:pStyle w:val="li1"/>
        <w:numPr>
          <w:ilvl w:val="0"/>
          <w:numId w:val="3"/>
        </w:numPr>
        <w:spacing w:before="0" w:beforeAutospacing="0" w:after="0" w:afterAutospacing="0"/>
        <w:rPr>
          <w:i/>
          <w:iCs/>
          <w:color w:val="000000"/>
        </w:rPr>
      </w:pPr>
      <w:r w:rsidRPr="00665681">
        <w:rPr>
          <w:i/>
          <w:iCs/>
          <w:color w:val="000000"/>
        </w:rPr>
        <w:t>How did we get the dataset:</w:t>
      </w:r>
      <w:r w:rsidRPr="00665681">
        <w:rPr>
          <w:rStyle w:val="apple-converted-space"/>
          <w:i/>
          <w:iCs/>
          <w:color w:val="000000"/>
        </w:rPr>
        <w:t>  </w:t>
      </w:r>
      <w:r w:rsidRPr="00665681">
        <w:rPr>
          <w:i/>
          <w:iCs/>
          <w:color w:val="000000"/>
        </w:rPr>
        <w:t xml:space="preserve">Requested all data from 2022 from </w:t>
      </w:r>
      <w:proofErr w:type="spellStart"/>
      <w:r w:rsidRPr="00665681">
        <w:rPr>
          <w:i/>
          <w:iCs/>
          <w:color w:val="000000"/>
        </w:rPr>
        <w:t>TriNetX</w:t>
      </w:r>
      <w:proofErr w:type="spellEnd"/>
      <w:r w:rsidRPr="00665681">
        <w:rPr>
          <w:i/>
          <w:iCs/>
          <w:color w:val="000000"/>
        </w:rPr>
        <w:t xml:space="preserve"> research network that had at least 1 </w:t>
      </w:r>
      <w:proofErr w:type="gramStart"/>
      <w:r w:rsidRPr="00665681">
        <w:rPr>
          <w:i/>
          <w:iCs/>
          <w:color w:val="000000"/>
        </w:rPr>
        <w:t>criteria</w:t>
      </w:r>
      <w:proofErr w:type="gramEnd"/>
      <w:r w:rsidRPr="00665681">
        <w:rPr>
          <w:i/>
          <w:iCs/>
          <w:color w:val="000000"/>
        </w:rPr>
        <w:t xml:space="preserve"> that would indicate hypercapnia may be present</w:t>
      </w:r>
    </w:p>
    <w:p w14:paraId="6B3F6976" w14:textId="77777777" w:rsidR="00014B1A" w:rsidRPr="00161DE4" w:rsidRDefault="00014B1A" w:rsidP="00014B1A">
      <w:pPr>
        <w:pStyle w:val="li1"/>
        <w:numPr>
          <w:ilvl w:val="0"/>
          <w:numId w:val="3"/>
        </w:numPr>
        <w:spacing w:before="0" w:beforeAutospacing="0" w:after="0" w:afterAutospacing="0"/>
        <w:rPr>
          <w:i/>
          <w:iCs/>
          <w:color w:val="000000"/>
        </w:rPr>
      </w:pPr>
      <w:r w:rsidRPr="0054705A">
        <w:rPr>
          <w:i/>
          <w:iCs/>
          <w:color w:val="000000"/>
        </w:rPr>
        <w:t>What data cleaning did we do: ensured institution was submitting all data.</w:t>
      </w:r>
    </w:p>
    <w:p w14:paraId="7ABDBDBD" w14:textId="77777777" w:rsidR="00014B1A" w:rsidRPr="0054705A" w:rsidRDefault="00014B1A" w:rsidP="00014B1A">
      <w:pPr>
        <w:pStyle w:val="li1"/>
        <w:numPr>
          <w:ilvl w:val="0"/>
          <w:numId w:val="3"/>
        </w:numPr>
        <w:spacing w:before="0" w:beforeAutospacing="0" w:after="0" w:afterAutospacing="0"/>
        <w:rPr>
          <w:i/>
          <w:iCs/>
          <w:color w:val="000000"/>
        </w:rPr>
      </w:pPr>
      <w:r w:rsidRPr="0054705A">
        <w:rPr>
          <w:i/>
          <w:iCs/>
          <w:color w:val="000000"/>
        </w:rPr>
        <w:t xml:space="preserve">A “Table 1” to describe the variables in the </w:t>
      </w:r>
      <w:proofErr w:type="gramStart"/>
      <w:r w:rsidRPr="0054705A">
        <w:rPr>
          <w:i/>
          <w:iCs/>
          <w:color w:val="000000"/>
        </w:rPr>
        <w:t>dataset</w:t>
      </w:r>
      <w:proofErr w:type="gramEnd"/>
      <w:r w:rsidRPr="0054705A">
        <w:rPr>
          <w:rStyle w:val="apple-converted-space"/>
          <w:i/>
          <w:iCs/>
          <w:color w:val="000000"/>
        </w:rPr>
        <w:t> </w:t>
      </w:r>
    </w:p>
    <w:p w14:paraId="5C24EED3" w14:textId="77777777" w:rsidR="00014B1A" w:rsidRPr="0054705A" w:rsidRDefault="00000000" w:rsidP="00014B1A">
      <w:pPr>
        <w:pStyle w:val="p1"/>
        <w:spacing w:before="0" w:beforeAutospacing="0" w:after="0" w:afterAutospacing="0"/>
        <w:rPr>
          <w:rStyle w:val="apple-converted-space"/>
          <w:i/>
          <w:iCs/>
          <w:color w:val="000000"/>
        </w:rPr>
      </w:pPr>
      <w:hyperlink r:id="rId11" w:tooltip="https://theeffectbook.net/ch-DescribingVariables.html" w:history="1">
        <w:r w:rsidR="00014B1A" w:rsidRPr="0054705A">
          <w:rPr>
            <w:rStyle w:val="Hyperlink"/>
            <w:rFonts w:eastAsiaTheme="majorEastAsia"/>
            <w:color w:val="0086F0"/>
          </w:rPr>
          <w:t>https://theeffectbook.net/ch-DescribingVariables.html</w:t>
        </w:r>
      </w:hyperlink>
      <w:r w:rsidR="00014B1A" w:rsidRPr="0054705A">
        <w:rPr>
          <w:rStyle w:val="apple-converted-space"/>
          <w:i/>
          <w:iCs/>
          <w:color w:val="000000"/>
        </w:rPr>
        <w:t> </w:t>
      </w:r>
    </w:p>
    <w:p w14:paraId="0FEAF58A" w14:textId="77777777" w:rsidR="00014B1A" w:rsidRDefault="00014B1A" w:rsidP="00014B1A">
      <w:pPr>
        <w:pStyle w:val="p1"/>
        <w:spacing w:before="0" w:beforeAutospacing="0" w:after="0" w:afterAutospacing="0"/>
        <w:rPr>
          <w:rStyle w:val="apple-converted-space"/>
          <w:color w:val="000000"/>
        </w:rPr>
      </w:pPr>
    </w:p>
    <w:p w14:paraId="43DA5D4A" w14:textId="77777777" w:rsidR="00014B1A" w:rsidRPr="0054705A" w:rsidRDefault="00014B1A" w:rsidP="00014B1A">
      <w:pPr>
        <w:pStyle w:val="p1"/>
        <w:spacing w:before="0" w:beforeAutospacing="0" w:after="0" w:afterAutospacing="0"/>
        <w:rPr>
          <w:rStyle w:val="apple-converted-space"/>
          <w:i/>
          <w:iCs/>
          <w:color w:val="000000"/>
        </w:rPr>
      </w:pPr>
      <w:r w:rsidRPr="0054705A">
        <w:rPr>
          <w:rStyle w:val="apple-converted-space"/>
          <w:i/>
          <w:iCs/>
          <w:color w:val="000000"/>
        </w:rPr>
        <w:t xml:space="preserve">Guide to help make figures of Table 1 (to show distribution) </w:t>
      </w:r>
    </w:p>
    <w:p w14:paraId="2B39B587" w14:textId="77777777" w:rsidR="00014B1A" w:rsidRPr="00161DE4" w:rsidRDefault="00000000" w:rsidP="00014B1A">
      <w:pPr>
        <w:pStyle w:val="p1"/>
        <w:spacing w:before="0" w:beforeAutospacing="0" w:after="0" w:afterAutospacing="0"/>
        <w:rPr>
          <w:rFonts w:ascii="Helvetica" w:hAnsi="Helvetica" w:cs="Helvetica"/>
          <w:i/>
          <w:iCs/>
          <w:color w:val="0563C1" w:themeColor="hyperlink"/>
          <w:u w:val="single"/>
        </w:rPr>
      </w:pPr>
      <w:hyperlink r:id="rId12" w:history="1">
        <w:r w:rsidR="00014B1A" w:rsidRPr="0054705A">
          <w:rPr>
            <w:rStyle w:val="Hyperlink"/>
            <w:rFonts w:ascii="Helvetica" w:eastAsiaTheme="majorEastAsia" w:hAnsi="Helvetica" w:cs="Helvetica"/>
          </w:rPr>
          <w:t>https://jthomasmock.github.io/gtExtras/articles/plotting-with-gtExtras.html</w:t>
        </w:r>
      </w:hyperlink>
    </w:p>
    <w:p w14:paraId="5FF5C71F" w14:textId="77777777" w:rsidR="00014B1A" w:rsidRPr="0054705A" w:rsidRDefault="00014B1A" w:rsidP="00014B1A">
      <w:pPr>
        <w:pStyle w:val="li1"/>
        <w:numPr>
          <w:ilvl w:val="0"/>
          <w:numId w:val="3"/>
        </w:numPr>
        <w:spacing w:before="0" w:beforeAutospacing="0" w:after="0" w:afterAutospacing="0"/>
        <w:rPr>
          <w:i/>
          <w:iCs/>
          <w:color w:val="000000"/>
        </w:rPr>
      </w:pPr>
      <w:r w:rsidRPr="0054705A">
        <w:rPr>
          <w:i/>
          <w:iCs/>
          <w:color w:val="000000"/>
        </w:rPr>
        <w:t>Description of correlations with the outcomes of interest</w:t>
      </w:r>
    </w:p>
    <w:p w14:paraId="72E4CA3F" w14:textId="77777777" w:rsidR="00014B1A" w:rsidRPr="0054705A" w:rsidRDefault="00000000" w:rsidP="00014B1A">
      <w:pPr>
        <w:pStyle w:val="p1"/>
        <w:spacing w:before="0" w:beforeAutospacing="0" w:after="0" w:afterAutospacing="0"/>
        <w:rPr>
          <w:rStyle w:val="apple-converted-space"/>
          <w:i/>
          <w:iCs/>
          <w:color w:val="000000"/>
        </w:rPr>
      </w:pPr>
      <w:hyperlink r:id="rId13" w:tooltip="https://theeffectbook.net/ch-DescribingRelationships.html" w:history="1">
        <w:r w:rsidR="00014B1A" w:rsidRPr="0054705A">
          <w:rPr>
            <w:rStyle w:val="Hyperlink"/>
            <w:rFonts w:eastAsiaTheme="majorEastAsia"/>
            <w:color w:val="0086F0"/>
          </w:rPr>
          <w:t>https://theeffectbook.net/ch-DescribingRelationships.html</w:t>
        </w:r>
      </w:hyperlink>
      <w:r w:rsidR="00014B1A" w:rsidRPr="0054705A">
        <w:rPr>
          <w:rStyle w:val="apple-converted-space"/>
          <w:i/>
          <w:iCs/>
          <w:color w:val="000000"/>
        </w:rPr>
        <w:t> </w:t>
      </w:r>
      <w:r w:rsidR="00014B1A" w:rsidRPr="0054705A">
        <w:rPr>
          <w:i/>
          <w:iCs/>
          <w:color w:val="000000"/>
        </w:rPr>
        <w:t>(the rest of the book looks pretty good, too)</w:t>
      </w:r>
    </w:p>
    <w:p w14:paraId="4E2FD8DC" w14:textId="77777777" w:rsidR="00014B1A" w:rsidRDefault="00014B1A" w:rsidP="00014B1A">
      <w:pPr>
        <w:pStyle w:val="p1"/>
        <w:spacing w:before="0" w:beforeAutospacing="0" w:after="0" w:afterAutospacing="0"/>
        <w:rPr>
          <w:rStyle w:val="Hyperlink"/>
          <w:rFonts w:ascii="Helvetica" w:eastAsiaTheme="majorEastAsia" w:hAnsi="Helvetica" w:cs="Helvetica"/>
          <w:i/>
          <w:iCs/>
        </w:rPr>
      </w:pPr>
    </w:p>
    <w:p w14:paraId="1C9F4112" w14:textId="77777777" w:rsidR="00014B1A" w:rsidRDefault="00014B1A" w:rsidP="00014B1A">
      <w:pPr>
        <w:pStyle w:val="li1"/>
        <w:spacing w:before="0" w:beforeAutospacing="0" w:after="0" w:afterAutospacing="0"/>
        <w:rPr>
          <w:color w:val="000000"/>
        </w:rPr>
      </w:pPr>
    </w:p>
    <w:p w14:paraId="24901E84" w14:textId="4BA70366" w:rsidR="00014B1A" w:rsidRDefault="00014B1A" w:rsidP="00014B1A">
      <w:pPr>
        <w:pStyle w:val="li1"/>
        <w:spacing w:before="0" w:beforeAutospacing="0" w:after="0" w:afterAutospacing="0"/>
        <w:rPr>
          <w:color w:val="000000"/>
        </w:rPr>
      </w:pPr>
      <w:r w:rsidRPr="00A900B6">
        <w:rPr>
          <w:color w:val="000000"/>
        </w:rPr>
        <w:t xml:space="preserve">This </w:t>
      </w:r>
      <w:r w:rsidR="00BE5EBB">
        <w:rPr>
          <w:color w:val="000000"/>
        </w:rPr>
        <w:t xml:space="preserve">multicenter </w:t>
      </w:r>
      <w:r w:rsidRPr="00A900B6">
        <w:rPr>
          <w:color w:val="000000"/>
        </w:rPr>
        <w:t xml:space="preserve">retrospective cohort study using de-identified patent data from the 2022 </w:t>
      </w:r>
      <w:proofErr w:type="spellStart"/>
      <w:r w:rsidRPr="00A900B6">
        <w:rPr>
          <w:color w:val="000000"/>
        </w:rPr>
        <w:t>TriNetX</w:t>
      </w:r>
      <w:proofErr w:type="spellEnd"/>
      <w:r w:rsidRPr="00A900B6">
        <w:rPr>
          <w:color w:val="000000"/>
        </w:rPr>
        <w:t xml:space="preserve"> research network</w:t>
      </w:r>
      <w:r w:rsidR="00585875" w:rsidRPr="00585875">
        <w:t xml:space="preserve"> </w:t>
      </w:r>
      <w:r w:rsidR="00585875">
        <w:t>(</w:t>
      </w:r>
      <w:proofErr w:type="spellStart"/>
      <w:r w:rsidR="00585875">
        <w:t>TriNetX</w:t>
      </w:r>
      <w:proofErr w:type="spellEnd"/>
      <w:r w:rsidR="00585875">
        <w:t>, LLC. Cambridge, MA)</w:t>
      </w:r>
      <w:r w:rsidRPr="00A900B6">
        <w:rPr>
          <w:color w:val="000000"/>
        </w:rPr>
        <w:t>, which aggregates</w:t>
      </w:r>
      <w:r w:rsidR="00BE5EBB">
        <w:rPr>
          <w:color w:val="000000"/>
        </w:rPr>
        <w:t xml:space="preserve"> electronic health record</w:t>
      </w:r>
      <w:r w:rsidRPr="00A900B6">
        <w:rPr>
          <w:color w:val="000000"/>
        </w:rPr>
        <w:t xml:space="preserve"> data from participating health systems. </w:t>
      </w:r>
      <w:r w:rsidR="00585875" w:rsidRPr="00585875">
        <w:rPr>
          <w:color w:val="000000"/>
        </w:rPr>
        <w:t>which provides deidentified individual-level patient data from 76 medical centers across the US serving roughly 115 million patients at the time of data requisition</w:t>
      </w:r>
      <w:r w:rsidR="00C675E8">
        <w:rPr>
          <w:color w:val="000000"/>
        </w:rPr>
        <w:t xml:space="preserve">. </w:t>
      </w:r>
      <w:r w:rsidRPr="00A900B6">
        <w:rPr>
          <w:color w:val="000000"/>
        </w:rPr>
        <w:t>The University of Utah Institutional Review Board reviewed the study protocol and determined the project met criteria for exemption (IRB #00184622).</w:t>
      </w:r>
    </w:p>
    <w:p w14:paraId="47EF72AA" w14:textId="77777777" w:rsidR="00014B1A" w:rsidRDefault="00014B1A" w:rsidP="00014B1A">
      <w:pPr>
        <w:pStyle w:val="li1"/>
        <w:spacing w:before="0" w:beforeAutospacing="0" w:after="0" w:afterAutospacing="0"/>
        <w:rPr>
          <w:color w:val="000000"/>
        </w:rPr>
      </w:pPr>
    </w:p>
    <w:p w14:paraId="480EACE3" w14:textId="77777777" w:rsidR="00014B1A" w:rsidRDefault="00014B1A" w:rsidP="00014B1A">
      <w:pPr>
        <w:pStyle w:val="li1"/>
        <w:spacing w:before="0" w:beforeAutospacing="0" w:after="0" w:afterAutospacing="0"/>
        <w:rPr>
          <w:b/>
          <w:bCs/>
          <w:color w:val="000000"/>
        </w:rPr>
      </w:pPr>
      <w:r w:rsidRPr="00C65532">
        <w:rPr>
          <w:b/>
          <w:bCs/>
          <w:color w:val="000000"/>
        </w:rPr>
        <w:t>Study Population</w:t>
      </w:r>
    </w:p>
    <w:p w14:paraId="760B6517" w14:textId="77777777" w:rsidR="00014B1A" w:rsidRDefault="00014B1A" w:rsidP="00014B1A">
      <w:pPr>
        <w:pStyle w:val="li1"/>
        <w:spacing w:before="0" w:beforeAutospacing="0" w:after="0" w:afterAutospacing="0"/>
        <w:rPr>
          <w:b/>
          <w:bCs/>
          <w:color w:val="000000"/>
        </w:rPr>
      </w:pPr>
    </w:p>
    <w:p w14:paraId="127D7C31" w14:textId="77777777" w:rsidR="00BF0B86" w:rsidRDefault="00014B1A" w:rsidP="00014B1A">
      <w:pPr>
        <w:pStyle w:val="li1"/>
        <w:spacing w:before="0" w:beforeAutospacing="0" w:after="0" w:afterAutospacing="0"/>
        <w:rPr>
          <w:ins w:id="11" w:author="Anila Mehta" w:date="2025-09-25T16:21:00Z"/>
          <w:color w:val="000000"/>
        </w:rPr>
      </w:pPr>
      <w:r w:rsidRPr="00A900B6">
        <w:rPr>
          <w:color w:val="000000"/>
        </w:rPr>
        <w:t xml:space="preserve">Patients were eligible for inclusion if they had at least one </w:t>
      </w:r>
      <w:r w:rsidR="00366EC5">
        <w:rPr>
          <w:color w:val="000000"/>
        </w:rPr>
        <w:t xml:space="preserve">reason indicating a reasonable suspicion might suspect hypercapnia (see e-appendix 4 figure) during </w:t>
      </w:r>
      <w:r w:rsidR="00BE5EBB">
        <w:rPr>
          <w:color w:val="000000"/>
        </w:rPr>
        <w:t xml:space="preserve">Emergency or Inpatient </w:t>
      </w:r>
      <w:r w:rsidRPr="00A900B6">
        <w:rPr>
          <w:color w:val="000000"/>
        </w:rPr>
        <w:t>encounter</w:t>
      </w:r>
      <w:r w:rsidR="00585875">
        <w:rPr>
          <w:color w:val="000000"/>
        </w:rPr>
        <w:t xml:space="preserve"> from Jan 1 to Dec 31</w:t>
      </w:r>
      <w:proofErr w:type="gramStart"/>
      <w:r w:rsidR="00585875">
        <w:rPr>
          <w:color w:val="000000"/>
        </w:rPr>
        <w:t xml:space="preserve"> 2022</w:t>
      </w:r>
      <w:proofErr w:type="gramEnd"/>
      <w:r w:rsidR="00585875">
        <w:rPr>
          <w:color w:val="000000"/>
        </w:rPr>
        <w:t>.</w:t>
      </w:r>
      <w:r w:rsidRPr="00A900B6">
        <w:rPr>
          <w:color w:val="000000"/>
        </w:rPr>
        <w:t xml:space="preserve"> </w:t>
      </w:r>
    </w:p>
    <w:p w14:paraId="57FE08F7" w14:textId="6D4F33A7" w:rsidR="00585875" w:rsidRDefault="00BF0B86" w:rsidP="00014B1A">
      <w:pPr>
        <w:pStyle w:val="li1"/>
        <w:spacing w:before="0" w:beforeAutospacing="0" w:after="0" w:afterAutospacing="0"/>
        <w:rPr>
          <w:color w:val="000000"/>
        </w:rPr>
      </w:pPr>
      <w:ins w:id="12" w:author="Anila Mehta" w:date="2025-09-25T16:21:00Z">
        <w:r>
          <w:rPr>
            <w:color w:val="000000"/>
          </w:rPr>
          <w:t xml:space="preserve">***ambulatory encounters were excluded </w:t>
        </w:r>
      </w:ins>
    </w:p>
    <w:p w14:paraId="18EA9644" w14:textId="416C798F" w:rsidR="00366EC5" w:rsidRDefault="00366EC5" w:rsidP="00014B1A">
      <w:pPr>
        <w:pStyle w:val="li1"/>
        <w:spacing w:before="0" w:beforeAutospacing="0" w:after="0" w:afterAutospacing="0"/>
        <w:rPr>
          <w:color w:val="000000"/>
        </w:rPr>
      </w:pPr>
      <w:r w:rsidRPr="00366EC5">
        <w:rPr>
          <w:noProof/>
          <w:color w:val="000000"/>
        </w:rPr>
        <w:lastRenderedPageBreak/>
        <w:drawing>
          <wp:inline distT="0" distB="0" distL="0" distR="0" wp14:anchorId="79802D0D" wp14:editId="6A6F4EEA">
            <wp:extent cx="5943600" cy="6971665"/>
            <wp:effectExtent l="0" t="0" r="0" b="635"/>
            <wp:docPr id="313491091" name="Picture 1" descr="A table of medical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91091" name="Picture 1" descr="A table of medical records&#10;&#10;AI-generated content may be incorrect."/>
                    <pic:cNvPicPr/>
                  </pic:nvPicPr>
                  <pic:blipFill>
                    <a:blip r:embed="rId14"/>
                    <a:stretch>
                      <a:fillRect/>
                    </a:stretch>
                  </pic:blipFill>
                  <pic:spPr>
                    <a:xfrm>
                      <a:off x="0" y="0"/>
                      <a:ext cx="5943600" cy="6971665"/>
                    </a:xfrm>
                    <a:prstGeom prst="rect">
                      <a:avLst/>
                    </a:prstGeom>
                  </pic:spPr>
                </pic:pic>
              </a:graphicData>
            </a:graphic>
          </wp:inline>
        </w:drawing>
      </w:r>
    </w:p>
    <w:p w14:paraId="2B9331AF" w14:textId="77777777" w:rsidR="00585875" w:rsidRDefault="00585875" w:rsidP="00014B1A">
      <w:pPr>
        <w:pStyle w:val="li1"/>
        <w:spacing w:before="0" w:beforeAutospacing="0" w:after="0" w:afterAutospacing="0"/>
        <w:rPr>
          <w:color w:val="000000"/>
        </w:rPr>
      </w:pPr>
    </w:p>
    <w:p w14:paraId="1AF0774B" w14:textId="629D852D" w:rsidR="00585875" w:rsidRDefault="00585875" w:rsidP="00014B1A">
      <w:pPr>
        <w:pStyle w:val="li1"/>
        <w:spacing w:before="0" w:beforeAutospacing="0" w:after="0" w:afterAutospacing="0"/>
        <w:rPr>
          <w:color w:val="000000"/>
        </w:rPr>
      </w:pPr>
      <w:r>
        <w:rPr>
          <w:color w:val="000000"/>
        </w:rPr>
        <w:t xml:space="preserve">Patients with missing key demographic or outcome data were </w:t>
      </w:r>
      <w:commentRangeStart w:id="13"/>
      <w:r>
        <w:rPr>
          <w:color w:val="000000"/>
        </w:rPr>
        <w:t>excluded.</w:t>
      </w:r>
      <w:commentRangeEnd w:id="13"/>
      <w:r w:rsidR="00A52488">
        <w:rPr>
          <w:rStyle w:val="CommentReference"/>
          <w:rFonts w:asciiTheme="minorHAnsi" w:eastAsiaTheme="minorHAnsi" w:hAnsiTheme="minorHAnsi" w:cstheme="minorBidi"/>
          <w:kern w:val="2"/>
          <w14:ligatures w14:val="standardContextual"/>
        </w:rPr>
        <w:commentReference w:id="13"/>
      </w:r>
    </w:p>
    <w:p w14:paraId="3553C85E" w14:textId="77777777" w:rsidR="00585875" w:rsidRDefault="00585875" w:rsidP="00014B1A">
      <w:pPr>
        <w:pStyle w:val="li1"/>
        <w:spacing w:before="0" w:beforeAutospacing="0" w:after="0" w:afterAutospacing="0"/>
        <w:rPr>
          <w:color w:val="000000"/>
        </w:rPr>
      </w:pPr>
    </w:p>
    <w:p w14:paraId="654D11ED" w14:textId="77777777" w:rsidR="00585875" w:rsidRDefault="00585875" w:rsidP="00014B1A">
      <w:pPr>
        <w:pStyle w:val="li1"/>
        <w:spacing w:before="0" w:beforeAutospacing="0" w:after="0" w:afterAutospacing="0"/>
        <w:rPr>
          <w:color w:val="000000"/>
        </w:rPr>
      </w:pPr>
    </w:p>
    <w:p w14:paraId="25F6A9DD" w14:textId="77777777" w:rsidR="00585875" w:rsidRDefault="00585875" w:rsidP="00014B1A">
      <w:pPr>
        <w:pStyle w:val="li1"/>
        <w:spacing w:before="0" w:beforeAutospacing="0" w:after="0" w:afterAutospacing="0"/>
        <w:rPr>
          <w:color w:val="000000"/>
        </w:rPr>
      </w:pPr>
    </w:p>
    <w:p w14:paraId="2ABDEFEF" w14:textId="77777777" w:rsidR="00585875" w:rsidRDefault="00585875" w:rsidP="00014B1A">
      <w:pPr>
        <w:pStyle w:val="li1"/>
        <w:spacing w:before="0" w:beforeAutospacing="0" w:after="0" w:afterAutospacing="0"/>
        <w:rPr>
          <w:color w:val="000000"/>
        </w:rPr>
      </w:pPr>
    </w:p>
    <w:p w14:paraId="29A09991" w14:textId="65E87D29" w:rsidR="00585875" w:rsidRPr="001F3608" w:rsidRDefault="00585875" w:rsidP="00014B1A">
      <w:pPr>
        <w:pStyle w:val="li1"/>
        <w:spacing w:before="0" w:beforeAutospacing="0" w:after="0" w:afterAutospacing="0"/>
        <w:rPr>
          <w:b/>
          <w:bCs/>
          <w:color w:val="000000"/>
        </w:rPr>
      </w:pPr>
      <w:r w:rsidRPr="001F3608">
        <w:rPr>
          <w:b/>
          <w:bCs/>
          <w:color w:val="000000"/>
        </w:rPr>
        <w:t>Exposure</w:t>
      </w:r>
    </w:p>
    <w:p w14:paraId="54A77883" w14:textId="77777777" w:rsidR="00585875" w:rsidRDefault="00585875" w:rsidP="00014B1A">
      <w:pPr>
        <w:pStyle w:val="li1"/>
        <w:spacing w:before="0" w:beforeAutospacing="0" w:after="0" w:afterAutospacing="0"/>
        <w:rPr>
          <w:color w:val="000000"/>
        </w:rPr>
      </w:pPr>
    </w:p>
    <w:p w14:paraId="469EF823" w14:textId="683A3CC6" w:rsidR="00585875" w:rsidRDefault="00585875" w:rsidP="00014B1A">
      <w:pPr>
        <w:pStyle w:val="li1"/>
        <w:spacing w:before="0" w:beforeAutospacing="0" w:after="0" w:afterAutospacing="0"/>
        <w:rPr>
          <w:color w:val="000000"/>
        </w:rPr>
      </w:pPr>
      <w:r>
        <w:rPr>
          <w:color w:val="000000"/>
        </w:rPr>
        <w:t xml:space="preserve">Arterial and Venous blood gas samples from the calendar day of the encounter start were included. </w:t>
      </w:r>
    </w:p>
    <w:p w14:paraId="1555DD22" w14:textId="77777777" w:rsidR="007F201E" w:rsidRDefault="007F201E" w:rsidP="00014B1A">
      <w:pPr>
        <w:pStyle w:val="li1"/>
        <w:spacing w:before="0" w:beforeAutospacing="0" w:after="0" w:afterAutospacing="0"/>
        <w:rPr>
          <w:color w:val="000000"/>
        </w:rPr>
      </w:pPr>
    </w:p>
    <w:p w14:paraId="1D197206" w14:textId="10C74586" w:rsidR="007F201E" w:rsidRDefault="007F201E" w:rsidP="00014B1A">
      <w:pPr>
        <w:pStyle w:val="li1"/>
        <w:spacing w:before="0" w:beforeAutospacing="0" w:after="0" w:afterAutospacing="0"/>
        <w:rPr>
          <w:color w:val="000000"/>
        </w:rPr>
      </w:pPr>
      <w:r>
        <w:rPr>
          <w:color w:val="000000"/>
        </w:rPr>
        <w:t>The following LOINC codes were used to identify arterial (</w:t>
      </w:r>
      <w:r w:rsidRPr="007F201E">
        <w:rPr>
          <w:color w:val="000000"/>
        </w:rPr>
        <w:t>LOINC: 2019-8</w:t>
      </w:r>
      <w:r>
        <w:rPr>
          <w:color w:val="000000"/>
        </w:rPr>
        <w:t xml:space="preserve">, </w:t>
      </w:r>
      <w:r w:rsidRPr="007F201E">
        <w:rPr>
          <w:color w:val="000000"/>
        </w:rPr>
        <w:t>LOINC: 2026-3</w:t>
      </w:r>
      <w:r>
        <w:rPr>
          <w:color w:val="000000"/>
        </w:rPr>
        <w:t xml:space="preserve">, </w:t>
      </w:r>
      <w:r w:rsidRPr="007F201E">
        <w:rPr>
          <w:color w:val="000000"/>
        </w:rPr>
        <w:t>LOINC: 32771-</w:t>
      </w:r>
      <w:proofErr w:type="gramStart"/>
      <w:r w:rsidRPr="007F201E">
        <w:rPr>
          <w:color w:val="000000"/>
        </w:rPr>
        <w:t>8</w:t>
      </w:r>
      <w:r>
        <w:rPr>
          <w:color w:val="000000"/>
        </w:rPr>
        <w:t xml:space="preserve"> )</w:t>
      </w:r>
      <w:proofErr w:type="gramEnd"/>
      <w:r>
        <w:rPr>
          <w:color w:val="000000"/>
        </w:rPr>
        <w:t xml:space="preserve"> and venous (</w:t>
      </w:r>
      <w:r>
        <w:t>LOINC: 115577-6, LOINC: 2021-4</w:t>
      </w:r>
      <w:r>
        <w:rPr>
          <w:color w:val="000000"/>
        </w:rPr>
        <w:t>) blood gasses</w:t>
      </w:r>
      <w:ins w:id="14" w:author="Anila Mehta" w:date="2025-09-25T15:03:00Z">
        <w:r w:rsidR="007257FA">
          <w:rPr>
            <w:color w:val="000000"/>
          </w:rPr>
          <w:t>.</w:t>
        </w:r>
      </w:ins>
    </w:p>
    <w:p w14:paraId="1E00DB1D" w14:textId="77777777" w:rsidR="00585875" w:rsidRDefault="00585875" w:rsidP="00014B1A">
      <w:pPr>
        <w:pStyle w:val="li1"/>
        <w:spacing w:before="0" w:beforeAutospacing="0" w:after="0" w:afterAutospacing="0"/>
        <w:rPr>
          <w:color w:val="000000"/>
        </w:rPr>
      </w:pPr>
    </w:p>
    <w:p w14:paraId="62B27B04" w14:textId="247010C3" w:rsidR="00585875" w:rsidRDefault="00014B1A" w:rsidP="00014B1A">
      <w:pPr>
        <w:pStyle w:val="li1"/>
        <w:spacing w:before="0" w:beforeAutospacing="0" w:after="0" w:afterAutospacing="0"/>
        <w:rPr>
          <w:color w:val="000000"/>
        </w:rPr>
      </w:pPr>
      <w:r w:rsidRPr="00A900B6">
        <w:rPr>
          <w:color w:val="000000"/>
        </w:rPr>
        <w:t>For patients with VBGs, a “calculated ABG” partial pressure of carbon dioxide (</w:t>
      </w:r>
      <w:proofErr w:type="spellStart"/>
      <w:r w:rsidRPr="00A900B6">
        <w:rPr>
          <w:color w:val="000000"/>
        </w:rPr>
        <w:t>pCO</w:t>
      </w:r>
      <w:proofErr w:type="spellEnd"/>
      <w:r w:rsidRPr="00A900B6">
        <w:rPr>
          <w:color w:val="000000"/>
        </w:rPr>
        <w:t>₂) was also estimated using the Farkas equation: Estimated arterial </w:t>
      </w:r>
      <w:proofErr w:type="spellStart"/>
      <w:r w:rsidRPr="00A900B6">
        <w:rPr>
          <w:color w:val="000000"/>
        </w:rPr>
        <w:t>pCO</w:t>
      </w:r>
      <w:proofErr w:type="spellEnd"/>
      <w:r w:rsidRPr="00A900B6">
        <w:rPr>
          <w:color w:val="000000"/>
        </w:rPr>
        <w:t>₂=VBG </w:t>
      </w:r>
      <w:proofErr w:type="spellStart"/>
      <w:r w:rsidRPr="00A900B6">
        <w:rPr>
          <w:color w:val="000000"/>
        </w:rPr>
        <w:t>pCO</w:t>
      </w:r>
      <w:proofErr w:type="spellEnd"/>
      <w:r w:rsidRPr="00A900B6">
        <w:rPr>
          <w:color w:val="000000"/>
        </w:rPr>
        <w:t>₂−0.22×(93%−VBG O₂ saturation).</w:t>
      </w:r>
      <w:r>
        <w:rPr>
          <w:color w:val="000000"/>
        </w:rPr>
        <w:t xml:space="preserve"> </w:t>
      </w:r>
      <w:r w:rsidR="000329AB">
        <w:rPr>
          <w:color w:val="000000"/>
        </w:rPr>
        <w:fldChar w:fldCharType="begin"/>
      </w:r>
      <w:r w:rsidR="000329AB">
        <w:rPr>
          <w:color w:val="000000"/>
        </w:rPr>
        <w:instrText xml:space="preserve"> ADDIN ZOTERO_ITEM CSL_CITATION {"citationID":"5agcqBdH","properties":{"formattedCitation":"\\super 5\\nosupersub{}","plainCitation":"5","noteIndex":0},"citationItems":[{"id":9,"uris":["http://zotero.org/groups/6192411/items/DU5CAJLD"],"itemData":{"id":9,"type":"post-weblog","container-title":"How to convert a VBG into an ABG","title":"PulmCrit","URL":"https://emcrit.org/pulmcrit/vbg-abg/","author":[{"family":"Farkas","given":"Josh"}],"issued":{"date-parts":[["2017",1,16]]}}}],"schema":"https://github.com/citation-style-language/schema/raw/master/csl-citation.json"} </w:instrText>
      </w:r>
      <w:r w:rsidR="000329AB">
        <w:rPr>
          <w:color w:val="000000"/>
        </w:rPr>
        <w:fldChar w:fldCharType="separate"/>
      </w:r>
      <w:r w:rsidR="000329AB" w:rsidRPr="000329AB">
        <w:rPr>
          <w:color w:val="000000"/>
          <w:vertAlign w:val="superscript"/>
        </w:rPr>
        <w:t>5</w:t>
      </w:r>
      <w:r w:rsidR="000329AB">
        <w:rPr>
          <w:color w:val="000000"/>
        </w:rPr>
        <w:fldChar w:fldCharType="end"/>
      </w:r>
    </w:p>
    <w:p w14:paraId="023BDD18" w14:textId="77777777" w:rsidR="000329AB" w:rsidRDefault="000329AB" w:rsidP="00014B1A">
      <w:pPr>
        <w:pStyle w:val="li1"/>
        <w:spacing w:before="0" w:beforeAutospacing="0" w:after="0" w:afterAutospacing="0"/>
        <w:rPr>
          <w:color w:val="000000"/>
        </w:rPr>
      </w:pPr>
    </w:p>
    <w:p w14:paraId="31BE02E2" w14:textId="60A7CA3F" w:rsidR="007F201E" w:rsidRPr="007F201E" w:rsidRDefault="007F201E" w:rsidP="007F201E">
      <w:pPr>
        <w:pStyle w:val="li1"/>
        <w:spacing w:before="0" w:beforeAutospacing="0" w:after="0" w:afterAutospacing="0"/>
        <w:rPr>
          <w:color w:val="000000"/>
        </w:rPr>
      </w:pPr>
      <w:r w:rsidRPr="007F201E">
        <w:rPr>
          <w:color w:val="000000"/>
        </w:rPr>
        <w:t>CO₂ was represented in two ways. First, as a categorical variable: low (</w:t>
      </w:r>
      <w:proofErr w:type="spellStart"/>
      <w:r w:rsidRPr="007F201E">
        <w:rPr>
          <w:color w:val="000000"/>
        </w:rPr>
        <w:t>PaCO</w:t>
      </w:r>
      <w:proofErr w:type="spellEnd"/>
      <w:r w:rsidRPr="007F201E">
        <w:rPr>
          <w:color w:val="000000"/>
        </w:rPr>
        <w:t xml:space="preserve">₂ </w:t>
      </w:r>
      <w:proofErr w:type="gramStart"/>
      <w:r w:rsidRPr="007F201E">
        <w:rPr>
          <w:color w:val="000000"/>
        </w:rPr>
        <w:t xml:space="preserve">&lt; </w:t>
      </w:r>
      <w:r w:rsidRPr="00C675E8">
        <w:rPr>
          <w:i/>
          <w:iCs/>
          <w:color w:val="000000"/>
        </w:rPr>
        <w:t>,</w:t>
      </w:r>
      <w:proofErr w:type="gramEnd"/>
      <w:r w:rsidRPr="00C675E8">
        <w:rPr>
          <w:i/>
          <w:iCs/>
          <w:color w:val="000000"/>
        </w:rPr>
        <w:t xml:space="preserve"> </w:t>
      </w:r>
      <w:proofErr w:type="spellStart"/>
      <w:r w:rsidRPr="00C675E8">
        <w:rPr>
          <w:i/>
          <w:iCs/>
          <w:color w:val="000000"/>
        </w:rPr>
        <w:t>PvCO</w:t>
      </w:r>
      <w:proofErr w:type="spellEnd"/>
      <w:r w:rsidRPr="00C675E8">
        <w:rPr>
          <w:i/>
          <w:iCs/>
          <w:color w:val="000000"/>
        </w:rPr>
        <w:t>₂ &lt; ), normal (–</w:t>
      </w:r>
      <w:r w:rsidRPr="007F201E">
        <w:rPr>
          <w:color w:val="000000"/>
        </w:rPr>
        <w:t xml:space="preserve"> mmHg), and high (</w:t>
      </w:r>
      <w:proofErr w:type="spellStart"/>
      <w:r w:rsidRPr="007F201E">
        <w:rPr>
          <w:color w:val="000000"/>
        </w:rPr>
        <w:t>PaCO</w:t>
      </w:r>
      <w:proofErr w:type="spellEnd"/>
      <w:r w:rsidRPr="007F201E">
        <w:rPr>
          <w:color w:val="000000"/>
        </w:rPr>
        <w:t xml:space="preserve">₂ ≥ 45 mmHg, </w:t>
      </w:r>
      <w:proofErr w:type="spellStart"/>
      <w:r w:rsidRPr="007F201E">
        <w:rPr>
          <w:color w:val="000000"/>
        </w:rPr>
        <w:t>PvCO</w:t>
      </w:r>
      <w:proofErr w:type="spellEnd"/>
      <w:r w:rsidRPr="007F201E">
        <w:rPr>
          <w:color w:val="000000"/>
        </w:rPr>
        <w:t>₂ ≥ 50 mmHg). Second, as a continuous variable using a restricted cubic spline with *** knots, allowing flexible non-linear shapes such as bends or curves.</w:t>
      </w:r>
    </w:p>
    <w:p w14:paraId="551A4F8C" w14:textId="77777777" w:rsidR="00585875" w:rsidRDefault="00585875" w:rsidP="00014B1A">
      <w:pPr>
        <w:pStyle w:val="li1"/>
        <w:spacing w:before="0" w:beforeAutospacing="0" w:after="0" w:afterAutospacing="0"/>
        <w:rPr>
          <w:color w:val="000000"/>
        </w:rPr>
      </w:pPr>
    </w:p>
    <w:p w14:paraId="59BBD1EE" w14:textId="38DFE13A" w:rsidR="00585875" w:rsidRPr="00C675E8" w:rsidRDefault="00585875" w:rsidP="00014B1A">
      <w:pPr>
        <w:pStyle w:val="NormalWeb"/>
        <w:rPr>
          <w:b/>
          <w:bCs/>
        </w:rPr>
      </w:pPr>
      <w:r w:rsidRPr="00C675E8">
        <w:rPr>
          <w:b/>
          <w:bCs/>
        </w:rPr>
        <w:t>Outcomes</w:t>
      </w:r>
    </w:p>
    <w:p w14:paraId="7D49358E" w14:textId="462C9B40" w:rsidR="00585875" w:rsidRDefault="00585875" w:rsidP="00C675E8">
      <w:pPr>
        <w:pStyle w:val="NormalWeb"/>
        <w:numPr>
          <w:ilvl w:val="0"/>
          <w:numId w:val="5"/>
        </w:numPr>
      </w:pPr>
      <w:r>
        <w:t xml:space="preserve">Hypercapnic respiratory failure diagnosis code: </w:t>
      </w:r>
      <w:r w:rsidRPr="00585875">
        <w:t>ICD-10-CM codes E66.2, J96.02, J96.12, J96.22, and J96.92</w:t>
      </w:r>
    </w:p>
    <w:p w14:paraId="232B99EB" w14:textId="791EED89" w:rsidR="00585875" w:rsidRDefault="00585875" w:rsidP="00585875">
      <w:pPr>
        <w:pStyle w:val="NormalWeb"/>
        <w:numPr>
          <w:ilvl w:val="0"/>
          <w:numId w:val="5"/>
        </w:numPr>
      </w:pPr>
      <w:r>
        <w:t>Receipt of non-invasive ventilation procedure code at any time during the hospitalization</w:t>
      </w:r>
    </w:p>
    <w:p w14:paraId="1290DA60" w14:textId="77777777" w:rsidR="00585875" w:rsidRDefault="00585875" w:rsidP="00585875">
      <w:pPr>
        <w:pStyle w:val="NormalWeb"/>
        <w:numPr>
          <w:ilvl w:val="0"/>
          <w:numId w:val="5"/>
        </w:numPr>
      </w:pPr>
      <w:r>
        <w:t>Receipt of an invasive mechanical ventilation procedure code at any time during the hospitalization</w:t>
      </w:r>
    </w:p>
    <w:p w14:paraId="728443B1" w14:textId="491DAD5E" w:rsidR="00585875" w:rsidRDefault="00585875" w:rsidP="00585875">
      <w:pPr>
        <w:pStyle w:val="NormalWeb"/>
        <w:numPr>
          <w:ilvl w:val="0"/>
          <w:numId w:val="5"/>
        </w:numPr>
      </w:pPr>
      <w:r w:rsidRPr="00585875">
        <w:t xml:space="preserve">All-cause mortality within 60 days of encounter </w:t>
      </w:r>
      <w:proofErr w:type="gramStart"/>
      <w:r w:rsidRPr="00585875">
        <w:t>start</w:t>
      </w:r>
      <w:proofErr w:type="gramEnd"/>
      <w:r w:rsidRPr="00585875">
        <w:t>. The 60-day window was selected based on ARDS literature, where this time point captures the greatest intervention-related mortality differences, reflecting the period when deaths attributable to respiratory failure and its management are most apparent.”</w:t>
      </w:r>
    </w:p>
    <w:p w14:paraId="35F587B3" w14:textId="15DBB561" w:rsidR="00585875" w:rsidRPr="00C675E8" w:rsidRDefault="007F201E" w:rsidP="00014B1A">
      <w:pPr>
        <w:pStyle w:val="NormalWeb"/>
        <w:rPr>
          <w:b/>
          <w:bCs/>
        </w:rPr>
      </w:pPr>
      <w:r w:rsidRPr="00C675E8">
        <w:rPr>
          <w:b/>
          <w:bCs/>
        </w:rPr>
        <w:t>Statistical Modeling</w:t>
      </w:r>
    </w:p>
    <w:p w14:paraId="39C6BB4A" w14:textId="0398FA01" w:rsidR="00585875" w:rsidRDefault="00014B1A" w:rsidP="007F201E">
      <w:pPr>
        <w:pStyle w:val="NormalWeb"/>
        <w:rPr>
          <w:color w:val="000000"/>
        </w:rPr>
      </w:pPr>
      <w:r w:rsidRPr="00C65532">
        <w:rPr>
          <w:color w:val="000000"/>
        </w:rPr>
        <w:t xml:space="preserve">Separate </w:t>
      </w:r>
      <w:r w:rsidR="007F201E">
        <w:rPr>
          <w:color w:val="000000"/>
        </w:rPr>
        <w:t xml:space="preserve">simple </w:t>
      </w:r>
      <w:r w:rsidRPr="00C65532">
        <w:rPr>
          <w:color w:val="000000"/>
        </w:rPr>
        <w:t xml:space="preserve">logistic regression models were </w:t>
      </w:r>
      <w:r w:rsidR="007F201E">
        <w:rPr>
          <w:color w:val="000000"/>
        </w:rPr>
        <w:t xml:space="preserve">fit </w:t>
      </w:r>
      <w:r w:rsidRPr="00C65532">
        <w:rPr>
          <w:color w:val="000000"/>
        </w:rPr>
        <w:t xml:space="preserve">to evaluate the association between </w:t>
      </w:r>
      <w:proofErr w:type="spellStart"/>
      <w:r w:rsidRPr="00C65532">
        <w:rPr>
          <w:color w:val="000000"/>
        </w:rPr>
        <w:t>pCO</w:t>
      </w:r>
      <w:proofErr w:type="spellEnd"/>
      <w:r w:rsidRPr="00C65532">
        <w:rPr>
          <w:color w:val="000000"/>
        </w:rPr>
        <w:t xml:space="preserve">₂ category (below normal, normal, above normal) and each </w:t>
      </w:r>
      <w:r>
        <w:rPr>
          <w:color w:val="000000"/>
        </w:rPr>
        <w:t xml:space="preserve">of the four </w:t>
      </w:r>
      <w:r w:rsidRPr="00C65532">
        <w:rPr>
          <w:color w:val="000000"/>
        </w:rPr>
        <w:t>outcome</w:t>
      </w:r>
      <w:r>
        <w:rPr>
          <w:color w:val="000000"/>
        </w:rPr>
        <w:t>s listed above</w:t>
      </w:r>
      <w:r w:rsidR="007F201E">
        <w:rPr>
          <w:color w:val="000000"/>
        </w:rPr>
        <w:t xml:space="preserve"> and no adjustment for additional variables</w:t>
      </w:r>
      <w:r w:rsidRPr="00C65532">
        <w:rPr>
          <w:color w:val="000000"/>
        </w:rPr>
        <w:t>. Odds ratios (ORs) with 95% confidence intervals (CIs) were calculated, using the</w:t>
      </w:r>
      <w:r w:rsidRPr="00C65532">
        <w:rPr>
          <w:rStyle w:val="apple-converted-space"/>
          <w:color w:val="000000"/>
        </w:rPr>
        <w:t> </w:t>
      </w:r>
      <w:r w:rsidRPr="008623B4">
        <w:rPr>
          <w:rStyle w:val="Emphasis"/>
          <w:i w:val="0"/>
          <w:iCs w:val="0"/>
          <w:color w:val="000000"/>
        </w:rPr>
        <w:t xml:space="preserve">normal </w:t>
      </w:r>
      <w:proofErr w:type="spellStart"/>
      <w:r w:rsidRPr="008623B4">
        <w:rPr>
          <w:rStyle w:val="Emphasis"/>
          <w:i w:val="0"/>
          <w:iCs w:val="0"/>
          <w:color w:val="000000"/>
        </w:rPr>
        <w:t>pCO</w:t>
      </w:r>
      <w:proofErr w:type="spellEnd"/>
      <w:r w:rsidRPr="008623B4">
        <w:rPr>
          <w:rStyle w:val="Emphasis"/>
          <w:i w:val="0"/>
          <w:iCs w:val="0"/>
          <w:color w:val="000000"/>
        </w:rPr>
        <w:t>₂</w:t>
      </w:r>
      <w:r w:rsidRPr="00C65532">
        <w:rPr>
          <w:rStyle w:val="apple-converted-space"/>
          <w:color w:val="000000"/>
        </w:rPr>
        <w:t> </w:t>
      </w:r>
      <w:r w:rsidRPr="00C65532">
        <w:rPr>
          <w:color w:val="000000"/>
        </w:rPr>
        <w:t>group as the reference. Odds ratios from categorical models were displayed using forest plots on a logarithmic scale, stratified by cohort.</w:t>
      </w:r>
      <w:r w:rsidR="007F201E">
        <w:rPr>
          <w:color w:val="000000"/>
        </w:rPr>
        <w:t xml:space="preserve"> An additional set of </w:t>
      </w:r>
      <w:r w:rsidR="00CF2F66">
        <w:rPr>
          <w:color w:val="000000"/>
        </w:rPr>
        <w:t>four</w:t>
      </w:r>
      <w:r w:rsidR="007F201E">
        <w:rPr>
          <w:color w:val="000000"/>
        </w:rPr>
        <w:t xml:space="preserve"> simple logistic regression models were </w:t>
      </w:r>
      <w:r w:rsidR="007F201E" w:rsidRPr="001F3608">
        <w:rPr>
          <w:rFonts w:eastAsiaTheme="majorEastAsia"/>
          <w:color w:val="000000"/>
        </w:rPr>
        <w:t>fit using</w:t>
      </w:r>
      <w:r w:rsidR="007F201E">
        <w:rPr>
          <w:rFonts w:eastAsiaTheme="majorEastAsia"/>
          <w:b/>
          <w:bCs/>
          <w:color w:val="000000"/>
          <w:kern w:val="2"/>
          <w14:ligatures w14:val="standardContextual"/>
        </w:rPr>
        <w:t xml:space="preserve"> </w:t>
      </w:r>
      <w:r w:rsidR="00585875" w:rsidRPr="00C65532">
        <w:rPr>
          <w:color w:val="000000"/>
        </w:rPr>
        <w:t xml:space="preserve">restricted cubic splines. </w:t>
      </w:r>
      <w:r w:rsidR="007F201E">
        <w:rPr>
          <w:color w:val="000000"/>
        </w:rPr>
        <w:t>Conditional p</w:t>
      </w:r>
      <w:r w:rsidR="00585875" w:rsidRPr="00C65532">
        <w:rPr>
          <w:color w:val="000000"/>
        </w:rPr>
        <w:t xml:space="preserve">redicted probabilities of each outcome were estimated across the full observed range of </w:t>
      </w:r>
      <w:proofErr w:type="spellStart"/>
      <w:r w:rsidR="00585875" w:rsidRPr="00C65532">
        <w:rPr>
          <w:color w:val="000000"/>
        </w:rPr>
        <w:t>pCO</w:t>
      </w:r>
      <w:proofErr w:type="spellEnd"/>
      <w:r w:rsidR="00585875" w:rsidRPr="00C65532">
        <w:rPr>
          <w:color w:val="000000"/>
        </w:rPr>
        <w:t xml:space="preserve">₂ values, with 95% confidence </w:t>
      </w:r>
      <w:r w:rsidR="00585875">
        <w:rPr>
          <w:color w:val="000000"/>
        </w:rPr>
        <w:t>intervals</w:t>
      </w:r>
      <w:r w:rsidR="00585875" w:rsidRPr="00C65532">
        <w:rPr>
          <w:color w:val="000000"/>
        </w:rPr>
        <w:t xml:space="preserve">. </w:t>
      </w:r>
    </w:p>
    <w:p w14:paraId="382A17C3" w14:textId="44C7BA96" w:rsidR="00366EC5" w:rsidRPr="00366EC5" w:rsidRDefault="00366EC5" w:rsidP="00366EC5">
      <w:pPr>
        <w:pStyle w:val="NormalWeb"/>
        <w:rPr>
          <w:color w:val="000000"/>
        </w:rPr>
      </w:pPr>
      <w:r w:rsidRPr="00366EC5">
        <w:rPr>
          <w:color w:val="000000"/>
        </w:rPr>
        <w:t xml:space="preserve">To address differences in the types of patients who receive arterial versus venous blood gas sampling, we applied </w:t>
      </w:r>
      <w:r w:rsidRPr="00C675E8">
        <w:rPr>
          <w:color w:val="000000"/>
        </w:rPr>
        <w:t>inverse probability of selection weights (IPSWs)</w:t>
      </w:r>
      <w:r w:rsidRPr="00366EC5">
        <w:rPr>
          <w:color w:val="000000"/>
        </w:rPr>
        <w:t xml:space="preserve">. This approach estimates each patient’s likelihood of receiving a blood gas based on observed covariates. Patients who were unlikely to be tested but nonetheless had a blood gas drawn are </w:t>
      </w:r>
      <w:proofErr w:type="gramStart"/>
      <w:r w:rsidRPr="00366EC5">
        <w:rPr>
          <w:color w:val="000000"/>
        </w:rPr>
        <w:t>up-weighted</w:t>
      </w:r>
      <w:proofErr w:type="gramEnd"/>
      <w:r w:rsidRPr="00366EC5">
        <w:rPr>
          <w:color w:val="000000"/>
        </w:rPr>
        <w:t xml:space="preserve">, representing similar patients in the population who were not sampled. Separate models were </w:t>
      </w:r>
      <w:r>
        <w:rPr>
          <w:color w:val="000000"/>
        </w:rPr>
        <w:t>created to model</w:t>
      </w:r>
      <w:r w:rsidRPr="00366EC5">
        <w:rPr>
          <w:color w:val="000000"/>
        </w:rPr>
        <w:t xml:space="preserve"> </w:t>
      </w:r>
      <w:r>
        <w:rPr>
          <w:color w:val="000000"/>
        </w:rPr>
        <w:t xml:space="preserve">propensity to receive </w:t>
      </w:r>
      <w:r w:rsidRPr="00366EC5">
        <w:rPr>
          <w:color w:val="000000"/>
        </w:rPr>
        <w:t xml:space="preserve">ABG </w:t>
      </w:r>
      <w:r>
        <w:rPr>
          <w:color w:val="000000"/>
        </w:rPr>
        <w:t xml:space="preserve">testing and propensity to receive </w:t>
      </w:r>
      <w:r w:rsidRPr="00366EC5">
        <w:rPr>
          <w:color w:val="000000"/>
        </w:rPr>
        <w:t>VBG testing</w:t>
      </w:r>
      <w:r>
        <w:rPr>
          <w:color w:val="000000"/>
        </w:rPr>
        <w:t xml:space="preserve">. Patients who received </w:t>
      </w:r>
      <w:r>
        <w:rPr>
          <w:color w:val="000000"/>
        </w:rPr>
        <w:lastRenderedPageBreak/>
        <w:t xml:space="preserve">ABG testing were then re-weighted by the ABG propensity to approximate the target population of patients with any reason to suspect hypercapnia. Patients who underwent VBG testing were then reweighted to the same population. </w:t>
      </w:r>
      <w:r w:rsidRPr="00366EC5">
        <w:rPr>
          <w:color w:val="000000"/>
        </w:rPr>
        <w:t>The result</w:t>
      </w:r>
      <w:r>
        <w:rPr>
          <w:color w:val="000000"/>
        </w:rPr>
        <w:t xml:space="preserve">ing reweighted samples </w:t>
      </w:r>
      <w:r w:rsidR="00CF2F66">
        <w:rPr>
          <w:color w:val="000000"/>
        </w:rPr>
        <w:t xml:space="preserve">to </w:t>
      </w:r>
      <w:r>
        <w:rPr>
          <w:color w:val="000000"/>
        </w:rPr>
        <w:t xml:space="preserve">the same target populations </w:t>
      </w:r>
      <w:r w:rsidRPr="00366EC5">
        <w:rPr>
          <w:color w:val="000000"/>
        </w:rPr>
        <w:t>allow</w:t>
      </w:r>
      <w:r>
        <w:rPr>
          <w:color w:val="000000"/>
        </w:rPr>
        <w:t>s</w:t>
      </w:r>
      <w:r w:rsidRPr="00366EC5">
        <w:rPr>
          <w:color w:val="000000"/>
        </w:rPr>
        <w:t xml:space="preserve"> </w:t>
      </w:r>
      <w:r>
        <w:rPr>
          <w:color w:val="000000"/>
        </w:rPr>
        <w:t xml:space="preserve">for </w:t>
      </w:r>
      <w:r w:rsidRPr="00366EC5">
        <w:rPr>
          <w:color w:val="000000"/>
        </w:rPr>
        <w:t xml:space="preserve">comparisons of prognostic significance </w:t>
      </w:r>
      <w:r>
        <w:rPr>
          <w:color w:val="000000"/>
        </w:rPr>
        <w:t>while adjusting for differences in the types of patients sampled</w:t>
      </w:r>
      <w:r w:rsidRPr="00366EC5">
        <w:rPr>
          <w:color w:val="000000"/>
        </w:rPr>
        <w:t>.</w:t>
      </w:r>
    </w:p>
    <w:p w14:paraId="443572E1" w14:textId="150925E1" w:rsidR="00014B1A" w:rsidRPr="00C65532" w:rsidRDefault="00014B1A" w:rsidP="00014B1A">
      <w:pPr>
        <w:pStyle w:val="NormalWeb"/>
        <w:rPr>
          <w:color w:val="000000"/>
        </w:rPr>
      </w:pPr>
      <w:r w:rsidRPr="00C65532">
        <w:rPr>
          <w:color w:val="000000"/>
        </w:rPr>
        <w:t xml:space="preserve">Propensity scores were estimated </w:t>
      </w:r>
      <w:r w:rsidR="007A56D7">
        <w:rPr>
          <w:color w:val="000000"/>
        </w:rPr>
        <w:t xml:space="preserve">by modeling the </w:t>
      </w:r>
      <w:r w:rsidRPr="00C65532">
        <w:rPr>
          <w:color w:val="000000"/>
        </w:rPr>
        <w:t xml:space="preserve">likelihood of </w:t>
      </w:r>
      <w:r>
        <w:rPr>
          <w:color w:val="000000"/>
        </w:rPr>
        <w:t xml:space="preserve">obtaining an arterial or venous blood gas, </w:t>
      </w:r>
      <w:r w:rsidRPr="00C65532">
        <w:rPr>
          <w:color w:val="000000"/>
        </w:rPr>
        <w:t>belonging to each cohort based on demographic variables (age, sex, race</w:t>
      </w:r>
      <w:r>
        <w:rPr>
          <w:color w:val="000000"/>
        </w:rPr>
        <w:t xml:space="preserve">, </w:t>
      </w:r>
      <w:r w:rsidRPr="00C65532">
        <w:rPr>
          <w:color w:val="000000"/>
        </w:rPr>
        <w:t xml:space="preserve">ethnicity, </w:t>
      </w:r>
      <w:r>
        <w:rPr>
          <w:color w:val="000000"/>
        </w:rPr>
        <w:t xml:space="preserve">BMI, location), </w:t>
      </w:r>
      <w:r w:rsidRPr="00C65532">
        <w:rPr>
          <w:color w:val="000000"/>
        </w:rPr>
        <w:t xml:space="preserve">comorbid conditions </w:t>
      </w:r>
      <w:r w:rsidR="007A56D7">
        <w:rPr>
          <w:color w:val="000000"/>
        </w:rPr>
        <w:t>diagnosed on or before the index encounter</w:t>
      </w:r>
      <w:ins w:id="15" w:author="Anila Mehta" w:date="2025-09-24T17:09:00Z">
        <w:r w:rsidR="00CF2F66">
          <w:rPr>
            <w:color w:val="000000"/>
          </w:rPr>
          <w:t xml:space="preserve"> </w:t>
        </w:r>
      </w:ins>
      <w:r w:rsidRPr="00C65532">
        <w:rPr>
          <w:color w:val="000000"/>
        </w:rPr>
        <w:t xml:space="preserve">(COPD, asthma, </w:t>
      </w:r>
      <w:r>
        <w:rPr>
          <w:color w:val="000000"/>
        </w:rPr>
        <w:t>OSA</w:t>
      </w:r>
      <w:r w:rsidRPr="00C65532">
        <w:rPr>
          <w:color w:val="000000"/>
        </w:rPr>
        <w:t xml:space="preserve">, </w:t>
      </w:r>
      <w:r>
        <w:rPr>
          <w:color w:val="000000"/>
        </w:rPr>
        <w:t>CHF, neuromuscular disorders, pulmonary hypertension, CKD, diabetes</w:t>
      </w:r>
      <w:r w:rsidRPr="00C65532">
        <w:rPr>
          <w:color w:val="000000"/>
        </w:rPr>
        <w:t>)</w:t>
      </w:r>
      <w:r>
        <w:rPr>
          <w:color w:val="000000"/>
        </w:rPr>
        <w:t xml:space="preserve"> and other objective data including</w:t>
      </w:r>
      <w:r w:rsidR="007A56D7">
        <w:rPr>
          <w:color w:val="000000"/>
        </w:rPr>
        <w:t xml:space="preserve"> triage</w:t>
      </w:r>
      <w:r>
        <w:rPr>
          <w:color w:val="000000"/>
        </w:rPr>
        <w:t xml:space="preserve"> vital signs and basic initial labs</w:t>
      </w:r>
      <w:r w:rsidR="007A56D7">
        <w:rPr>
          <w:color w:val="000000"/>
        </w:rPr>
        <w:t>. Propensities were estimated using extreme gradient boosting machines (</w:t>
      </w:r>
      <w:proofErr w:type="spellStart"/>
      <w:r w:rsidR="007A56D7">
        <w:rPr>
          <w:color w:val="000000"/>
        </w:rPr>
        <w:t>XGBoost</w:t>
      </w:r>
      <w:proofErr w:type="spellEnd"/>
      <w:r w:rsidR="007A56D7">
        <w:rPr>
          <w:color w:val="000000"/>
        </w:rPr>
        <w:t>; *** parameter settings), a machine learning algorithm that natively handles non-linearities and missing data</w:t>
      </w:r>
      <w:r w:rsidRPr="00C65532">
        <w:rPr>
          <w:color w:val="000000"/>
        </w:rPr>
        <w:t xml:space="preserve">. Weights were </w:t>
      </w:r>
      <w:proofErr w:type="spellStart"/>
      <w:r w:rsidR="007A56D7">
        <w:rPr>
          <w:color w:val="000000"/>
        </w:rPr>
        <w:t>windsorized</w:t>
      </w:r>
      <w:proofErr w:type="spellEnd"/>
      <w:r w:rsidR="007A56D7">
        <w:rPr>
          <w:color w:val="000000"/>
        </w:rPr>
        <w:t xml:space="preserve"> (truncated) at the 1</w:t>
      </w:r>
      <w:r w:rsidR="007A56D7" w:rsidRPr="00C675E8">
        <w:rPr>
          <w:color w:val="000000"/>
          <w:vertAlign w:val="superscript"/>
        </w:rPr>
        <w:t>st</w:t>
      </w:r>
      <w:r w:rsidR="007A56D7">
        <w:rPr>
          <w:color w:val="000000"/>
        </w:rPr>
        <w:t xml:space="preserve"> </w:t>
      </w:r>
      <w:r w:rsidRPr="00C65532">
        <w:rPr>
          <w:color w:val="000000"/>
        </w:rPr>
        <w:t>percentiles to</w:t>
      </w:r>
      <w:r w:rsidR="007A56D7">
        <w:rPr>
          <w:color w:val="000000"/>
        </w:rPr>
        <w:t xml:space="preserve"> avoid unstable weights and patients who may have had no realistic chance of receiving blood gas sampling. </w:t>
      </w:r>
      <w:r w:rsidRPr="00C65532">
        <w:rPr>
          <w:color w:val="000000"/>
        </w:rPr>
        <w:t xml:space="preserve">Covariate balance was evaluated using standardized mean differences, with &lt;0.1 indicating acceptable balance. </w:t>
      </w:r>
      <w:r>
        <w:rPr>
          <w:color w:val="000000"/>
        </w:rPr>
        <w:t>Additionally, p</w:t>
      </w:r>
      <w:r w:rsidRPr="00C65532">
        <w:rPr>
          <w:color w:val="000000"/>
        </w:rPr>
        <w:t>ropensity score distributions were compared graphically to assess overlap between groups before and after weighting.</w:t>
      </w:r>
    </w:p>
    <w:p w14:paraId="0ED7E16B" w14:textId="031FB00A" w:rsidR="00014B1A" w:rsidRDefault="007F201E" w:rsidP="00014B1A">
      <w:pPr>
        <w:pStyle w:val="p2"/>
        <w:spacing w:before="0" w:beforeAutospacing="0" w:after="0" w:afterAutospacing="0"/>
        <w:rPr>
          <w:color w:val="000000"/>
        </w:rPr>
      </w:pPr>
      <w:r>
        <w:rPr>
          <w:color w:val="000000"/>
        </w:rPr>
        <w:t xml:space="preserve">Software: </w:t>
      </w:r>
      <w:r>
        <w:rPr>
          <w:color w:val="000000"/>
          <w:u w:val="single"/>
        </w:rPr>
        <w:t xml:space="preserve">R version ***, using packages rms, </w:t>
      </w:r>
      <w:proofErr w:type="spellStart"/>
      <w:r>
        <w:rPr>
          <w:color w:val="000000"/>
          <w:u w:val="single"/>
        </w:rPr>
        <w:t>weightit</w:t>
      </w:r>
      <w:proofErr w:type="spellEnd"/>
      <w:r>
        <w:rPr>
          <w:color w:val="000000"/>
          <w:u w:val="single"/>
        </w:rPr>
        <w:t xml:space="preserve"> ***</w:t>
      </w:r>
      <w:r w:rsidR="00014B1A" w:rsidRPr="00623125">
        <w:rPr>
          <w:color w:val="000000"/>
        </w:rPr>
        <w:t> </w:t>
      </w:r>
    </w:p>
    <w:p w14:paraId="48A5BDA5" w14:textId="47D57AEE" w:rsidR="007A56D7" w:rsidRDefault="007A56D7" w:rsidP="00014B1A">
      <w:pPr>
        <w:pStyle w:val="p2"/>
        <w:spacing w:before="0" w:beforeAutospacing="0" w:after="0" w:afterAutospacing="0"/>
        <w:rPr>
          <w:color w:val="000000"/>
        </w:rPr>
      </w:pPr>
      <w:r>
        <w:rPr>
          <w:color w:val="000000"/>
        </w:rPr>
        <w:t xml:space="preserve">Code is available at </w:t>
      </w:r>
      <w:commentRangeStart w:id="16"/>
      <w:r>
        <w:rPr>
          <w:color w:val="000000"/>
        </w:rPr>
        <w:t>***</w:t>
      </w:r>
      <w:commentRangeEnd w:id="16"/>
      <w:r>
        <w:rPr>
          <w:rStyle w:val="CommentReference"/>
          <w:rFonts w:asciiTheme="minorHAnsi" w:eastAsiaTheme="minorHAnsi" w:hAnsiTheme="minorHAnsi" w:cstheme="minorBidi"/>
          <w:kern w:val="2"/>
          <w14:ligatures w14:val="standardContextual"/>
        </w:rPr>
        <w:commentReference w:id="16"/>
      </w:r>
    </w:p>
    <w:p w14:paraId="23BA9E24" w14:textId="77777777" w:rsidR="007F201E" w:rsidRDefault="007F201E" w:rsidP="00014B1A">
      <w:pPr>
        <w:pStyle w:val="p2"/>
        <w:spacing w:before="0" w:beforeAutospacing="0" w:after="0" w:afterAutospacing="0"/>
        <w:rPr>
          <w:color w:val="000000"/>
        </w:rPr>
      </w:pPr>
    </w:p>
    <w:p w14:paraId="588792B4" w14:textId="77777777" w:rsidR="007F201E" w:rsidRPr="00623125" w:rsidRDefault="007F201E" w:rsidP="00014B1A">
      <w:pPr>
        <w:pStyle w:val="p2"/>
        <w:spacing w:before="0" w:beforeAutospacing="0" w:after="0" w:afterAutospacing="0"/>
        <w:rPr>
          <w:color w:val="000000"/>
        </w:rPr>
      </w:pPr>
    </w:p>
    <w:p w14:paraId="0AEF8CD5" w14:textId="77777777" w:rsidR="00014B1A" w:rsidRPr="00623125" w:rsidRDefault="00014B1A" w:rsidP="00014B1A">
      <w:pPr>
        <w:pStyle w:val="p2"/>
        <w:spacing w:before="0" w:beforeAutospacing="0" w:after="0" w:afterAutospacing="0"/>
        <w:rPr>
          <w:color w:val="000000"/>
        </w:rPr>
      </w:pPr>
      <w:r w:rsidRPr="00623125">
        <w:rPr>
          <w:color w:val="000000"/>
        </w:rPr>
        <w:t> </w:t>
      </w:r>
    </w:p>
    <w:p w14:paraId="22FA7B62" w14:textId="77777777" w:rsidR="00014B1A" w:rsidRPr="00656FB1" w:rsidRDefault="00014B1A" w:rsidP="00014B1A">
      <w:pPr>
        <w:pStyle w:val="p1"/>
        <w:spacing w:before="0" w:beforeAutospacing="0" w:after="0" w:afterAutospacing="0"/>
        <w:rPr>
          <w:b/>
          <w:bCs/>
          <w:color w:val="000000"/>
          <w:u w:val="single"/>
        </w:rPr>
      </w:pPr>
      <w:commentRangeStart w:id="17"/>
      <w:r w:rsidRPr="00656FB1">
        <w:rPr>
          <w:b/>
          <w:bCs/>
          <w:color w:val="000000"/>
          <w:u w:val="single"/>
        </w:rPr>
        <w:t>Results:</w:t>
      </w:r>
      <w:commentRangeEnd w:id="17"/>
      <w:r w:rsidR="00E93A4C">
        <w:rPr>
          <w:rStyle w:val="CommentReference"/>
          <w:rFonts w:asciiTheme="minorHAnsi" w:eastAsiaTheme="minorHAnsi" w:hAnsiTheme="minorHAnsi" w:cstheme="minorBidi"/>
          <w:kern w:val="2"/>
          <w14:ligatures w14:val="standardContextual"/>
        </w:rPr>
        <w:commentReference w:id="17"/>
      </w:r>
    </w:p>
    <w:p w14:paraId="1B542FF3" w14:textId="264FE15B" w:rsidR="001F3608" w:rsidRPr="0054705A" w:rsidRDefault="00014B1A" w:rsidP="00014B1A">
      <w:pPr>
        <w:pStyle w:val="p2"/>
        <w:spacing w:before="0" w:beforeAutospacing="0" w:after="0" w:afterAutospacing="0"/>
        <w:rPr>
          <w:i/>
          <w:iCs/>
          <w:color w:val="000000"/>
        </w:rPr>
      </w:pPr>
      <w:r w:rsidRPr="00623125">
        <w:rPr>
          <w:color w:val="000000"/>
        </w:rPr>
        <w:t> </w:t>
      </w:r>
      <w:r w:rsidRPr="0054705A">
        <w:rPr>
          <w:i/>
          <w:iCs/>
          <w:color w:val="000000"/>
        </w:rPr>
        <w:t> </w:t>
      </w:r>
    </w:p>
    <w:p w14:paraId="75869C12" w14:textId="74A5ABD1" w:rsidR="00014B1A" w:rsidDel="001F3608" w:rsidRDefault="00014B1A" w:rsidP="00014B1A">
      <w:pPr>
        <w:pStyle w:val="p1"/>
        <w:spacing w:before="0" w:beforeAutospacing="0" w:after="0" w:afterAutospacing="0"/>
        <w:rPr>
          <w:del w:id="18" w:author="Anila Mehta" w:date="2025-09-25T12:01:00Z"/>
          <w:rStyle w:val="apple-converted-space"/>
          <w:i/>
          <w:iCs/>
          <w:color w:val="000000"/>
        </w:rPr>
      </w:pPr>
      <w:del w:id="19" w:author="Anila Mehta" w:date="2025-09-25T12:01:00Z">
        <w:r w:rsidRPr="0054705A" w:rsidDel="001F3608">
          <w:rPr>
            <w:i/>
            <w:iCs/>
            <w:color w:val="000000"/>
          </w:rPr>
          <w:delText>Guidance on table formatting:</w:delText>
        </w:r>
        <w:r w:rsidRPr="0054705A" w:rsidDel="001F3608">
          <w:rPr>
            <w:rStyle w:val="apple-converted-space"/>
            <w:i/>
            <w:iCs/>
            <w:color w:val="000000"/>
          </w:rPr>
          <w:delText> </w:delText>
        </w:r>
        <w:r w:rsidDel="001F3608">
          <w:fldChar w:fldCharType="begin"/>
        </w:r>
        <w:r w:rsidDel="001F3608">
          <w:delInstrText>HYPERLINK "https://x.com/carlislerainey/status/1799022485733875770?s=46&amp;t=5eJ6uoTQrbbYTlHIOnRYRg" \o "https://x.com/carlislerainey/status/1799022485733875770?s=46&amp;t=5eJ6uoTQrbbYTlHIOnRYRg"</w:delInstrText>
        </w:r>
        <w:r w:rsidDel="001F3608">
          <w:fldChar w:fldCharType="separate"/>
        </w:r>
        <w:r w:rsidRPr="0054705A" w:rsidDel="001F3608">
          <w:rPr>
            <w:rStyle w:val="s1"/>
            <w:i/>
            <w:iCs/>
            <w:color w:val="0086F0"/>
            <w:u w:val="single"/>
          </w:rPr>
          <w:delText>https://x.com/carlislerainey/status/1799022485733875770?s=46&amp;t=5eJ6uoTQrbbYTlHIOnRYRg</w:delText>
        </w:r>
        <w:r w:rsidDel="001F3608">
          <w:rPr>
            <w:rStyle w:val="s1"/>
            <w:i/>
            <w:iCs/>
            <w:color w:val="0086F0"/>
            <w:u w:val="single"/>
          </w:rPr>
          <w:fldChar w:fldCharType="end"/>
        </w:r>
        <w:r w:rsidRPr="0054705A" w:rsidDel="001F3608">
          <w:rPr>
            <w:rStyle w:val="apple-converted-space"/>
            <w:i/>
            <w:iCs/>
            <w:color w:val="000000"/>
          </w:rPr>
          <w:delText> </w:delText>
        </w:r>
      </w:del>
    </w:p>
    <w:p w14:paraId="481E5A18" w14:textId="62B4B404" w:rsidR="00014B1A" w:rsidRPr="0054705A" w:rsidDel="001F3608" w:rsidRDefault="00014B1A" w:rsidP="00014B1A">
      <w:pPr>
        <w:pStyle w:val="li1"/>
        <w:spacing w:before="0" w:beforeAutospacing="0" w:after="0" w:afterAutospacing="0"/>
        <w:rPr>
          <w:del w:id="20" w:author="Anila Mehta" w:date="2025-09-25T12:01:00Z"/>
          <w:i/>
          <w:iCs/>
          <w:color w:val="000000"/>
        </w:rPr>
      </w:pPr>
      <w:del w:id="21" w:author="Anila Mehta" w:date="2025-09-25T12:01:00Z">
        <w:r w:rsidRPr="0054705A" w:rsidDel="001F3608">
          <w:rPr>
            <w:i/>
            <w:iCs/>
            <w:color w:val="000000"/>
          </w:rPr>
          <w:delText xml:space="preserve">Options of how to display data: </w:delText>
        </w:r>
        <w:r w:rsidRPr="0054705A" w:rsidDel="001F3608">
          <w:rPr>
            <w:rFonts w:ascii="Helvetica" w:hAnsi="Helvetica" w:cs="Helvetica"/>
            <w:i/>
            <w:iCs/>
          </w:rPr>
          <w:delText>https://www.data-to-viz.com/</w:delText>
        </w:r>
      </w:del>
    </w:p>
    <w:p w14:paraId="4F7338CA" w14:textId="496ADA24" w:rsidR="00014B1A" w:rsidRPr="0054705A" w:rsidDel="001F3608" w:rsidRDefault="00014B1A" w:rsidP="00014B1A">
      <w:pPr>
        <w:pStyle w:val="p1"/>
        <w:spacing w:before="0" w:beforeAutospacing="0" w:after="0" w:afterAutospacing="0"/>
        <w:rPr>
          <w:del w:id="22" w:author="Anila Mehta" w:date="2025-09-25T12:01:00Z"/>
          <w:i/>
          <w:iCs/>
          <w:color w:val="000000"/>
        </w:rPr>
      </w:pPr>
    </w:p>
    <w:p w14:paraId="125670B5" w14:textId="5212AD9B" w:rsidR="00014B1A" w:rsidDel="001F3608" w:rsidRDefault="00014B1A" w:rsidP="00014B1A">
      <w:pPr>
        <w:pStyle w:val="p2"/>
        <w:spacing w:before="0" w:beforeAutospacing="0" w:after="0" w:afterAutospacing="0"/>
        <w:rPr>
          <w:del w:id="23" w:author="Anila Mehta" w:date="2025-09-25T12:01:00Z"/>
          <w:color w:val="000000"/>
        </w:rPr>
      </w:pPr>
      <w:del w:id="24" w:author="Anila Mehta" w:date="2025-09-25T12:01:00Z">
        <w:r w:rsidRPr="00623125" w:rsidDel="001F3608">
          <w:rPr>
            <w:color w:val="000000"/>
          </w:rPr>
          <w:delText> </w:delText>
        </w:r>
      </w:del>
    </w:p>
    <w:p w14:paraId="71F46EBB" w14:textId="5137449B" w:rsidR="00585875" w:rsidRDefault="00014B1A" w:rsidP="001F3608">
      <w:pPr>
        <w:pStyle w:val="p2"/>
        <w:spacing w:before="0" w:beforeAutospacing="0" w:after="0" w:afterAutospacing="0"/>
        <w:rPr>
          <w:ins w:id="25" w:author="Anila Mehta" w:date="2025-09-25T12:01:00Z"/>
          <w:color w:val="000000"/>
        </w:rPr>
      </w:pPr>
      <w:r>
        <w:rPr>
          <w:color w:val="000000"/>
        </w:rPr>
        <w:t xml:space="preserve">A total of </w:t>
      </w:r>
      <w:ins w:id="26" w:author="Anila Mehta" w:date="2025-09-24T15:32:00Z">
        <w:r w:rsidR="006F20D0" w:rsidRPr="00CF2F66">
          <w:rPr>
            <w:color w:val="000000"/>
            <w:rPrChange w:id="27" w:author="Anila Mehta" w:date="2025-09-24T17:10:00Z">
              <w:rPr>
                <w:color w:val="000000"/>
                <w:sz w:val="22"/>
                <w:szCs w:val="22"/>
              </w:rPr>
            </w:rPrChange>
          </w:rPr>
          <w:t xml:space="preserve">833,476 </w:t>
        </w:r>
      </w:ins>
      <w:del w:id="28" w:author="Anila Mehta" w:date="2025-09-24T15:32:00Z">
        <w:r w:rsidRPr="0001560E" w:rsidDel="006F20D0">
          <w:rPr>
            <w:color w:val="000000"/>
          </w:rPr>
          <w:delText>***</w:delText>
        </w:r>
        <w:r w:rsidDel="006F20D0">
          <w:rPr>
            <w:color w:val="000000"/>
          </w:rPr>
          <w:delText xml:space="preserve"> </w:delText>
        </w:r>
      </w:del>
      <w:r>
        <w:rPr>
          <w:color w:val="000000"/>
        </w:rPr>
        <w:t>patients met inclusion criteria for the study</w:t>
      </w:r>
      <w:r w:rsidR="00A52488">
        <w:rPr>
          <w:color w:val="000000"/>
        </w:rPr>
        <w:t xml:space="preserve">, see figure </w:t>
      </w:r>
      <w:commentRangeStart w:id="29"/>
      <w:r w:rsidR="00A52488">
        <w:rPr>
          <w:color w:val="000000"/>
        </w:rPr>
        <w:t>CONSORT</w:t>
      </w:r>
      <w:commentRangeEnd w:id="29"/>
      <w:r w:rsidR="00A52488">
        <w:rPr>
          <w:rStyle w:val="CommentReference"/>
          <w:rFonts w:asciiTheme="minorHAnsi" w:eastAsiaTheme="minorHAnsi" w:hAnsiTheme="minorHAnsi" w:cstheme="minorBidi"/>
          <w:kern w:val="2"/>
          <w14:ligatures w14:val="standardContextual"/>
        </w:rPr>
        <w:commentReference w:id="29"/>
      </w:r>
      <w:r>
        <w:rPr>
          <w:color w:val="000000"/>
        </w:rPr>
        <w:t xml:space="preserve">. Patients were categorized according to blood gas type and the presence or absence of hypercapnia, resulting in six analytic groups. Baseline demographic and clinical characteristics for these groups are summarized in Table 1A and 1B. </w:t>
      </w:r>
      <w:commentRangeStart w:id="30"/>
      <w:del w:id="31" w:author="Anila Mehta" w:date="2025-09-24T15:09:00Z">
        <w:r w:rsidR="00585875" w:rsidRPr="00585875" w:rsidDel="00D762CE">
          <w:rPr>
            <w:color w:val="000000"/>
          </w:rPr>
          <w:delText>Table 1A and 1B </w:delText>
        </w:r>
        <w:commentRangeEnd w:id="30"/>
        <w:r w:rsidR="00366EC5" w:rsidDel="00D762CE">
          <w:rPr>
            <w:rStyle w:val="CommentReference"/>
            <w:rFonts w:asciiTheme="minorHAnsi" w:eastAsiaTheme="minorHAnsi" w:hAnsiTheme="minorHAnsi" w:cstheme="minorBidi"/>
            <w:kern w:val="2"/>
            <w14:ligatures w14:val="standardContextual"/>
          </w:rPr>
          <w:commentReference w:id="30"/>
        </w:r>
        <w:r w:rsidR="00585875" w:rsidRPr="00585875" w:rsidDel="00D762CE">
          <w:rPr>
            <w:color w:val="000000"/>
          </w:rPr>
          <w:delText xml:space="preserve">provides </w:delText>
        </w:r>
      </w:del>
      <w:del w:id="32" w:author="Anila Mehta" w:date="2025-09-24T14:56:00Z">
        <w:r w:rsidR="00585875" w:rsidRPr="00585875" w:rsidDel="000136E1">
          <w:rPr>
            <w:color w:val="000000"/>
          </w:rPr>
          <w:delText>a summary of the dataset.</w:delText>
        </w:r>
      </w:del>
      <w:del w:id="33" w:author="Anila Mehta" w:date="2025-09-24T15:09:00Z">
        <w:r w:rsidR="00585875" w:rsidRPr="00585875" w:rsidDel="00D762CE">
          <w:rPr>
            <w:color w:val="000000"/>
          </w:rPr>
          <w:delText xml:space="preserve"> </w:delText>
        </w:r>
      </w:del>
      <w:del w:id="34" w:author="Anila Mehta" w:date="2025-09-24T14:55:00Z">
        <w:r w:rsidR="00585875" w:rsidRPr="00585875" w:rsidDel="000136E1">
          <w:rPr>
            <w:color w:val="000000"/>
          </w:rPr>
          <w:delText xml:space="preserve">The table divides the data into six groups: patients who had 1) no ABG, 2) hypercapnia on ABG, 3) no hypercapnia on ABG, 4) no VBG, 5) hypercapnia on VBG, 6) no hypercapnia on VBG. It includes the mean and standard deviation for age and BMI, as well as the percentage of sex and the distribution of race, ethnicity and region in the United States. Additionally, the table presents the prevalence of key comorbidities, including obstructive sleep apnea (OSA), asthma, chronic obstructive pulmonary disease (COPD), congestive heart failure (CHF), neuromuscular disorders, pulmonary hypertension, chronic kidney disease (CKD) and diabetes. Furthermore, the minimum, maximum, median, mean, and standard deviation of pCO2 levels from both VBGs and ABGs are also reported. </w:delText>
        </w:r>
      </w:del>
    </w:p>
    <w:p w14:paraId="39A71983" w14:textId="77777777" w:rsidR="001F3608" w:rsidRDefault="001F3608">
      <w:pPr>
        <w:pStyle w:val="p2"/>
        <w:spacing w:before="0" w:beforeAutospacing="0" w:after="0" w:afterAutospacing="0"/>
        <w:rPr>
          <w:ins w:id="35" w:author="Anila Mehta" w:date="2025-09-24T15:06:00Z"/>
          <w:color w:val="000000"/>
        </w:rPr>
        <w:pPrChange w:id="36" w:author="Anila Mehta" w:date="2025-09-25T12:01:00Z">
          <w:pPr>
            <w:pStyle w:val="p2"/>
          </w:pPr>
        </w:pPrChange>
      </w:pPr>
    </w:p>
    <w:p w14:paraId="2A9370B5" w14:textId="4B918E48" w:rsidR="000136E1" w:rsidRPr="00D77C5D" w:rsidDel="000136E1" w:rsidRDefault="00D77C5D" w:rsidP="008A1CF7">
      <w:pPr>
        <w:pStyle w:val="p2"/>
        <w:rPr>
          <w:del w:id="37" w:author="Anila Mehta" w:date="2025-09-24T15:04:00Z"/>
          <w:color w:val="000000"/>
        </w:rPr>
      </w:pPr>
      <w:ins w:id="38" w:author="Anila Mehta" w:date="2025-09-24T15:35:00Z">
        <w:r w:rsidRPr="00D77C5D">
          <w:rPr>
            <w:color w:val="000000"/>
            <w:rPrChange w:id="39" w:author="Anila Mehta" w:date="2025-09-24T15:35:00Z">
              <w:rPr>
                <w:rFonts w:ascii="-webkit-standard" w:hAnsi="-webkit-standard"/>
                <w:color w:val="000000"/>
                <w:sz w:val="27"/>
                <w:szCs w:val="27"/>
              </w:rPr>
            </w:rPrChange>
          </w:rPr>
          <w:t xml:space="preserve">Baseline characteristics of patients stratified by ABG results are presented in Table 1A, and those stratified by VBG results are shown in Table 1B. Across the six groups, age and BMI were not significantly different, and sex distribution was approximately equal. </w:t>
        </w:r>
        <w:proofErr w:type="gramStart"/>
        <w:r w:rsidRPr="00D77C5D">
          <w:rPr>
            <w:color w:val="000000"/>
            <w:rPrChange w:id="40" w:author="Anila Mehta" w:date="2025-09-24T15:35:00Z">
              <w:rPr>
                <w:rFonts w:ascii="-webkit-standard" w:hAnsi="-webkit-standard"/>
                <w:color w:val="000000"/>
                <w:sz w:val="27"/>
                <w:szCs w:val="27"/>
              </w:rPr>
            </w:rPrChange>
          </w:rPr>
          <w:t>The majority of</w:t>
        </w:r>
        <w:proofErr w:type="gramEnd"/>
        <w:r w:rsidRPr="00D77C5D">
          <w:rPr>
            <w:color w:val="000000"/>
            <w:rPrChange w:id="41" w:author="Anila Mehta" w:date="2025-09-24T15:35:00Z">
              <w:rPr>
                <w:rFonts w:ascii="-webkit-standard" w:hAnsi="-webkit-standard"/>
                <w:color w:val="000000"/>
                <w:sz w:val="27"/>
                <w:szCs w:val="27"/>
              </w:rPr>
            </w:rPrChange>
          </w:rPr>
          <w:t xml:space="preserve"> patients were Caucasian and from the Southern region. Patients in the ABG with hypercapnia and VBG with hypercapnia groups had a higher prevalence of COPD, CHF, and pulmonary hypertension compared with the other groups. The mean arterial </w:t>
        </w:r>
      </w:ins>
      <w:proofErr w:type="spellStart"/>
      <w:ins w:id="42" w:author="Anila Mehta" w:date="2025-09-24T16:00:00Z">
        <w:r w:rsidR="00654FD4">
          <w:rPr>
            <w:color w:val="000000"/>
          </w:rPr>
          <w:t>p</w:t>
        </w:r>
      </w:ins>
      <w:ins w:id="43" w:author="Anila Mehta" w:date="2025-09-24T15:35:00Z">
        <w:r w:rsidRPr="00D77C5D">
          <w:rPr>
            <w:color w:val="000000"/>
            <w:rPrChange w:id="44" w:author="Anila Mehta" w:date="2025-09-24T15:35:00Z">
              <w:rPr>
                <w:rFonts w:ascii="-webkit-standard" w:hAnsi="-webkit-standard"/>
                <w:color w:val="000000"/>
                <w:sz w:val="27"/>
                <w:szCs w:val="27"/>
              </w:rPr>
            </w:rPrChange>
          </w:rPr>
          <w:t>CO</w:t>
        </w:r>
        <w:proofErr w:type="spellEnd"/>
        <w:r w:rsidRPr="00D77C5D">
          <w:rPr>
            <w:color w:val="000000"/>
            <w:rPrChange w:id="45" w:author="Anila Mehta" w:date="2025-09-24T15:35:00Z">
              <w:rPr>
                <w:rFonts w:ascii="-webkit-standard" w:hAnsi="-webkit-standard"/>
                <w:color w:val="000000"/>
                <w:sz w:val="27"/>
                <w:szCs w:val="27"/>
              </w:rPr>
            </w:rPrChange>
          </w:rPr>
          <w:t xml:space="preserve">₂ in the ABG hypercapnia group was 58.2 mmHg, while the mean venous </w:t>
        </w:r>
      </w:ins>
      <w:proofErr w:type="spellStart"/>
      <w:ins w:id="46" w:author="Anila Mehta" w:date="2025-09-24T16:00:00Z">
        <w:r w:rsidR="00654FD4">
          <w:rPr>
            <w:color w:val="000000"/>
          </w:rPr>
          <w:t>p</w:t>
        </w:r>
      </w:ins>
      <w:ins w:id="47" w:author="Anila Mehta" w:date="2025-09-24T15:35:00Z">
        <w:r w:rsidRPr="00D77C5D">
          <w:rPr>
            <w:color w:val="000000"/>
            <w:rPrChange w:id="48" w:author="Anila Mehta" w:date="2025-09-24T15:35:00Z">
              <w:rPr>
                <w:rFonts w:ascii="-webkit-standard" w:hAnsi="-webkit-standard"/>
                <w:color w:val="000000"/>
                <w:sz w:val="27"/>
                <w:szCs w:val="27"/>
              </w:rPr>
            </w:rPrChange>
          </w:rPr>
          <w:t>CO</w:t>
        </w:r>
        <w:proofErr w:type="spellEnd"/>
        <w:r w:rsidRPr="00D77C5D">
          <w:rPr>
            <w:color w:val="000000"/>
            <w:rPrChange w:id="49" w:author="Anila Mehta" w:date="2025-09-24T15:35:00Z">
              <w:rPr>
                <w:rFonts w:ascii="-webkit-standard" w:hAnsi="-webkit-standard"/>
                <w:color w:val="000000"/>
                <w:sz w:val="27"/>
                <w:szCs w:val="27"/>
              </w:rPr>
            </w:rPrChange>
          </w:rPr>
          <w:t>₂ in the VBG hypercapnia group was 60.0 mmHg.</w:t>
        </w:r>
      </w:ins>
    </w:p>
    <w:p w14:paraId="192E82A2" w14:textId="4948DD91" w:rsidR="00014B1A" w:rsidRDefault="00014B1A" w:rsidP="00014B1A">
      <w:pPr>
        <w:pStyle w:val="p2"/>
        <w:spacing w:before="0" w:beforeAutospacing="0" w:after="0" w:afterAutospacing="0"/>
        <w:rPr>
          <w:color w:val="000000"/>
        </w:rPr>
      </w:pPr>
    </w:p>
    <w:p w14:paraId="466FEBDE" w14:textId="77777777" w:rsidR="00A52488" w:rsidRDefault="00A52488" w:rsidP="00014B1A">
      <w:pPr>
        <w:pStyle w:val="p2"/>
        <w:spacing w:before="0" w:beforeAutospacing="0" w:after="0" w:afterAutospacing="0"/>
        <w:rPr>
          <w:color w:val="000000"/>
        </w:rPr>
      </w:pPr>
    </w:p>
    <w:p w14:paraId="18ACDF53" w14:textId="2052D30C" w:rsidR="00A52488" w:rsidDel="00E93A4C" w:rsidRDefault="00A52488" w:rsidP="00014B1A">
      <w:pPr>
        <w:pStyle w:val="p2"/>
        <w:spacing w:before="0" w:beforeAutospacing="0" w:after="0" w:afterAutospacing="0"/>
        <w:rPr>
          <w:del w:id="50" w:author="Anila Mehta" w:date="2025-09-25T14:45:00Z"/>
          <w:color w:val="000000"/>
        </w:rPr>
      </w:pPr>
      <w:del w:id="51" w:author="Anila Mehta" w:date="2025-09-25T14:45:00Z">
        <w:r w:rsidDel="00E93A4C">
          <w:rPr>
            <w:color w:val="000000"/>
          </w:rPr>
          <w:delText xml:space="preserve">&lt;Create paragraphs the narrate the key findings illustrated by each table or figure – and then reference them. The captions of the tables should stand alone (ie. If someone just reads the tables, it should make sense) so they can be somewhat repetitive of the main text but should have a bit more explanation.&gt; </w:delText>
        </w:r>
      </w:del>
    </w:p>
    <w:p w14:paraId="682A6C77" w14:textId="77777777" w:rsidR="00585875" w:rsidRDefault="00585875" w:rsidP="00014B1A">
      <w:pPr>
        <w:pStyle w:val="p2"/>
        <w:spacing w:before="0" w:beforeAutospacing="0" w:after="0" w:afterAutospacing="0"/>
        <w:rPr>
          <w:color w:val="000000"/>
        </w:rPr>
      </w:pPr>
    </w:p>
    <w:p w14:paraId="329E7EB0" w14:textId="77777777" w:rsidR="00585875" w:rsidRDefault="00585875" w:rsidP="00014B1A">
      <w:pPr>
        <w:pStyle w:val="p2"/>
        <w:spacing w:before="0" w:beforeAutospacing="0" w:after="0" w:afterAutospacing="0"/>
        <w:rPr>
          <w:color w:val="000000"/>
        </w:rPr>
      </w:pPr>
    </w:p>
    <w:p w14:paraId="28564124" w14:textId="77777777" w:rsidR="00014B1A" w:rsidRPr="0054705A" w:rsidRDefault="00014B1A" w:rsidP="00014B1A">
      <w:pPr>
        <w:pStyle w:val="p2"/>
        <w:spacing w:before="0" w:beforeAutospacing="0" w:after="0" w:afterAutospacing="0"/>
        <w:rPr>
          <w:color w:val="000000"/>
        </w:rPr>
      </w:pPr>
    </w:p>
    <w:p w14:paraId="100DD613" w14:textId="784F1AC1" w:rsidR="00014B1A" w:rsidRDefault="00014B1A" w:rsidP="00014B1A">
      <w:pPr>
        <w:pStyle w:val="li1"/>
        <w:spacing w:before="0" w:beforeAutospacing="0" w:after="0" w:afterAutospacing="0"/>
        <w:rPr>
          <w:b/>
          <w:bCs/>
          <w:color w:val="000000"/>
        </w:rPr>
      </w:pPr>
      <w:r w:rsidRPr="008165D9">
        <w:rPr>
          <w:b/>
          <w:bCs/>
          <w:color w:val="000000"/>
        </w:rPr>
        <w:t>Table 1</w:t>
      </w:r>
      <w:r>
        <w:rPr>
          <w:b/>
          <w:bCs/>
          <w:color w:val="000000"/>
        </w:rPr>
        <w:t xml:space="preserve">A: </w:t>
      </w:r>
      <w:del w:id="52" w:author="Anila Mehta" w:date="2025-09-24T15:10:00Z">
        <w:r w:rsidRPr="008165D9" w:rsidDel="00D762CE">
          <w:rPr>
            <w:b/>
            <w:bCs/>
            <w:color w:val="000000"/>
          </w:rPr>
          <w:delText>Description of Variables</w:delText>
        </w:r>
      </w:del>
      <w:ins w:id="53" w:author="Anila Mehta" w:date="2025-09-24T15:10:00Z">
        <w:r w:rsidR="00D762CE">
          <w:rPr>
            <w:b/>
            <w:bCs/>
            <w:color w:val="000000"/>
          </w:rPr>
          <w:t xml:space="preserve">Baseline </w:t>
        </w:r>
      </w:ins>
      <w:ins w:id="54" w:author="Anila Mehta" w:date="2025-09-24T15:11:00Z">
        <w:r w:rsidR="00D762CE">
          <w:rPr>
            <w:b/>
            <w:bCs/>
            <w:color w:val="000000"/>
          </w:rPr>
          <w:t xml:space="preserve">Characteristics including demographics, </w:t>
        </w:r>
      </w:ins>
      <w:del w:id="55" w:author="Anila Mehta" w:date="2025-09-24T15:11:00Z">
        <w:r w:rsidDel="00D762CE">
          <w:rPr>
            <w:b/>
            <w:bCs/>
            <w:color w:val="000000"/>
          </w:rPr>
          <w:delText xml:space="preserve"> by ABG Group.</w:delText>
        </w:r>
      </w:del>
      <w:r>
        <w:rPr>
          <w:b/>
          <w:bCs/>
          <w:color w:val="000000"/>
        </w:rPr>
        <w:t xml:space="preserve"> </w:t>
      </w:r>
      <w:ins w:id="56" w:author="Anila Mehta" w:date="2025-09-24T15:12:00Z">
        <w:r w:rsidR="00D762CE">
          <w:rPr>
            <w:b/>
            <w:bCs/>
            <w:color w:val="000000"/>
          </w:rPr>
          <w:t xml:space="preserve">comorbidities and arterial </w:t>
        </w:r>
      </w:ins>
      <w:proofErr w:type="spellStart"/>
      <w:ins w:id="57" w:author="Anila Mehta" w:date="2025-09-24T16:01:00Z">
        <w:r w:rsidR="00B21F6A" w:rsidRPr="00B21F6A">
          <w:rPr>
            <w:b/>
            <w:bCs/>
            <w:color w:val="000000"/>
            <w:rPrChange w:id="58" w:author="Anila Mehta" w:date="2025-09-24T16:01:00Z">
              <w:rPr>
                <w:color w:val="000000"/>
              </w:rPr>
            </w:rPrChange>
          </w:rPr>
          <w:t>pCO</w:t>
        </w:r>
        <w:proofErr w:type="spellEnd"/>
        <w:r w:rsidR="00B21F6A" w:rsidRPr="00B21F6A">
          <w:rPr>
            <w:b/>
            <w:bCs/>
            <w:color w:val="000000"/>
            <w:rPrChange w:id="59" w:author="Anila Mehta" w:date="2025-09-24T16:01:00Z">
              <w:rPr>
                <w:color w:val="000000"/>
              </w:rPr>
            </w:rPrChange>
          </w:rPr>
          <w:t>₂</w:t>
        </w:r>
        <w:r w:rsidR="00B21F6A">
          <w:rPr>
            <w:color w:val="000000"/>
          </w:rPr>
          <w:t xml:space="preserve"> </w:t>
        </w:r>
      </w:ins>
      <w:ins w:id="60" w:author="Anila Mehta" w:date="2025-09-24T15:12:00Z">
        <w:r w:rsidR="00D762CE">
          <w:rPr>
            <w:b/>
            <w:bCs/>
            <w:color w:val="000000"/>
          </w:rPr>
          <w:t xml:space="preserve">grouped by no ABG, ABG without hypercapnia and ABG with hypercapnia. </w:t>
        </w:r>
      </w:ins>
    </w:p>
    <w:p w14:paraId="7DDA6220" w14:textId="77777777" w:rsidR="00014B1A" w:rsidDel="000901F9" w:rsidRDefault="00014B1A" w:rsidP="00014B1A">
      <w:pPr>
        <w:pStyle w:val="li1"/>
        <w:spacing w:before="0" w:beforeAutospacing="0" w:after="0" w:afterAutospacing="0"/>
        <w:rPr>
          <w:del w:id="61" w:author="Anila Mehta" w:date="2025-09-24T15:22:00Z"/>
          <w:b/>
          <w:bCs/>
          <w:color w:val="000000"/>
        </w:rPr>
      </w:pPr>
    </w:p>
    <w:p w14:paraId="3DF373EA" w14:textId="77777777" w:rsidR="00014B1A" w:rsidRDefault="00014B1A" w:rsidP="00014B1A">
      <w:pPr>
        <w:pStyle w:val="li1"/>
        <w:spacing w:before="0" w:beforeAutospacing="0" w:after="0" w:afterAutospacing="0"/>
        <w:rPr>
          <w:b/>
          <w:bCs/>
          <w:color w:val="000000"/>
        </w:rPr>
      </w:pPr>
    </w:p>
    <w:p w14:paraId="3FB2AF73" w14:textId="0CE698EA" w:rsidR="00014B1A" w:rsidRDefault="000901F9" w:rsidP="00014B1A">
      <w:pPr>
        <w:pStyle w:val="li1"/>
        <w:spacing w:before="0" w:beforeAutospacing="0" w:after="0" w:afterAutospacing="0"/>
        <w:rPr>
          <w:b/>
          <w:bCs/>
          <w:color w:val="000000"/>
        </w:rPr>
      </w:pPr>
      <w:commentRangeStart w:id="62"/>
      <w:ins w:id="63" w:author="Anila Mehta" w:date="2025-09-24T15:21:00Z">
        <w:r w:rsidRPr="000901F9">
          <w:rPr>
            <w:b/>
            <w:bCs/>
            <w:noProof/>
            <w:color w:val="000000"/>
          </w:rPr>
          <w:lastRenderedPageBreak/>
          <w:drawing>
            <wp:inline distT="0" distB="0" distL="0" distR="0" wp14:anchorId="05850C5F" wp14:editId="7F990EAF">
              <wp:extent cx="4088921" cy="4914123"/>
              <wp:effectExtent l="0" t="0" r="635" b="1270"/>
              <wp:docPr id="1788300339"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0339" name="Picture 1" descr="A screenshot of a screenshot of a computer&#10;&#10;Description automatically generated"/>
                      <pic:cNvPicPr/>
                    </pic:nvPicPr>
                    <pic:blipFill>
                      <a:blip r:embed="rId15"/>
                      <a:stretch>
                        <a:fillRect/>
                      </a:stretch>
                    </pic:blipFill>
                    <pic:spPr>
                      <a:xfrm>
                        <a:off x="0" y="0"/>
                        <a:ext cx="4093484" cy="4919607"/>
                      </a:xfrm>
                      <a:prstGeom prst="rect">
                        <a:avLst/>
                      </a:prstGeom>
                    </pic:spPr>
                  </pic:pic>
                </a:graphicData>
              </a:graphic>
            </wp:inline>
          </w:drawing>
        </w:r>
      </w:ins>
      <w:commentRangeEnd w:id="62"/>
      <w:ins w:id="64" w:author="Anila Mehta" w:date="2025-09-24T15:23:00Z">
        <w:r>
          <w:rPr>
            <w:rStyle w:val="CommentReference"/>
            <w:rFonts w:asciiTheme="minorHAnsi" w:eastAsiaTheme="minorHAnsi" w:hAnsiTheme="minorHAnsi" w:cstheme="minorBidi"/>
            <w:kern w:val="2"/>
            <w14:ligatures w14:val="standardContextual"/>
          </w:rPr>
          <w:commentReference w:id="62"/>
        </w:r>
      </w:ins>
    </w:p>
    <w:p w14:paraId="4501A7A4" w14:textId="77777777" w:rsidR="00014B1A" w:rsidRDefault="00014B1A" w:rsidP="00014B1A">
      <w:pPr>
        <w:pStyle w:val="li1"/>
        <w:spacing w:before="0" w:beforeAutospacing="0" w:after="0" w:afterAutospacing="0"/>
        <w:rPr>
          <w:b/>
          <w:bCs/>
          <w:color w:val="000000"/>
        </w:rPr>
      </w:pPr>
    </w:p>
    <w:p w14:paraId="6B8928C0" w14:textId="77777777" w:rsidR="00014B1A" w:rsidRDefault="00014B1A" w:rsidP="00014B1A">
      <w:pPr>
        <w:pStyle w:val="li1"/>
        <w:spacing w:before="0" w:beforeAutospacing="0" w:after="0" w:afterAutospacing="0"/>
        <w:rPr>
          <w:b/>
          <w:bCs/>
          <w:color w:val="000000"/>
        </w:rPr>
      </w:pPr>
    </w:p>
    <w:p w14:paraId="07ED365B" w14:textId="2029A4B2" w:rsidR="00014B1A" w:rsidRPr="008165D9" w:rsidRDefault="00014B1A" w:rsidP="00014B1A">
      <w:pPr>
        <w:pStyle w:val="li1"/>
        <w:spacing w:before="0" w:beforeAutospacing="0" w:after="0" w:afterAutospacing="0"/>
        <w:rPr>
          <w:b/>
          <w:bCs/>
          <w:color w:val="000000"/>
        </w:rPr>
      </w:pPr>
      <w:r>
        <w:rPr>
          <w:b/>
          <w:bCs/>
          <w:color w:val="000000"/>
        </w:rPr>
        <w:t xml:space="preserve">Table 1B: </w:t>
      </w:r>
      <w:del w:id="65" w:author="Anila Mehta" w:date="2025-09-24T15:10:00Z">
        <w:r w:rsidDel="00D762CE">
          <w:rPr>
            <w:b/>
            <w:bCs/>
            <w:color w:val="000000"/>
          </w:rPr>
          <w:delText>Description of Variables</w:delText>
        </w:r>
      </w:del>
      <w:ins w:id="66" w:author="Anila Mehta" w:date="2025-09-24T15:12:00Z">
        <w:r w:rsidR="00D762CE" w:rsidRPr="00D762CE">
          <w:rPr>
            <w:b/>
            <w:bCs/>
            <w:color w:val="000000"/>
          </w:rPr>
          <w:t xml:space="preserve"> </w:t>
        </w:r>
        <w:r w:rsidR="00D762CE">
          <w:rPr>
            <w:b/>
            <w:bCs/>
            <w:color w:val="000000"/>
          </w:rPr>
          <w:t xml:space="preserve">Baseline Characteristics including </w:t>
        </w:r>
        <w:proofErr w:type="gramStart"/>
        <w:r w:rsidR="00D762CE">
          <w:rPr>
            <w:b/>
            <w:bCs/>
            <w:color w:val="000000"/>
          </w:rPr>
          <w:t>demographics,  comorbidities</w:t>
        </w:r>
        <w:proofErr w:type="gramEnd"/>
        <w:r w:rsidR="00D762CE">
          <w:rPr>
            <w:b/>
            <w:bCs/>
            <w:color w:val="000000"/>
          </w:rPr>
          <w:t xml:space="preserve"> and venous </w:t>
        </w:r>
      </w:ins>
      <w:proofErr w:type="spellStart"/>
      <w:ins w:id="67" w:author="Anila Mehta" w:date="2025-09-24T16:01:00Z">
        <w:r w:rsidR="00B21F6A" w:rsidRPr="00B21F6A">
          <w:rPr>
            <w:b/>
            <w:bCs/>
            <w:color w:val="000000"/>
            <w:rPrChange w:id="68" w:author="Anila Mehta" w:date="2025-09-24T16:01:00Z">
              <w:rPr>
                <w:color w:val="000000"/>
              </w:rPr>
            </w:rPrChange>
          </w:rPr>
          <w:t>pCO</w:t>
        </w:r>
        <w:proofErr w:type="spellEnd"/>
        <w:r w:rsidR="00B21F6A" w:rsidRPr="00B21F6A">
          <w:rPr>
            <w:b/>
            <w:bCs/>
            <w:color w:val="000000"/>
            <w:rPrChange w:id="69" w:author="Anila Mehta" w:date="2025-09-24T16:01:00Z">
              <w:rPr>
                <w:color w:val="000000"/>
              </w:rPr>
            </w:rPrChange>
          </w:rPr>
          <w:t>₂</w:t>
        </w:r>
        <w:r w:rsidR="00B21F6A">
          <w:rPr>
            <w:color w:val="000000"/>
          </w:rPr>
          <w:t xml:space="preserve"> </w:t>
        </w:r>
      </w:ins>
      <w:ins w:id="70" w:author="Anila Mehta" w:date="2025-09-24T15:12:00Z">
        <w:r w:rsidR="00D762CE">
          <w:rPr>
            <w:b/>
            <w:bCs/>
            <w:color w:val="000000"/>
          </w:rPr>
          <w:t xml:space="preserve">grouped by no VBG, VBG without hypercapnia and VBG with hypercapnia. </w:t>
        </w:r>
      </w:ins>
      <w:del w:id="71" w:author="Anila Mehta" w:date="2025-09-24T15:12:00Z">
        <w:r w:rsidDel="00D762CE">
          <w:rPr>
            <w:b/>
            <w:bCs/>
            <w:color w:val="000000"/>
          </w:rPr>
          <w:delText xml:space="preserve"> by VBG Group. </w:delText>
        </w:r>
      </w:del>
    </w:p>
    <w:p w14:paraId="324AE40D" w14:textId="77777777" w:rsidR="00014B1A" w:rsidRDefault="00014B1A" w:rsidP="00014B1A">
      <w:pPr>
        <w:pStyle w:val="li1"/>
        <w:spacing w:before="0" w:beforeAutospacing="0" w:after="0" w:afterAutospacing="0"/>
        <w:rPr>
          <w:color w:val="000000"/>
        </w:rPr>
      </w:pPr>
    </w:p>
    <w:p w14:paraId="7E1B99E4" w14:textId="12503D8A" w:rsidR="00014B1A" w:rsidRDefault="000901F9" w:rsidP="00014B1A">
      <w:pPr>
        <w:pStyle w:val="li1"/>
        <w:spacing w:before="0" w:beforeAutospacing="0" w:after="0" w:afterAutospacing="0"/>
        <w:rPr>
          <w:color w:val="000000"/>
        </w:rPr>
      </w:pPr>
      <w:ins w:id="72" w:author="Anila Mehta" w:date="2025-09-24T15:22:00Z">
        <w:r w:rsidRPr="000901F9">
          <w:rPr>
            <w:noProof/>
            <w:color w:val="000000"/>
          </w:rPr>
          <w:lastRenderedPageBreak/>
          <w:drawing>
            <wp:inline distT="0" distB="0" distL="0" distR="0" wp14:anchorId="2B558D02" wp14:editId="467D2A90">
              <wp:extent cx="4295955" cy="5357656"/>
              <wp:effectExtent l="0" t="0" r="0" b="1905"/>
              <wp:docPr id="6188448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4879" name="Picture 1" descr="A screenshot of a computer screen&#10;&#10;Description automatically generated"/>
                      <pic:cNvPicPr/>
                    </pic:nvPicPr>
                    <pic:blipFill>
                      <a:blip r:embed="rId16"/>
                      <a:stretch>
                        <a:fillRect/>
                      </a:stretch>
                    </pic:blipFill>
                    <pic:spPr>
                      <a:xfrm>
                        <a:off x="0" y="0"/>
                        <a:ext cx="4303309" cy="5366828"/>
                      </a:xfrm>
                      <a:prstGeom prst="rect">
                        <a:avLst/>
                      </a:prstGeom>
                    </pic:spPr>
                  </pic:pic>
                </a:graphicData>
              </a:graphic>
            </wp:inline>
          </w:drawing>
        </w:r>
      </w:ins>
    </w:p>
    <w:p w14:paraId="03EBB180" w14:textId="77777777" w:rsidR="00014B1A" w:rsidRDefault="00014B1A" w:rsidP="00014B1A">
      <w:pPr>
        <w:pStyle w:val="li1"/>
        <w:spacing w:before="0" w:beforeAutospacing="0" w:after="0" w:afterAutospacing="0"/>
        <w:rPr>
          <w:color w:val="000000"/>
        </w:rPr>
      </w:pPr>
    </w:p>
    <w:p w14:paraId="04051DBF" w14:textId="77777777" w:rsidR="00014B1A" w:rsidRDefault="00014B1A" w:rsidP="00014B1A">
      <w:pPr>
        <w:pStyle w:val="li1"/>
        <w:spacing w:before="0" w:beforeAutospacing="0" w:after="0" w:afterAutospacing="0"/>
        <w:rPr>
          <w:color w:val="000000"/>
        </w:rPr>
      </w:pPr>
    </w:p>
    <w:p w14:paraId="5352DC3C" w14:textId="77777777" w:rsidR="00014B1A" w:rsidRDefault="00014B1A" w:rsidP="00014B1A">
      <w:pPr>
        <w:pStyle w:val="li1"/>
        <w:spacing w:before="0" w:beforeAutospacing="0" w:after="0" w:afterAutospacing="0"/>
        <w:rPr>
          <w:color w:val="000000"/>
        </w:rPr>
      </w:pPr>
    </w:p>
    <w:p w14:paraId="08A23418" w14:textId="1F7BCE8A" w:rsidR="00CF2F66" w:rsidRDefault="00014B1A" w:rsidP="00014B1A">
      <w:pPr>
        <w:pStyle w:val="li1"/>
        <w:spacing w:before="0" w:beforeAutospacing="0" w:after="0" w:afterAutospacing="0"/>
        <w:rPr>
          <w:ins w:id="73" w:author="Anila Mehta" w:date="2025-09-24T17:11:00Z"/>
          <w:color w:val="000000"/>
        </w:rPr>
      </w:pPr>
      <w:r w:rsidRPr="008A4841">
        <w:rPr>
          <w:color w:val="000000"/>
        </w:rPr>
        <w:t>Figure 1 displays the adjusted odds ratios</w:t>
      </w:r>
      <w:r>
        <w:rPr>
          <w:color w:val="000000"/>
        </w:rPr>
        <w:t xml:space="preserve"> </w:t>
      </w:r>
      <w:r w:rsidRPr="008A4841">
        <w:rPr>
          <w:color w:val="000000"/>
        </w:rPr>
        <w:t>with 95% confidence intervals</w:t>
      </w:r>
      <w:r>
        <w:rPr>
          <w:color w:val="000000"/>
        </w:rPr>
        <w:t xml:space="preserve">, </w:t>
      </w:r>
      <w:r w:rsidRPr="008A4841">
        <w:rPr>
          <w:color w:val="000000"/>
        </w:rPr>
        <w:t xml:space="preserve">comparing below-normal and above-normal </w:t>
      </w:r>
      <w:proofErr w:type="spellStart"/>
      <w:r w:rsidRPr="008A4841">
        <w:rPr>
          <w:color w:val="000000"/>
        </w:rPr>
        <w:t>pCO</w:t>
      </w:r>
      <w:proofErr w:type="spellEnd"/>
      <w:r w:rsidRPr="008A4841">
        <w:rPr>
          <w:color w:val="000000"/>
        </w:rPr>
        <w:t>₂ groups to the normal reference group for</w:t>
      </w:r>
      <w:del w:id="74" w:author="Anila Mehta" w:date="2025-09-24T15:27:00Z">
        <w:r w:rsidDel="006F20D0">
          <w:rPr>
            <w:color w:val="000000"/>
          </w:rPr>
          <w:delText>t</w:delText>
        </w:r>
      </w:del>
      <w:r w:rsidRPr="008A4841">
        <w:rPr>
          <w:color w:val="000000"/>
        </w:rPr>
        <w:t xml:space="preserve"> invasive mechanical ventilation, noninvasive ventilation, 60-day mortality, and </w:t>
      </w:r>
      <w:ins w:id="75" w:author="Anila Mehta" w:date="2025-09-24T17:10:00Z">
        <w:r w:rsidR="00CF2F66">
          <w:rPr>
            <w:color w:val="000000"/>
          </w:rPr>
          <w:t>d</w:t>
        </w:r>
      </w:ins>
      <w:ins w:id="76" w:author="Anila Mehta" w:date="2025-09-24T17:11:00Z">
        <w:r w:rsidR="00CF2F66">
          <w:rPr>
            <w:color w:val="000000"/>
          </w:rPr>
          <w:t xml:space="preserve">iagnosis of </w:t>
        </w:r>
      </w:ins>
      <w:r w:rsidRPr="008A4841">
        <w:rPr>
          <w:color w:val="000000"/>
        </w:rPr>
        <w:t>hypercapnic respiratory failure.</w:t>
      </w:r>
      <w:ins w:id="77" w:author="Anila Mehta" w:date="2025-09-24T15:27:00Z">
        <w:r w:rsidR="006F20D0">
          <w:rPr>
            <w:color w:val="000000"/>
          </w:rPr>
          <w:t xml:space="preserve"> </w:t>
        </w:r>
      </w:ins>
      <w:ins w:id="78" w:author="Anila Mehta" w:date="2025-09-24T15:28:00Z">
        <w:r w:rsidR="006F20D0">
          <w:rPr>
            <w:color w:val="000000"/>
          </w:rPr>
          <w:t xml:space="preserve">The </w:t>
        </w:r>
        <w:proofErr w:type="gramStart"/>
        <w:r w:rsidR="006F20D0">
          <w:rPr>
            <w:color w:val="000000"/>
          </w:rPr>
          <w:t>below</w:t>
        </w:r>
      </w:ins>
      <w:ins w:id="79" w:author="Anila Mehta" w:date="2025-09-24T17:11:00Z">
        <w:r w:rsidR="00CF2F66">
          <w:rPr>
            <w:color w:val="000000"/>
          </w:rPr>
          <w:t>-</w:t>
        </w:r>
      </w:ins>
      <w:ins w:id="80" w:author="Anila Mehta" w:date="2025-09-24T15:28:00Z">
        <w:r w:rsidR="006F20D0">
          <w:rPr>
            <w:color w:val="000000"/>
          </w:rPr>
          <w:t>normal</w:t>
        </w:r>
        <w:proofErr w:type="gramEnd"/>
        <w:r w:rsidR="006F20D0">
          <w:rPr>
            <w:color w:val="000000"/>
          </w:rPr>
          <w:t xml:space="preserve"> </w:t>
        </w:r>
      </w:ins>
      <w:proofErr w:type="spellStart"/>
      <w:ins w:id="81" w:author="Anila Mehta" w:date="2025-09-24T16:01:00Z">
        <w:r w:rsidR="00B21F6A" w:rsidRPr="00A900B6">
          <w:rPr>
            <w:color w:val="000000"/>
          </w:rPr>
          <w:t>pCO</w:t>
        </w:r>
        <w:proofErr w:type="spellEnd"/>
        <w:r w:rsidR="00B21F6A" w:rsidRPr="00A900B6">
          <w:rPr>
            <w:color w:val="000000"/>
          </w:rPr>
          <w:t>₂</w:t>
        </w:r>
        <w:r w:rsidR="00B21F6A">
          <w:rPr>
            <w:color w:val="000000"/>
          </w:rPr>
          <w:t xml:space="preserve"> </w:t>
        </w:r>
      </w:ins>
      <w:ins w:id="82" w:author="Anila Mehta" w:date="2025-09-24T15:28:00Z">
        <w:r w:rsidR="006F20D0">
          <w:rPr>
            <w:color w:val="000000"/>
          </w:rPr>
          <w:t xml:space="preserve">groups </w:t>
        </w:r>
      </w:ins>
      <w:ins w:id="83" w:author="Anila Mehta" w:date="2025-09-24T17:11:00Z">
        <w:r w:rsidR="00CF2F66">
          <w:rPr>
            <w:color w:val="000000"/>
          </w:rPr>
          <w:t xml:space="preserve">demonstrated odds ratio close to 1.0 for non-invasive ventilation and hypercapnic respiratory failure, suggesting little difference </w:t>
        </w:r>
      </w:ins>
      <w:ins w:id="84" w:author="Anila Mehta" w:date="2025-09-25T11:27:00Z">
        <w:r w:rsidR="00141EF3">
          <w:rPr>
            <w:color w:val="000000"/>
          </w:rPr>
          <w:t>compared</w:t>
        </w:r>
      </w:ins>
      <w:ins w:id="85" w:author="Anila Mehta" w:date="2025-09-24T17:11:00Z">
        <w:r w:rsidR="00CF2F66">
          <w:rPr>
            <w:color w:val="000000"/>
          </w:rPr>
          <w:t xml:space="preserve"> with the normal </w:t>
        </w:r>
        <w:proofErr w:type="spellStart"/>
        <w:r w:rsidR="00CF2F66" w:rsidRPr="00A900B6">
          <w:rPr>
            <w:color w:val="000000"/>
          </w:rPr>
          <w:t>pCO</w:t>
        </w:r>
        <w:proofErr w:type="spellEnd"/>
        <w:r w:rsidR="00CF2F66" w:rsidRPr="00A900B6">
          <w:rPr>
            <w:color w:val="000000"/>
          </w:rPr>
          <w:t>₂</w:t>
        </w:r>
        <w:r w:rsidR="00CF2F66">
          <w:rPr>
            <w:color w:val="000000"/>
          </w:rPr>
          <w:t xml:space="preserve"> group. In contr</w:t>
        </w:r>
      </w:ins>
      <w:ins w:id="86" w:author="Anila Mehta" w:date="2025-09-24T17:12:00Z">
        <w:r w:rsidR="00CF2F66">
          <w:rPr>
            <w:color w:val="000000"/>
          </w:rPr>
          <w:t xml:space="preserve">ast, patients in the above-normal </w:t>
        </w:r>
        <w:proofErr w:type="spellStart"/>
        <w:r w:rsidR="00CF2F66" w:rsidRPr="00A900B6">
          <w:rPr>
            <w:color w:val="000000"/>
          </w:rPr>
          <w:t>pCO</w:t>
        </w:r>
        <w:proofErr w:type="spellEnd"/>
        <w:r w:rsidR="00CF2F66" w:rsidRPr="00A900B6">
          <w:rPr>
            <w:color w:val="000000"/>
          </w:rPr>
          <w:t>₂</w:t>
        </w:r>
        <w:r w:rsidR="00CF2F66">
          <w:rPr>
            <w:color w:val="000000"/>
          </w:rPr>
          <w:t xml:space="preserve"> groups had substantially higher odds of receiving non-</w:t>
        </w:r>
      </w:ins>
      <w:ins w:id="87" w:author="Anila Mehta" w:date="2025-09-25T11:27:00Z">
        <w:r w:rsidR="00141EF3">
          <w:rPr>
            <w:color w:val="000000"/>
          </w:rPr>
          <w:t>invasive</w:t>
        </w:r>
      </w:ins>
      <w:ins w:id="88" w:author="Anila Mehta" w:date="2025-09-24T17:12:00Z">
        <w:r w:rsidR="00CF2F66">
          <w:rPr>
            <w:color w:val="000000"/>
          </w:rPr>
          <w:t xml:space="preserve"> ventilation and being diagnosed with hypercapnic respiratory failure. </w:t>
        </w:r>
      </w:ins>
      <w:ins w:id="89" w:author="Anila Mehta" w:date="2025-09-24T17:22:00Z">
        <w:r w:rsidR="00C33680">
          <w:rPr>
            <w:color w:val="000000"/>
          </w:rPr>
          <w:t xml:space="preserve">Across the four outcomes, the above-normal </w:t>
        </w:r>
        <w:proofErr w:type="spellStart"/>
        <w:r w:rsidR="00C33680" w:rsidRPr="00A900B6">
          <w:rPr>
            <w:color w:val="000000"/>
          </w:rPr>
          <w:t>pCO</w:t>
        </w:r>
        <w:proofErr w:type="spellEnd"/>
        <w:r w:rsidR="00C33680" w:rsidRPr="00A900B6">
          <w:rPr>
            <w:color w:val="000000"/>
          </w:rPr>
          <w:t>₂</w:t>
        </w:r>
        <w:r w:rsidR="00C33680">
          <w:rPr>
            <w:color w:val="000000"/>
          </w:rPr>
          <w:t xml:space="preserve"> for ABG and VBG were consistent and not statistically significant. </w:t>
        </w:r>
      </w:ins>
    </w:p>
    <w:p w14:paraId="2CADFADE" w14:textId="77777777" w:rsidR="00CF2F66" w:rsidRDefault="00CF2F66" w:rsidP="00014B1A">
      <w:pPr>
        <w:pStyle w:val="li1"/>
        <w:spacing w:before="0" w:beforeAutospacing="0" w:after="0" w:afterAutospacing="0"/>
        <w:rPr>
          <w:ins w:id="90" w:author="Anila Mehta" w:date="2025-09-24T17:11:00Z"/>
          <w:color w:val="000000"/>
        </w:rPr>
      </w:pPr>
    </w:p>
    <w:p w14:paraId="2CD7DE50" w14:textId="15A0A1B3" w:rsidR="00014B1A" w:rsidRPr="008A4841" w:rsidDel="00CF2F66" w:rsidRDefault="00014B1A" w:rsidP="00014B1A">
      <w:pPr>
        <w:pStyle w:val="li1"/>
        <w:spacing w:before="0" w:beforeAutospacing="0" w:after="0" w:afterAutospacing="0"/>
        <w:rPr>
          <w:del w:id="91" w:author="Anila Mehta" w:date="2025-09-24T17:12:00Z"/>
          <w:color w:val="000000"/>
        </w:rPr>
      </w:pPr>
    </w:p>
    <w:p w14:paraId="707867D8" w14:textId="77777777" w:rsidR="00014B1A" w:rsidRDefault="00014B1A" w:rsidP="00014B1A">
      <w:pPr>
        <w:pStyle w:val="li1"/>
        <w:spacing w:before="0" w:beforeAutospacing="0" w:after="0" w:afterAutospacing="0"/>
        <w:rPr>
          <w:color w:val="000000"/>
        </w:rPr>
      </w:pPr>
    </w:p>
    <w:p w14:paraId="5634BFEE" w14:textId="77777777" w:rsidR="00014B1A" w:rsidRDefault="00014B1A" w:rsidP="00014B1A">
      <w:pPr>
        <w:pStyle w:val="li1"/>
        <w:spacing w:before="0" w:beforeAutospacing="0" w:after="0" w:afterAutospacing="0"/>
        <w:rPr>
          <w:color w:val="000000"/>
        </w:rPr>
      </w:pPr>
    </w:p>
    <w:p w14:paraId="40B3EE0B" w14:textId="6BF4603D" w:rsidR="00014B1A" w:rsidRPr="008A4841" w:rsidRDefault="00014B1A" w:rsidP="00014B1A">
      <w:pPr>
        <w:pStyle w:val="li1"/>
        <w:spacing w:before="0" w:beforeAutospacing="0" w:after="0" w:afterAutospacing="0"/>
        <w:rPr>
          <w:b/>
          <w:bCs/>
          <w:color w:val="000000"/>
        </w:rPr>
      </w:pPr>
      <w:r w:rsidRPr="008A4841">
        <w:rPr>
          <w:b/>
          <w:bCs/>
          <w:color w:val="000000"/>
        </w:rPr>
        <w:lastRenderedPageBreak/>
        <w:t xml:space="preserve">Figure 1: Inverse Propensity Weighted Odds Ratio of Outcomes by </w:t>
      </w:r>
      <w:proofErr w:type="spellStart"/>
      <w:ins w:id="92" w:author="Anila Mehta" w:date="2025-09-24T16:01:00Z">
        <w:r w:rsidR="00B21F6A" w:rsidRPr="00B21F6A">
          <w:rPr>
            <w:b/>
            <w:bCs/>
            <w:color w:val="000000"/>
            <w:rPrChange w:id="93" w:author="Anila Mehta" w:date="2025-09-24T16:01:00Z">
              <w:rPr>
                <w:color w:val="000000"/>
              </w:rPr>
            </w:rPrChange>
          </w:rPr>
          <w:t>pCO</w:t>
        </w:r>
        <w:proofErr w:type="spellEnd"/>
        <w:r w:rsidR="00B21F6A" w:rsidRPr="00B21F6A">
          <w:rPr>
            <w:b/>
            <w:bCs/>
            <w:color w:val="000000"/>
            <w:rPrChange w:id="94" w:author="Anila Mehta" w:date="2025-09-24T16:01:00Z">
              <w:rPr>
                <w:color w:val="000000"/>
              </w:rPr>
            </w:rPrChange>
          </w:rPr>
          <w:t xml:space="preserve">₂ </w:t>
        </w:r>
      </w:ins>
      <w:del w:id="95" w:author="Anila Mehta" w:date="2025-09-24T15:36:00Z">
        <w:r w:rsidRPr="00B21F6A" w:rsidDel="00D77C5D">
          <w:rPr>
            <w:b/>
            <w:bCs/>
            <w:color w:val="000000"/>
          </w:rPr>
          <w:delText>P</w:delText>
        </w:r>
      </w:del>
      <w:del w:id="96" w:author="Anila Mehta" w:date="2025-09-24T16:01:00Z">
        <w:r w:rsidRPr="00B21F6A" w:rsidDel="00B21F6A">
          <w:rPr>
            <w:b/>
            <w:bCs/>
            <w:color w:val="000000"/>
          </w:rPr>
          <w:delText xml:space="preserve">CO2 </w:delText>
        </w:r>
      </w:del>
      <w:r w:rsidRPr="00B21F6A">
        <w:rPr>
          <w:b/>
          <w:bCs/>
          <w:color w:val="000000"/>
        </w:rPr>
        <w:t>Category</w:t>
      </w:r>
      <w:ins w:id="97" w:author="Anila Mehta" w:date="2025-09-24T15:36:00Z">
        <w:r w:rsidR="00D77C5D" w:rsidRPr="00B21F6A">
          <w:rPr>
            <w:b/>
            <w:bCs/>
            <w:color w:val="000000"/>
          </w:rPr>
          <w:t xml:space="preserve"> (below normal </w:t>
        </w:r>
      </w:ins>
      <w:proofErr w:type="spellStart"/>
      <w:ins w:id="98" w:author="Anila Mehta" w:date="2025-09-24T16:01:00Z">
        <w:r w:rsidR="00B21F6A" w:rsidRPr="00B21F6A">
          <w:rPr>
            <w:b/>
            <w:bCs/>
            <w:color w:val="000000"/>
            <w:rPrChange w:id="99" w:author="Anila Mehta" w:date="2025-09-24T16:01:00Z">
              <w:rPr>
                <w:color w:val="000000"/>
              </w:rPr>
            </w:rPrChange>
          </w:rPr>
          <w:t>pCO</w:t>
        </w:r>
        <w:proofErr w:type="spellEnd"/>
        <w:r w:rsidR="00B21F6A" w:rsidRPr="00B21F6A">
          <w:rPr>
            <w:b/>
            <w:bCs/>
            <w:color w:val="000000"/>
            <w:rPrChange w:id="100" w:author="Anila Mehta" w:date="2025-09-24T16:01:00Z">
              <w:rPr>
                <w:color w:val="000000"/>
              </w:rPr>
            </w:rPrChange>
          </w:rPr>
          <w:t xml:space="preserve">₂ </w:t>
        </w:r>
      </w:ins>
      <w:ins w:id="101" w:author="Anila Mehta" w:date="2025-09-24T15:36:00Z">
        <w:r w:rsidR="00D77C5D" w:rsidRPr="00B21F6A">
          <w:rPr>
            <w:b/>
            <w:bCs/>
            <w:color w:val="000000"/>
          </w:rPr>
          <w:t xml:space="preserve">and above normal </w:t>
        </w:r>
      </w:ins>
      <w:proofErr w:type="spellStart"/>
      <w:ins w:id="102" w:author="Anila Mehta" w:date="2025-09-24T16:01:00Z">
        <w:r w:rsidR="00B21F6A" w:rsidRPr="00B21F6A">
          <w:rPr>
            <w:b/>
            <w:bCs/>
            <w:color w:val="000000"/>
            <w:rPrChange w:id="103" w:author="Anila Mehta" w:date="2025-09-24T16:01:00Z">
              <w:rPr>
                <w:color w:val="000000"/>
              </w:rPr>
            </w:rPrChange>
          </w:rPr>
          <w:t>pCO</w:t>
        </w:r>
        <w:proofErr w:type="spellEnd"/>
        <w:r w:rsidR="00B21F6A" w:rsidRPr="00B21F6A">
          <w:rPr>
            <w:b/>
            <w:bCs/>
            <w:color w:val="000000"/>
            <w:rPrChange w:id="104" w:author="Anila Mehta" w:date="2025-09-24T16:01:00Z">
              <w:rPr>
                <w:color w:val="000000"/>
              </w:rPr>
            </w:rPrChange>
          </w:rPr>
          <w:t>₂</w:t>
        </w:r>
      </w:ins>
      <w:ins w:id="105" w:author="Anila Mehta" w:date="2025-09-24T15:36:00Z">
        <w:r w:rsidR="00D77C5D" w:rsidRPr="00B21F6A">
          <w:rPr>
            <w:b/>
            <w:bCs/>
            <w:color w:val="000000"/>
          </w:rPr>
          <w:t>.</w:t>
        </w:r>
        <w:r w:rsidR="00D77C5D">
          <w:rPr>
            <w:b/>
            <w:bCs/>
            <w:color w:val="000000"/>
          </w:rPr>
          <w:t xml:space="preserve"> </w:t>
        </w:r>
      </w:ins>
      <w:r w:rsidRPr="008A4841">
        <w:rPr>
          <w:b/>
          <w:bCs/>
          <w:color w:val="000000"/>
        </w:rPr>
        <w:t xml:space="preserve"> </w:t>
      </w:r>
      <w:ins w:id="106" w:author="Anila Mehta" w:date="2025-09-24T15:36:00Z">
        <w:r w:rsidR="00D77C5D" w:rsidRPr="00B21F6A">
          <w:rPr>
            <w:b/>
            <w:bCs/>
            <w:color w:val="000000"/>
          </w:rPr>
          <w:t xml:space="preserve">The above normal </w:t>
        </w:r>
      </w:ins>
      <w:proofErr w:type="spellStart"/>
      <w:ins w:id="107" w:author="Anila Mehta" w:date="2025-09-24T16:01:00Z">
        <w:r w:rsidR="00B21F6A" w:rsidRPr="00B21F6A">
          <w:rPr>
            <w:b/>
            <w:bCs/>
            <w:color w:val="000000"/>
            <w:rPrChange w:id="108" w:author="Anila Mehta" w:date="2025-09-24T16:01:00Z">
              <w:rPr>
                <w:color w:val="000000"/>
              </w:rPr>
            </w:rPrChange>
          </w:rPr>
          <w:t>pCO</w:t>
        </w:r>
        <w:proofErr w:type="spellEnd"/>
        <w:r w:rsidR="00B21F6A" w:rsidRPr="00B21F6A">
          <w:rPr>
            <w:b/>
            <w:bCs/>
            <w:color w:val="000000"/>
            <w:rPrChange w:id="109" w:author="Anila Mehta" w:date="2025-09-24T16:01:00Z">
              <w:rPr>
                <w:color w:val="000000"/>
              </w:rPr>
            </w:rPrChange>
          </w:rPr>
          <w:t xml:space="preserve">₂ </w:t>
        </w:r>
      </w:ins>
      <w:ins w:id="110" w:author="Anila Mehta" w:date="2025-09-24T15:36:00Z">
        <w:r w:rsidR="00D77C5D" w:rsidRPr="00B21F6A">
          <w:rPr>
            <w:b/>
            <w:bCs/>
            <w:color w:val="000000"/>
          </w:rPr>
          <w:t xml:space="preserve">groups have much </w:t>
        </w:r>
      </w:ins>
      <w:ins w:id="111" w:author="Anila Mehta" w:date="2025-09-24T15:37:00Z">
        <w:r w:rsidR="00D77C5D" w:rsidRPr="00B21F6A">
          <w:rPr>
            <w:b/>
            <w:bCs/>
            <w:color w:val="000000"/>
          </w:rPr>
          <w:t>higher likelihood</w:t>
        </w:r>
      </w:ins>
      <w:ins w:id="112" w:author="Anila Mehta" w:date="2025-09-24T15:36:00Z">
        <w:r w:rsidR="00D77C5D" w:rsidRPr="00B21F6A">
          <w:rPr>
            <w:b/>
            <w:bCs/>
            <w:color w:val="000000"/>
          </w:rPr>
          <w:t xml:space="preserve"> </w:t>
        </w:r>
      </w:ins>
      <w:ins w:id="113" w:author="Anila Mehta" w:date="2025-09-24T15:37:00Z">
        <w:r w:rsidR="00D77C5D" w:rsidRPr="00B21F6A">
          <w:rPr>
            <w:b/>
            <w:bCs/>
            <w:color w:val="000000"/>
          </w:rPr>
          <w:t xml:space="preserve">of receiving noninvasive ventilation and diagnosis of hypercapnic respiratory failure compared to the below normal </w:t>
        </w:r>
      </w:ins>
      <w:proofErr w:type="spellStart"/>
      <w:ins w:id="114" w:author="Anila Mehta" w:date="2025-09-24T16:01:00Z">
        <w:r w:rsidR="00B21F6A" w:rsidRPr="00B21F6A">
          <w:rPr>
            <w:b/>
            <w:bCs/>
            <w:color w:val="000000"/>
            <w:rPrChange w:id="115" w:author="Anila Mehta" w:date="2025-09-24T16:01:00Z">
              <w:rPr>
                <w:color w:val="000000"/>
              </w:rPr>
            </w:rPrChange>
          </w:rPr>
          <w:t>pCO</w:t>
        </w:r>
        <w:proofErr w:type="spellEnd"/>
        <w:r w:rsidR="00B21F6A" w:rsidRPr="00B21F6A">
          <w:rPr>
            <w:b/>
            <w:bCs/>
            <w:color w:val="000000"/>
            <w:rPrChange w:id="116" w:author="Anila Mehta" w:date="2025-09-24T16:01:00Z">
              <w:rPr>
                <w:color w:val="000000"/>
              </w:rPr>
            </w:rPrChange>
          </w:rPr>
          <w:t xml:space="preserve">₂ </w:t>
        </w:r>
      </w:ins>
      <w:ins w:id="117" w:author="Anila Mehta" w:date="2025-09-24T15:37:00Z">
        <w:r w:rsidR="00D77C5D" w:rsidRPr="00B21F6A">
          <w:rPr>
            <w:b/>
            <w:bCs/>
            <w:color w:val="000000"/>
          </w:rPr>
          <w:t>group.</w:t>
        </w:r>
        <w:r w:rsidR="00D77C5D">
          <w:rPr>
            <w:b/>
            <w:bCs/>
            <w:color w:val="000000"/>
          </w:rPr>
          <w:t xml:space="preserve"> </w:t>
        </w:r>
      </w:ins>
    </w:p>
    <w:p w14:paraId="51BFFB01" w14:textId="77777777" w:rsidR="00014B1A" w:rsidRDefault="00014B1A" w:rsidP="00014B1A">
      <w:pPr>
        <w:pStyle w:val="li1"/>
        <w:spacing w:before="0" w:beforeAutospacing="0" w:after="0" w:afterAutospacing="0"/>
        <w:rPr>
          <w:color w:val="000000"/>
        </w:rPr>
      </w:pPr>
    </w:p>
    <w:p w14:paraId="4D0D3B7D" w14:textId="77777777" w:rsidR="00014B1A" w:rsidRDefault="00014B1A" w:rsidP="00014B1A">
      <w:pPr>
        <w:pStyle w:val="li1"/>
        <w:spacing w:before="0" w:beforeAutospacing="0" w:after="0" w:afterAutospacing="0"/>
        <w:rPr>
          <w:color w:val="000000"/>
        </w:rPr>
      </w:pPr>
    </w:p>
    <w:p w14:paraId="0FB01A5B" w14:textId="33F6AFA6" w:rsidR="00014B1A" w:rsidRDefault="00D7072B" w:rsidP="00014B1A">
      <w:pPr>
        <w:pStyle w:val="li1"/>
        <w:spacing w:before="0" w:beforeAutospacing="0" w:after="0" w:afterAutospacing="0"/>
        <w:rPr>
          <w:color w:val="000000"/>
        </w:rPr>
      </w:pPr>
      <w:ins w:id="118" w:author="Anila Mehta" w:date="2025-09-25T11:19:00Z">
        <w:r w:rsidRPr="00D7072B">
          <w:rPr>
            <w:noProof/>
            <w:color w:val="000000"/>
          </w:rPr>
          <w:drawing>
            <wp:inline distT="0" distB="0" distL="0" distR="0" wp14:anchorId="19BD40B5" wp14:editId="30BE85A7">
              <wp:extent cx="5943600" cy="4222115"/>
              <wp:effectExtent l="0" t="0" r="0" b="0"/>
              <wp:docPr id="1465023306" name="Picture 1" descr="A graph with different colo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3306" name="Picture 1" descr="A graph with different colored points&#10;&#10;Description automatically generated"/>
                      <pic:cNvPicPr/>
                    </pic:nvPicPr>
                    <pic:blipFill>
                      <a:blip r:embed="rId17"/>
                      <a:stretch>
                        <a:fillRect/>
                      </a:stretch>
                    </pic:blipFill>
                    <pic:spPr>
                      <a:xfrm>
                        <a:off x="0" y="0"/>
                        <a:ext cx="5943600" cy="4222115"/>
                      </a:xfrm>
                      <a:prstGeom prst="rect">
                        <a:avLst/>
                      </a:prstGeom>
                    </pic:spPr>
                  </pic:pic>
                </a:graphicData>
              </a:graphic>
            </wp:inline>
          </w:drawing>
        </w:r>
      </w:ins>
    </w:p>
    <w:p w14:paraId="71EFD6C5" w14:textId="77777777" w:rsidR="00014B1A" w:rsidRDefault="00014B1A" w:rsidP="00014B1A">
      <w:pPr>
        <w:pStyle w:val="li1"/>
        <w:spacing w:before="0" w:beforeAutospacing="0" w:after="0" w:afterAutospacing="0"/>
        <w:rPr>
          <w:color w:val="000000"/>
        </w:rPr>
      </w:pPr>
    </w:p>
    <w:p w14:paraId="190F28DF" w14:textId="545E3D21" w:rsidR="00014B1A" w:rsidRDefault="00014B1A" w:rsidP="00014B1A">
      <w:pPr>
        <w:pStyle w:val="li1"/>
        <w:spacing w:before="0" w:beforeAutospacing="0" w:after="0" w:afterAutospacing="0"/>
        <w:rPr>
          <w:ins w:id="119" w:author="Anila Mehta" w:date="2025-09-24T17:24:00Z"/>
          <w:color w:val="000000"/>
        </w:rPr>
      </w:pPr>
      <w:r>
        <w:rPr>
          <w:color w:val="000000"/>
        </w:rPr>
        <w:t xml:space="preserve">To further examine the continuous relationship between </w:t>
      </w:r>
      <w:proofErr w:type="spellStart"/>
      <w:ins w:id="120" w:author="Anila Mehta" w:date="2025-09-24T16:01:00Z">
        <w:r w:rsidR="00B21F6A" w:rsidRPr="00A900B6">
          <w:rPr>
            <w:color w:val="000000"/>
          </w:rPr>
          <w:t>pCO</w:t>
        </w:r>
        <w:proofErr w:type="spellEnd"/>
        <w:r w:rsidR="00B21F6A" w:rsidRPr="00A900B6">
          <w:rPr>
            <w:color w:val="000000"/>
          </w:rPr>
          <w:t>₂</w:t>
        </w:r>
        <w:r w:rsidR="00B21F6A">
          <w:rPr>
            <w:color w:val="000000"/>
          </w:rPr>
          <w:t xml:space="preserve"> </w:t>
        </w:r>
      </w:ins>
      <w:del w:id="121" w:author="Anila Mehta" w:date="2025-09-24T16:01:00Z">
        <w:r w:rsidDel="00B21F6A">
          <w:rPr>
            <w:color w:val="000000"/>
          </w:rPr>
          <w:delText xml:space="preserve">PCO2 </w:delText>
        </w:r>
      </w:del>
      <w:r>
        <w:rPr>
          <w:color w:val="000000"/>
        </w:rPr>
        <w:t xml:space="preserve">and clinical outcomes, </w:t>
      </w:r>
      <w:del w:id="122" w:author="Anila Mehta" w:date="2025-09-24T15:37:00Z">
        <w:r w:rsidDel="00D77C5D">
          <w:rPr>
            <w:color w:val="000000"/>
          </w:rPr>
          <w:delText>restriced</w:delText>
        </w:r>
      </w:del>
      <w:ins w:id="123" w:author="Anila Mehta" w:date="2025-09-24T15:37:00Z">
        <w:r w:rsidR="00D77C5D">
          <w:rPr>
            <w:color w:val="000000"/>
          </w:rPr>
          <w:t>restricted</w:t>
        </w:r>
      </w:ins>
      <w:r>
        <w:rPr>
          <w:color w:val="000000"/>
        </w:rPr>
        <w:t xml:space="preserve"> cubic spline models were constructed. Figure 2A, 2B and 2C present the predicted probabilities for each outcome across </w:t>
      </w:r>
      <w:proofErr w:type="spellStart"/>
      <w:ins w:id="124" w:author="Anila Mehta" w:date="2025-09-24T16:01:00Z">
        <w:r w:rsidR="00B21F6A" w:rsidRPr="00A900B6">
          <w:rPr>
            <w:color w:val="000000"/>
          </w:rPr>
          <w:t>pCO</w:t>
        </w:r>
        <w:proofErr w:type="spellEnd"/>
        <w:r w:rsidR="00B21F6A" w:rsidRPr="00A900B6">
          <w:rPr>
            <w:color w:val="000000"/>
          </w:rPr>
          <w:t>₂</w:t>
        </w:r>
        <w:r w:rsidR="00B21F6A">
          <w:rPr>
            <w:color w:val="000000"/>
          </w:rPr>
          <w:t xml:space="preserve"> </w:t>
        </w:r>
      </w:ins>
      <w:del w:id="125" w:author="Anila Mehta" w:date="2025-09-24T16:01:00Z">
        <w:r w:rsidDel="00B21F6A">
          <w:rPr>
            <w:color w:val="000000"/>
          </w:rPr>
          <w:delText xml:space="preserve">pCO2 </w:delText>
        </w:r>
      </w:del>
      <w:r>
        <w:rPr>
          <w:color w:val="000000"/>
        </w:rPr>
        <w:t xml:space="preserve">values, stratified by ABG, VBG and calculated ABG groups. </w:t>
      </w:r>
    </w:p>
    <w:p w14:paraId="5995C945" w14:textId="77777777" w:rsidR="00767F19" w:rsidRDefault="00767F19" w:rsidP="00014B1A">
      <w:pPr>
        <w:pStyle w:val="li1"/>
        <w:spacing w:before="0" w:beforeAutospacing="0" w:after="0" w:afterAutospacing="0"/>
        <w:rPr>
          <w:ins w:id="126" w:author="Anila Mehta" w:date="2025-09-24T17:24:00Z"/>
          <w:color w:val="000000"/>
        </w:rPr>
      </w:pPr>
    </w:p>
    <w:p w14:paraId="5DC39D76" w14:textId="7AF4B55D" w:rsidR="00767F19" w:rsidRPr="00DB2487" w:rsidDel="00DB2487" w:rsidRDefault="00DB2487" w:rsidP="00014B1A">
      <w:pPr>
        <w:pStyle w:val="li1"/>
        <w:spacing w:before="0" w:beforeAutospacing="0" w:after="0" w:afterAutospacing="0"/>
        <w:rPr>
          <w:del w:id="127" w:author="Anila Mehta" w:date="2025-09-25T11:40:00Z"/>
          <w:color w:val="000000"/>
        </w:rPr>
      </w:pPr>
      <w:ins w:id="128" w:author="Anila Mehta" w:date="2025-09-25T11:40:00Z">
        <w:r w:rsidRPr="00DB2487">
          <w:rPr>
            <w:color w:val="000000"/>
            <w:rPrChange w:id="129" w:author="Anila Mehta" w:date="2025-09-25T11:41:00Z">
              <w:rPr>
                <w:rFonts w:ascii="-webkit-standard" w:hAnsi="-webkit-standard"/>
                <w:color w:val="000000"/>
                <w:sz w:val="27"/>
                <w:szCs w:val="27"/>
              </w:rPr>
            </w:rPrChange>
          </w:rPr>
          <w:t xml:space="preserve">In Figure 2A, there is a notable increase in the likelihood of receiving invasive ventilation among patients with hypercapnia (arterial </w:t>
        </w:r>
        <w:proofErr w:type="spellStart"/>
        <w:r w:rsidRPr="00DB2487">
          <w:rPr>
            <w:color w:val="000000"/>
            <w:rPrChange w:id="130" w:author="Anila Mehta" w:date="2025-09-25T11:41:00Z">
              <w:rPr>
                <w:rFonts w:ascii="-webkit-standard" w:hAnsi="-webkit-standard"/>
                <w:color w:val="000000"/>
                <w:sz w:val="27"/>
                <w:szCs w:val="27"/>
              </w:rPr>
            </w:rPrChange>
          </w:rPr>
          <w:t>pCO</w:t>
        </w:r>
        <w:proofErr w:type="spellEnd"/>
        <w:r w:rsidRPr="00DB2487">
          <w:rPr>
            <w:color w:val="000000"/>
            <w:rPrChange w:id="131" w:author="Anila Mehta" w:date="2025-09-25T11:41:00Z">
              <w:rPr>
                <w:rFonts w:ascii="-webkit-standard" w:hAnsi="-webkit-standard"/>
                <w:color w:val="000000"/>
                <w:sz w:val="27"/>
                <w:szCs w:val="27"/>
              </w:rPr>
            </w:rPrChange>
          </w:rPr>
          <w:t>₂ &gt; 45 mmHg). There is also a slight increase in the likelihood of being diagnosed with hypercapnic respiratory failure when hypercapnia is present on ABG. In contrast, the likelihood of receiving non-invasive ventilation showed minimal change among hypercapnic patients. Finally, mortality appeared unrelated to CO₂ status, suggesting that death in this cohort is more reflective of overall illness severity rather than hypercapnia itself.</w:t>
        </w:r>
      </w:ins>
    </w:p>
    <w:p w14:paraId="759FBCAA" w14:textId="77777777" w:rsidR="00014B1A" w:rsidRPr="00DB2487" w:rsidRDefault="00014B1A" w:rsidP="00014B1A">
      <w:pPr>
        <w:pStyle w:val="li1"/>
        <w:spacing w:before="0" w:beforeAutospacing="0" w:after="0" w:afterAutospacing="0"/>
        <w:rPr>
          <w:color w:val="000000"/>
        </w:rPr>
      </w:pPr>
    </w:p>
    <w:p w14:paraId="0C15B4CE" w14:textId="77777777" w:rsidR="00014B1A" w:rsidRDefault="00014B1A" w:rsidP="00014B1A">
      <w:pPr>
        <w:pStyle w:val="li1"/>
        <w:spacing w:before="0" w:beforeAutospacing="0" w:after="0" w:afterAutospacing="0"/>
        <w:rPr>
          <w:color w:val="000000"/>
        </w:rPr>
      </w:pPr>
    </w:p>
    <w:p w14:paraId="37C5FDCE" w14:textId="607C0F93" w:rsidR="00014B1A" w:rsidRDefault="00014B1A" w:rsidP="00014B1A">
      <w:pPr>
        <w:pStyle w:val="li1"/>
        <w:spacing w:before="0" w:beforeAutospacing="0" w:after="0" w:afterAutospacing="0"/>
        <w:rPr>
          <w:b/>
          <w:bCs/>
          <w:color w:val="000000"/>
        </w:rPr>
      </w:pPr>
      <w:r w:rsidRPr="007D4481">
        <w:rPr>
          <w:b/>
          <w:bCs/>
          <w:color w:val="000000"/>
        </w:rPr>
        <w:t xml:space="preserve">Figure 2A: </w:t>
      </w:r>
      <w:r>
        <w:rPr>
          <w:b/>
          <w:bCs/>
          <w:color w:val="000000"/>
        </w:rPr>
        <w:t xml:space="preserve">Inverse Propensity Weighted Predicted Probability </w:t>
      </w:r>
      <w:del w:id="132" w:author="Anila Mehta" w:date="2025-09-25T11:41:00Z">
        <w:r w:rsidDel="00DB2487">
          <w:rPr>
            <w:b/>
            <w:bCs/>
            <w:color w:val="000000"/>
          </w:rPr>
          <w:delText>by ABG.</w:delText>
        </w:r>
      </w:del>
      <w:ins w:id="133" w:author="Anila Mehta" w:date="2025-09-25T11:41:00Z">
        <w:r w:rsidR="00DB2487">
          <w:rPr>
            <w:b/>
            <w:bCs/>
            <w:color w:val="000000"/>
          </w:rPr>
          <w:t xml:space="preserve">by </w:t>
        </w:r>
      </w:ins>
      <w:ins w:id="134" w:author="Anila Mehta" w:date="2025-09-25T11:42:00Z">
        <w:r w:rsidR="00DB2487">
          <w:rPr>
            <w:b/>
            <w:bCs/>
            <w:color w:val="000000"/>
          </w:rPr>
          <w:t xml:space="preserve">ABG for the four outcomes. There is significant higher likelihood of patients with hypercapnia on ABG receiving invasive mechanical ventilation as opposed to non-invasive ventilation or </w:t>
        </w:r>
        <w:r w:rsidR="00DB2487">
          <w:rPr>
            <w:b/>
            <w:bCs/>
            <w:color w:val="000000"/>
          </w:rPr>
          <w:lastRenderedPageBreak/>
          <w:t>diagnosis of hypercapnic respiratory failure. Lastly, mortality appe</w:t>
        </w:r>
      </w:ins>
      <w:ins w:id="135" w:author="Anila Mehta" w:date="2025-09-25T11:43:00Z">
        <w:r w:rsidR="00DB2487">
          <w:rPr>
            <w:b/>
            <w:bCs/>
            <w:color w:val="000000"/>
          </w:rPr>
          <w:t>a</w:t>
        </w:r>
      </w:ins>
      <w:ins w:id="136" w:author="Anila Mehta" w:date="2025-09-25T11:42:00Z">
        <w:r w:rsidR="00DB2487">
          <w:rPr>
            <w:b/>
            <w:bCs/>
            <w:color w:val="000000"/>
          </w:rPr>
          <w:t xml:space="preserve">rs unrelated to </w:t>
        </w:r>
      </w:ins>
      <w:proofErr w:type="spellStart"/>
      <w:ins w:id="137" w:author="Anila Mehta" w:date="2025-09-25T11:43:00Z">
        <w:r w:rsidR="00DB2487" w:rsidRPr="00DB2487">
          <w:rPr>
            <w:b/>
            <w:bCs/>
            <w:color w:val="000000"/>
          </w:rPr>
          <w:t>p</w:t>
        </w:r>
        <w:r w:rsidR="00DB2487" w:rsidRPr="00DB2487">
          <w:rPr>
            <w:b/>
            <w:bCs/>
            <w:color w:val="000000"/>
            <w:rPrChange w:id="138" w:author="Anila Mehta" w:date="2025-09-25T11:43:00Z">
              <w:rPr>
                <w:color w:val="000000"/>
              </w:rPr>
            </w:rPrChange>
          </w:rPr>
          <w:t>CO</w:t>
        </w:r>
        <w:proofErr w:type="spellEnd"/>
        <w:r w:rsidR="00DB2487" w:rsidRPr="00DB2487">
          <w:rPr>
            <w:b/>
            <w:bCs/>
            <w:color w:val="000000"/>
            <w:rPrChange w:id="139" w:author="Anila Mehta" w:date="2025-09-25T11:43:00Z">
              <w:rPr>
                <w:color w:val="000000"/>
              </w:rPr>
            </w:rPrChange>
          </w:rPr>
          <w:t>₂ status.</w:t>
        </w:r>
      </w:ins>
      <w:del w:id="140" w:author="Anila Mehta" w:date="2025-09-25T11:43:00Z">
        <w:r w:rsidDel="00DB2487">
          <w:rPr>
            <w:b/>
            <w:bCs/>
            <w:color w:val="000000"/>
          </w:rPr>
          <w:delText xml:space="preserve"> </w:delText>
        </w:r>
      </w:del>
    </w:p>
    <w:p w14:paraId="41A69FCD" w14:textId="77777777" w:rsidR="00014B1A" w:rsidRDefault="00014B1A" w:rsidP="00014B1A">
      <w:pPr>
        <w:pStyle w:val="li1"/>
        <w:spacing w:before="0" w:beforeAutospacing="0" w:after="0" w:afterAutospacing="0"/>
        <w:rPr>
          <w:b/>
          <w:bCs/>
          <w:color w:val="000000"/>
        </w:rPr>
      </w:pPr>
    </w:p>
    <w:p w14:paraId="304D5EC1" w14:textId="1B02A47A" w:rsidR="00014B1A" w:rsidRDefault="00141EF3" w:rsidP="00014B1A">
      <w:pPr>
        <w:pStyle w:val="li1"/>
        <w:spacing w:before="0" w:beforeAutospacing="0" w:after="0" w:afterAutospacing="0"/>
        <w:rPr>
          <w:b/>
          <w:bCs/>
          <w:color w:val="000000"/>
        </w:rPr>
      </w:pPr>
      <w:ins w:id="141" w:author="Anila Mehta" w:date="2025-09-25T11:29:00Z">
        <w:r w:rsidRPr="00141EF3">
          <w:rPr>
            <w:b/>
            <w:bCs/>
            <w:noProof/>
            <w:color w:val="000000"/>
          </w:rPr>
          <w:drawing>
            <wp:inline distT="0" distB="0" distL="0" distR="0" wp14:anchorId="4F6CA693" wp14:editId="0450886C">
              <wp:extent cx="5943600" cy="4182110"/>
              <wp:effectExtent l="0" t="0" r="0" b="0"/>
              <wp:docPr id="5674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82699" name=""/>
                      <pic:cNvPicPr/>
                    </pic:nvPicPr>
                    <pic:blipFill>
                      <a:blip r:embed="rId18"/>
                      <a:stretch>
                        <a:fillRect/>
                      </a:stretch>
                    </pic:blipFill>
                    <pic:spPr>
                      <a:xfrm>
                        <a:off x="0" y="0"/>
                        <a:ext cx="5943600" cy="4182110"/>
                      </a:xfrm>
                      <a:prstGeom prst="rect">
                        <a:avLst/>
                      </a:prstGeom>
                    </pic:spPr>
                  </pic:pic>
                </a:graphicData>
              </a:graphic>
            </wp:inline>
          </w:drawing>
        </w:r>
      </w:ins>
    </w:p>
    <w:p w14:paraId="2338DF71" w14:textId="77777777" w:rsidR="00014B1A" w:rsidRDefault="00014B1A" w:rsidP="00014B1A">
      <w:pPr>
        <w:pStyle w:val="li1"/>
        <w:spacing w:before="0" w:beforeAutospacing="0" w:after="0" w:afterAutospacing="0"/>
        <w:rPr>
          <w:ins w:id="142" w:author="Anila Mehta" w:date="2025-09-24T17:26:00Z"/>
          <w:b/>
          <w:bCs/>
          <w:color w:val="000000"/>
        </w:rPr>
      </w:pPr>
    </w:p>
    <w:p w14:paraId="605EEDD6" w14:textId="77777777" w:rsidR="00767F19" w:rsidRDefault="00767F19" w:rsidP="00014B1A">
      <w:pPr>
        <w:pStyle w:val="li1"/>
        <w:spacing w:before="0" w:beforeAutospacing="0" w:after="0" w:afterAutospacing="0"/>
        <w:rPr>
          <w:ins w:id="143" w:author="Anila Mehta" w:date="2025-09-24T17:26:00Z"/>
          <w:b/>
          <w:bCs/>
          <w:color w:val="000000"/>
        </w:rPr>
      </w:pPr>
    </w:p>
    <w:p w14:paraId="38927165" w14:textId="77777777" w:rsidR="00767F19" w:rsidRDefault="00767F19" w:rsidP="00014B1A">
      <w:pPr>
        <w:pStyle w:val="li1"/>
        <w:spacing w:before="0" w:beforeAutospacing="0" w:after="0" w:afterAutospacing="0"/>
        <w:rPr>
          <w:ins w:id="144" w:author="Anila Mehta" w:date="2025-09-24T17:26:00Z"/>
          <w:b/>
          <w:bCs/>
          <w:color w:val="000000"/>
        </w:rPr>
      </w:pPr>
    </w:p>
    <w:p w14:paraId="4E0F18D4" w14:textId="18EF4291" w:rsidR="00767F19" w:rsidRPr="00767F19" w:rsidRDefault="00767F19" w:rsidP="00014B1A">
      <w:pPr>
        <w:pStyle w:val="li1"/>
        <w:spacing w:before="0" w:beforeAutospacing="0" w:after="0" w:afterAutospacing="0"/>
        <w:rPr>
          <w:color w:val="000000"/>
          <w:rPrChange w:id="145" w:author="Anila Mehta" w:date="2025-09-24T17:26:00Z">
            <w:rPr>
              <w:b/>
              <w:bCs/>
              <w:color w:val="000000"/>
            </w:rPr>
          </w:rPrChange>
        </w:rPr>
      </w:pPr>
      <w:ins w:id="146" w:author="Anila Mehta" w:date="2025-09-24T17:26:00Z">
        <w:r w:rsidRPr="00767F19">
          <w:rPr>
            <w:color w:val="000000"/>
            <w:rPrChange w:id="147" w:author="Anila Mehta" w:date="2025-09-24T17:26:00Z">
              <w:rPr>
                <w:b/>
                <w:bCs/>
                <w:color w:val="000000"/>
              </w:rPr>
            </w:rPrChange>
          </w:rPr>
          <w:t xml:space="preserve">In Figure 2B, </w:t>
        </w:r>
        <w:r>
          <w:rPr>
            <w:color w:val="000000"/>
          </w:rPr>
          <w:t>there is also a</w:t>
        </w:r>
      </w:ins>
      <w:ins w:id="148" w:author="Anila Mehta" w:date="2025-09-24T17:27:00Z">
        <w:r>
          <w:rPr>
            <w:color w:val="000000"/>
          </w:rPr>
          <w:t xml:space="preserve"> notable </w:t>
        </w:r>
      </w:ins>
      <w:ins w:id="149" w:author="Anila Mehta" w:date="2025-09-24T17:26:00Z">
        <w:r>
          <w:rPr>
            <w:color w:val="000000"/>
          </w:rPr>
          <w:t xml:space="preserve">increase in the likelihood in receiving the four outcomes in </w:t>
        </w:r>
      </w:ins>
      <w:ins w:id="150" w:author="Anila Mehta" w:date="2025-09-24T17:27:00Z">
        <w:r>
          <w:rPr>
            <w:color w:val="000000"/>
          </w:rPr>
          <w:t xml:space="preserve">patients with hypercapnia on VBG (greater than 50 mmHg). </w:t>
        </w:r>
      </w:ins>
      <w:ins w:id="151" w:author="Anila Mehta" w:date="2025-09-25T11:43:00Z">
        <w:r w:rsidR="00DB2487">
          <w:rPr>
            <w:color w:val="000000"/>
          </w:rPr>
          <w:t xml:space="preserve">As venous </w:t>
        </w:r>
        <w:proofErr w:type="spellStart"/>
        <w:r w:rsidR="00DB2487">
          <w:rPr>
            <w:color w:val="000000"/>
          </w:rPr>
          <w:t>p</w:t>
        </w:r>
        <w:r w:rsidR="00DB2487" w:rsidRPr="00103CF2">
          <w:rPr>
            <w:color w:val="000000"/>
          </w:rPr>
          <w:t>CO</w:t>
        </w:r>
        <w:proofErr w:type="spellEnd"/>
        <w:r w:rsidR="00DB2487" w:rsidRPr="00103CF2">
          <w:rPr>
            <w:color w:val="000000"/>
          </w:rPr>
          <w:t>₂</w:t>
        </w:r>
      </w:ins>
      <w:ins w:id="152" w:author="Anila Mehta" w:date="2025-09-25T11:44:00Z">
        <w:r w:rsidR="00DB2487">
          <w:rPr>
            <w:color w:val="000000"/>
          </w:rPr>
          <w:t xml:space="preserve"> rises, the </w:t>
        </w:r>
      </w:ins>
      <w:ins w:id="153" w:author="Anila Mehta" w:date="2025-09-25T11:45:00Z">
        <w:r w:rsidR="00DB2487">
          <w:rPr>
            <w:color w:val="000000"/>
          </w:rPr>
          <w:t xml:space="preserve">predicted </w:t>
        </w:r>
      </w:ins>
      <w:ins w:id="154" w:author="Anila Mehta" w:date="2025-09-25T11:44:00Z">
        <w:r w:rsidR="00DB2487">
          <w:rPr>
            <w:color w:val="000000"/>
          </w:rPr>
          <w:t xml:space="preserve">probability of </w:t>
        </w:r>
      </w:ins>
      <w:ins w:id="155" w:author="Anila Mehta" w:date="2025-09-25T11:45:00Z">
        <w:r w:rsidR="00DB2487">
          <w:rPr>
            <w:color w:val="000000"/>
          </w:rPr>
          <w:t>each</w:t>
        </w:r>
      </w:ins>
      <w:ins w:id="156" w:author="Anila Mehta" w:date="2025-09-25T11:44:00Z">
        <w:r w:rsidR="00DB2487">
          <w:rPr>
            <w:color w:val="000000"/>
          </w:rPr>
          <w:t xml:space="preserve"> outcome increases and approaches nearly </w:t>
        </w:r>
      </w:ins>
      <w:ins w:id="157" w:author="Anila Mehta" w:date="2025-09-25T11:45:00Z">
        <w:r w:rsidR="00DB2487">
          <w:rPr>
            <w:color w:val="000000"/>
          </w:rPr>
          <w:t>100%</w:t>
        </w:r>
      </w:ins>
      <w:ins w:id="158" w:author="Anila Mehta" w:date="2025-09-25T11:44:00Z">
        <w:r w:rsidR="00DB2487">
          <w:rPr>
            <w:color w:val="000000"/>
          </w:rPr>
          <w:t xml:space="preserve"> across all four outcomes. </w:t>
        </w:r>
      </w:ins>
    </w:p>
    <w:p w14:paraId="57E0B6E9" w14:textId="77777777" w:rsidR="00014B1A" w:rsidRDefault="00014B1A" w:rsidP="00014B1A">
      <w:pPr>
        <w:pStyle w:val="li1"/>
        <w:spacing w:before="0" w:beforeAutospacing="0" w:after="0" w:afterAutospacing="0"/>
        <w:rPr>
          <w:b/>
          <w:bCs/>
          <w:color w:val="000000"/>
        </w:rPr>
      </w:pPr>
    </w:p>
    <w:p w14:paraId="62D5DFB6" w14:textId="51E3F7FB" w:rsidR="00014B1A" w:rsidRDefault="00014B1A" w:rsidP="00014B1A">
      <w:pPr>
        <w:pStyle w:val="li1"/>
        <w:spacing w:before="0" w:beforeAutospacing="0" w:after="0" w:afterAutospacing="0"/>
        <w:rPr>
          <w:b/>
          <w:bCs/>
          <w:color w:val="000000"/>
        </w:rPr>
      </w:pPr>
      <w:r>
        <w:rPr>
          <w:b/>
          <w:bCs/>
          <w:color w:val="000000"/>
        </w:rPr>
        <w:t>Figure 2B: Inverse Propensity Weighted Predicted Probability by VBG</w:t>
      </w:r>
      <w:ins w:id="159" w:author="Anila Mehta" w:date="2025-09-25T11:45:00Z">
        <w:r w:rsidR="00DB2487">
          <w:rPr>
            <w:b/>
            <w:bCs/>
            <w:color w:val="000000"/>
          </w:rPr>
          <w:t xml:space="preserve"> across four outcomes. The four outcomes across VBG groups are more </w:t>
        </w:r>
        <w:proofErr w:type="gramStart"/>
        <w:r w:rsidR="00DB2487">
          <w:rPr>
            <w:b/>
            <w:bCs/>
            <w:color w:val="000000"/>
          </w:rPr>
          <w:t>similar to</w:t>
        </w:r>
        <w:proofErr w:type="gramEnd"/>
        <w:r w:rsidR="00DB2487">
          <w:rPr>
            <w:b/>
            <w:bCs/>
            <w:color w:val="000000"/>
          </w:rPr>
          <w:t xml:space="preserve"> each other and </w:t>
        </w:r>
      </w:ins>
      <w:ins w:id="160" w:author="Anila Mehta" w:date="2025-09-25T11:46:00Z">
        <w:r w:rsidR="00DB2487">
          <w:rPr>
            <w:b/>
            <w:bCs/>
            <w:color w:val="000000"/>
          </w:rPr>
          <w:t xml:space="preserve">there is a notable increase in predicted probability of receiving the four outcomes for hypercapnic patients on VBG. </w:t>
        </w:r>
      </w:ins>
      <w:del w:id="161" w:author="Anila Mehta" w:date="2025-09-25T11:45:00Z">
        <w:r w:rsidDel="00DB2487">
          <w:rPr>
            <w:b/>
            <w:bCs/>
            <w:color w:val="000000"/>
          </w:rPr>
          <w:delText>.</w:delText>
        </w:r>
      </w:del>
    </w:p>
    <w:p w14:paraId="41F42581" w14:textId="77777777" w:rsidR="00014B1A" w:rsidRDefault="00014B1A" w:rsidP="00014B1A">
      <w:pPr>
        <w:pStyle w:val="li1"/>
        <w:spacing w:before="0" w:beforeAutospacing="0" w:after="0" w:afterAutospacing="0"/>
        <w:rPr>
          <w:b/>
          <w:bCs/>
          <w:color w:val="000000"/>
        </w:rPr>
      </w:pPr>
    </w:p>
    <w:p w14:paraId="4E4F9E47" w14:textId="77777777" w:rsidR="00014B1A" w:rsidRDefault="00014B1A" w:rsidP="00014B1A">
      <w:pPr>
        <w:pStyle w:val="li1"/>
        <w:spacing w:before="0" w:beforeAutospacing="0" w:after="0" w:afterAutospacing="0"/>
        <w:rPr>
          <w:b/>
          <w:bCs/>
          <w:color w:val="000000"/>
        </w:rPr>
      </w:pPr>
    </w:p>
    <w:p w14:paraId="5F77F085" w14:textId="07B5DDAD" w:rsidR="00014B1A" w:rsidRDefault="00DB2487" w:rsidP="00014B1A">
      <w:pPr>
        <w:pStyle w:val="li1"/>
        <w:spacing w:before="0" w:beforeAutospacing="0" w:after="0" w:afterAutospacing="0"/>
        <w:rPr>
          <w:b/>
          <w:bCs/>
          <w:color w:val="000000"/>
        </w:rPr>
      </w:pPr>
      <w:ins w:id="162" w:author="Anila Mehta" w:date="2025-09-25T11:41:00Z">
        <w:r w:rsidRPr="00DB2487">
          <w:rPr>
            <w:b/>
            <w:bCs/>
            <w:noProof/>
            <w:color w:val="000000"/>
          </w:rPr>
          <w:lastRenderedPageBreak/>
          <w:drawing>
            <wp:inline distT="0" distB="0" distL="0" distR="0" wp14:anchorId="6705DC82" wp14:editId="4B78545C">
              <wp:extent cx="5943600" cy="4231640"/>
              <wp:effectExtent l="0" t="0" r="0" b="0"/>
              <wp:docPr id="13011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13388" name=""/>
                      <pic:cNvPicPr/>
                    </pic:nvPicPr>
                    <pic:blipFill>
                      <a:blip r:embed="rId19"/>
                      <a:stretch>
                        <a:fillRect/>
                      </a:stretch>
                    </pic:blipFill>
                    <pic:spPr>
                      <a:xfrm>
                        <a:off x="0" y="0"/>
                        <a:ext cx="5943600" cy="4231640"/>
                      </a:xfrm>
                      <a:prstGeom prst="rect">
                        <a:avLst/>
                      </a:prstGeom>
                    </pic:spPr>
                  </pic:pic>
                </a:graphicData>
              </a:graphic>
            </wp:inline>
          </w:drawing>
        </w:r>
      </w:ins>
    </w:p>
    <w:p w14:paraId="1752F948" w14:textId="77777777" w:rsidR="00014B1A" w:rsidRDefault="00014B1A" w:rsidP="00014B1A">
      <w:pPr>
        <w:pStyle w:val="li1"/>
        <w:spacing w:before="0" w:beforeAutospacing="0" w:after="0" w:afterAutospacing="0"/>
        <w:rPr>
          <w:b/>
          <w:bCs/>
          <w:color w:val="000000"/>
        </w:rPr>
      </w:pPr>
    </w:p>
    <w:p w14:paraId="22DA930B" w14:textId="78EE1FB7" w:rsidR="00DB2487" w:rsidRPr="00C33EC4" w:rsidRDefault="00C33EC4" w:rsidP="00014B1A">
      <w:pPr>
        <w:pStyle w:val="li1"/>
        <w:spacing w:before="0" w:beforeAutospacing="0" w:after="0" w:afterAutospacing="0"/>
        <w:rPr>
          <w:ins w:id="163" w:author="Anila Mehta" w:date="2025-09-25T11:46:00Z"/>
          <w:b/>
          <w:bCs/>
          <w:color w:val="000000"/>
        </w:rPr>
      </w:pPr>
      <w:ins w:id="164" w:author="Anila Mehta" w:date="2025-09-25T11:50:00Z">
        <w:r w:rsidRPr="00C33EC4">
          <w:rPr>
            <w:color w:val="000000"/>
            <w:rPrChange w:id="165" w:author="Anila Mehta" w:date="2025-09-25T11:50:00Z">
              <w:rPr>
                <w:rFonts w:ascii="-webkit-standard" w:hAnsi="-webkit-standard"/>
                <w:color w:val="000000"/>
                <w:sz w:val="27"/>
                <w:szCs w:val="27"/>
              </w:rPr>
            </w:rPrChange>
          </w:rPr>
          <w:t xml:space="preserve">In Figure 2C, VBG values were converted to estimated ABG values using the Farkas equation, and the probabilities of the four outcomes were depicted. In this group, non-invasive </w:t>
        </w:r>
        <w:r w:rsidRPr="00C33EC4">
          <w:rPr>
            <w:color w:val="000000"/>
          </w:rPr>
          <w:t>ventilation,</w:t>
        </w:r>
        <w:r w:rsidRPr="00C33EC4">
          <w:rPr>
            <w:color w:val="000000"/>
            <w:rPrChange w:id="166" w:author="Anila Mehta" w:date="2025-09-25T11:50:00Z">
              <w:rPr>
                <w:rFonts w:ascii="-webkit-standard" w:hAnsi="-webkit-standard"/>
                <w:color w:val="000000"/>
                <w:sz w:val="27"/>
                <w:szCs w:val="27"/>
              </w:rPr>
            </w:rPrChange>
          </w:rPr>
          <w:t xml:space="preserve"> and the diagnosis of hypercapnic respiratory failure showed higher predicted probabilities among hypercapnic patients. In contrast, invasive ventilation and mortality demonstrated weaker associations with hypercapnia, suggesting that mortality in this cohort may be more reflective of overall illness severity rather than </w:t>
        </w:r>
        <w:proofErr w:type="spellStart"/>
        <w:r>
          <w:rPr>
            <w:color w:val="000000"/>
          </w:rPr>
          <w:t>p</w:t>
        </w:r>
        <w:r w:rsidRPr="00C33EC4">
          <w:rPr>
            <w:color w:val="000000"/>
            <w:rPrChange w:id="167" w:author="Anila Mehta" w:date="2025-09-25T11:50:00Z">
              <w:rPr>
                <w:rFonts w:ascii="-webkit-standard" w:hAnsi="-webkit-standard"/>
                <w:color w:val="000000"/>
                <w:sz w:val="27"/>
                <w:szCs w:val="27"/>
              </w:rPr>
            </w:rPrChange>
          </w:rPr>
          <w:t>CO</w:t>
        </w:r>
        <w:proofErr w:type="spellEnd"/>
        <w:r w:rsidRPr="00C33EC4">
          <w:rPr>
            <w:color w:val="000000"/>
            <w:rPrChange w:id="168" w:author="Anila Mehta" w:date="2025-09-25T11:50:00Z">
              <w:rPr>
                <w:rFonts w:ascii="-webkit-standard" w:hAnsi="-webkit-standard"/>
                <w:color w:val="000000"/>
                <w:sz w:val="27"/>
                <w:szCs w:val="27"/>
              </w:rPr>
            </w:rPrChange>
          </w:rPr>
          <w:t>₂ levels alone.</w:t>
        </w:r>
      </w:ins>
    </w:p>
    <w:p w14:paraId="34C35CD6" w14:textId="77777777" w:rsidR="00DB2487" w:rsidRDefault="00DB2487" w:rsidP="00014B1A">
      <w:pPr>
        <w:pStyle w:val="li1"/>
        <w:spacing w:before="0" w:beforeAutospacing="0" w:after="0" w:afterAutospacing="0"/>
        <w:rPr>
          <w:ins w:id="169" w:author="Anila Mehta" w:date="2025-09-25T11:46:00Z"/>
          <w:b/>
          <w:bCs/>
          <w:color w:val="000000"/>
        </w:rPr>
      </w:pPr>
    </w:p>
    <w:p w14:paraId="0116BBD0" w14:textId="77777777" w:rsidR="00DB2487" w:rsidRDefault="00DB2487" w:rsidP="00014B1A">
      <w:pPr>
        <w:pStyle w:val="li1"/>
        <w:spacing w:before="0" w:beforeAutospacing="0" w:after="0" w:afterAutospacing="0"/>
        <w:rPr>
          <w:b/>
          <w:bCs/>
          <w:color w:val="000000"/>
        </w:rPr>
      </w:pPr>
    </w:p>
    <w:p w14:paraId="4B2720A4" w14:textId="78159160" w:rsidR="00014B1A" w:rsidRPr="007D4481" w:rsidRDefault="00014B1A" w:rsidP="00014B1A">
      <w:pPr>
        <w:pStyle w:val="li1"/>
        <w:spacing w:before="0" w:beforeAutospacing="0" w:after="0" w:afterAutospacing="0"/>
        <w:rPr>
          <w:b/>
          <w:bCs/>
          <w:color w:val="000000"/>
        </w:rPr>
      </w:pPr>
      <w:r>
        <w:rPr>
          <w:b/>
          <w:bCs/>
          <w:color w:val="000000"/>
        </w:rPr>
        <w:t xml:space="preserve">Figure 2C: Inverse Propensity Weighted Predicted Probability </w:t>
      </w:r>
      <w:ins w:id="170" w:author="Anila Mehta" w:date="2025-09-25T11:52:00Z">
        <w:r w:rsidR="00C33EC4" w:rsidRPr="00C33EC4">
          <w:rPr>
            <w:b/>
            <w:bCs/>
            <w:color w:val="000000"/>
          </w:rPr>
          <w:t xml:space="preserve">of </w:t>
        </w:r>
      </w:ins>
      <w:ins w:id="171" w:author="Anila Mehta" w:date="2025-09-25T11:53:00Z">
        <w:r w:rsidR="00C33EC4" w:rsidRPr="00C33EC4">
          <w:rPr>
            <w:b/>
            <w:bCs/>
            <w:color w:val="000000"/>
          </w:rPr>
          <w:t>outcomes</w:t>
        </w:r>
      </w:ins>
      <w:ins w:id="172" w:author="Anila Mehta" w:date="2025-09-25T11:52:00Z">
        <w:r w:rsidR="00C33EC4" w:rsidRPr="00C33EC4">
          <w:rPr>
            <w:b/>
            <w:bCs/>
            <w:color w:val="000000"/>
          </w:rPr>
          <w:t xml:space="preserve"> using calculated ABG</w:t>
        </w:r>
      </w:ins>
      <w:ins w:id="173" w:author="Anila Mehta" w:date="2025-09-25T11:53:00Z">
        <w:r w:rsidR="00C33EC4" w:rsidRPr="00C33EC4">
          <w:rPr>
            <w:b/>
            <w:bCs/>
            <w:color w:val="000000"/>
          </w:rPr>
          <w:t xml:space="preserve"> </w:t>
        </w:r>
        <w:proofErr w:type="spellStart"/>
        <w:r w:rsidR="00C33EC4" w:rsidRPr="00C33EC4">
          <w:rPr>
            <w:b/>
            <w:bCs/>
            <w:color w:val="000000"/>
            <w:rPrChange w:id="174" w:author="Anila Mehta" w:date="2025-09-25T11:53:00Z">
              <w:rPr>
                <w:color w:val="000000"/>
              </w:rPr>
            </w:rPrChange>
          </w:rPr>
          <w:t>pCO</w:t>
        </w:r>
        <w:proofErr w:type="spellEnd"/>
        <w:r w:rsidR="00C33EC4" w:rsidRPr="00C33EC4">
          <w:rPr>
            <w:b/>
            <w:bCs/>
            <w:color w:val="000000"/>
            <w:rPrChange w:id="175" w:author="Anila Mehta" w:date="2025-09-25T11:53:00Z">
              <w:rPr>
                <w:color w:val="000000"/>
              </w:rPr>
            </w:rPrChange>
          </w:rPr>
          <w:t>₂ (Farkas equation). Hypercapnia was associated with higher predicted probability of noninvasive ventilation and diagnosis of hypercapnia respiratory failure, but weaker associations with invasive ventilation and mortality.</w:t>
        </w:r>
        <w:r w:rsidR="00C33EC4">
          <w:rPr>
            <w:color w:val="000000"/>
          </w:rPr>
          <w:t xml:space="preserve"> </w:t>
        </w:r>
      </w:ins>
      <w:del w:id="176" w:author="Anila Mehta" w:date="2025-09-25T11:52:00Z">
        <w:r w:rsidDel="00C33EC4">
          <w:rPr>
            <w:b/>
            <w:bCs/>
            <w:color w:val="000000"/>
          </w:rPr>
          <w:delText>by Calculated ABG.</w:delText>
        </w:r>
      </w:del>
    </w:p>
    <w:p w14:paraId="371C076C" w14:textId="77777777" w:rsidR="00014B1A" w:rsidRPr="00656FB1" w:rsidRDefault="00014B1A" w:rsidP="00014B1A">
      <w:pPr>
        <w:pStyle w:val="li1"/>
        <w:spacing w:before="0" w:beforeAutospacing="0" w:after="0" w:afterAutospacing="0"/>
        <w:rPr>
          <w:color w:val="000000"/>
        </w:rPr>
      </w:pPr>
    </w:p>
    <w:p w14:paraId="49559DE4" w14:textId="77777777" w:rsidR="00014B1A" w:rsidRPr="00623125" w:rsidRDefault="00014B1A" w:rsidP="00014B1A">
      <w:pPr>
        <w:pStyle w:val="p2"/>
        <w:spacing w:before="0" w:beforeAutospacing="0" w:after="0" w:afterAutospacing="0"/>
        <w:rPr>
          <w:color w:val="000000"/>
        </w:rPr>
      </w:pPr>
      <w:r w:rsidRPr="00623125">
        <w:rPr>
          <w:color w:val="000000"/>
        </w:rPr>
        <w:t> </w:t>
      </w:r>
    </w:p>
    <w:p w14:paraId="7496FDA1" w14:textId="2B6F043C" w:rsidR="00014B1A" w:rsidRDefault="00014B1A" w:rsidP="00014B1A">
      <w:pPr>
        <w:pStyle w:val="p2"/>
        <w:spacing w:before="0" w:beforeAutospacing="0" w:after="0" w:afterAutospacing="0"/>
        <w:rPr>
          <w:color w:val="000000"/>
        </w:rPr>
      </w:pPr>
      <w:r w:rsidRPr="00623125">
        <w:rPr>
          <w:color w:val="000000"/>
        </w:rPr>
        <w:lastRenderedPageBreak/>
        <w:t> </w:t>
      </w:r>
      <w:ins w:id="177" w:author="Anila Mehta" w:date="2025-09-25T11:46:00Z">
        <w:r w:rsidR="00DB2487" w:rsidRPr="00DB2487">
          <w:rPr>
            <w:noProof/>
            <w:color w:val="000000"/>
          </w:rPr>
          <w:drawing>
            <wp:inline distT="0" distB="0" distL="0" distR="0" wp14:anchorId="5D022D37" wp14:editId="066D13F7">
              <wp:extent cx="5943600" cy="4211955"/>
              <wp:effectExtent l="0" t="0" r="0" b="4445"/>
              <wp:docPr id="160608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9799" name=""/>
                      <pic:cNvPicPr/>
                    </pic:nvPicPr>
                    <pic:blipFill>
                      <a:blip r:embed="rId20"/>
                      <a:stretch>
                        <a:fillRect/>
                      </a:stretch>
                    </pic:blipFill>
                    <pic:spPr>
                      <a:xfrm>
                        <a:off x="0" y="0"/>
                        <a:ext cx="5943600" cy="4211955"/>
                      </a:xfrm>
                      <a:prstGeom prst="rect">
                        <a:avLst/>
                      </a:prstGeom>
                    </pic:spPr>
                  </pic:pic>
                </a:graphicData>
              </a:graphic>
            </wp:inline>
          </w:drawing>
        </w:r>
      </w:ins>
    </w:p>
    <w:p w14:paraId="68734BB4" w14:textId="77777777" w:rsidR="00A52488" w:rsidRDefault="00A52488" w:rsidP="00014B1A">
      <w:pPr>
        <w:pStyle w:val="p2"/>
        <w:spacing w:before="0" w:beforeAutospacing="0" w:after="0" w:afterAutospacing="0"/>
        <w:rPr>
          <w:color w:val="000000"/>
        </w:rPr>
      </w:pPr>
    </w:p>
    <w:p w14:paraId="716B4309" w14:textId="77777777" w:rsidR="00A52488" w:rsidRDefault="00A52488" w:rsidP="00014B1A">
      <w:pPr>
        <w:pStyle w:val="p2"/>
        <w:spacing w:before="0" w:beforeAutospacing="0" w:after="0" w:afterAutospacing="0"/>
        <w:rPr>
          <w:ins w:id="178" w:author="Anila Mehta" w:date="2025-09-24T17:14:00Z"/>
          <w:color w:val="000000"/>
        </w:rPr>
      </w:pPr>
    </w:p>
    <w:p w14:paraId="414E8A05" w14:textId="0E57592B" w:rsidR="00C2542E" w:rsidRDefault="00C2542E" w:rsidP="00014B1A">
      <w:pPr>
        <w:pStyle w:val="p2"/>
        <w:spacing w:before="0" w:beforeAutospacing="0" w:after="0" w:afterAutospacing="0"/>
        <w:rPr>
          <w:ins w:id="179" w:author="Anila Mehta" w:date="2025-09-24T17:14:00Z"/>
          <w:color w:val="000000"/>
        </w:rPr>
      </w:pPr>
      <w:ins w:id="180" w:author="Anila Mehta" w:date="2025-09-24T17:14:00Z">
        <w:r>
          <w:rPr>
            <w:color w:val="000000"/>
          </w:rPr>
          <w:t>Figure 3 below shows the distribution of the inverse propensity weighted</w:t>
        </w:r>
      </w:ins>
      <w:ins w:id="181" w:author="Anila Mehta" w:date="2025-09-24T17:15:00Z">
        <w:r>
          <w:rPr>
            <w:color w:val="000000"/>
          </w:rPr>
          <w:t xml:space="preserve"> </w:t>
        </w:r>
      </w:ins>
      <w:ins w:id="182" w:author="Anila Mehta" w:date="2025-09-24T17:14:00Z">
        <w:r>
          <w:rPr>
            <w:color w:val="000000"/>
          </w:rPr>
          <w:t xml:space="preserve">scores </w:t>
        </w:r>
      </w:ins>
      <w:ins w:id="183" w:author="Anila Mehta" w:date="2025-09-24T17:15:00Z">
        <w:r>
          <w:rPr>
            <w:color w:val="000000"/>
          </w:rPr>
          <w:t xml:space="preserve">across ABG, VBG and Calculated ABG groups. </w:t>
        </w:r>
      </w:ins>
      <w:ins w:id="184" w:author="Anila Mehta" w:date="2025-09-24T17:18:00Z">
        <w:r>
          <w:rPr>
            <w:color w:val="000000"/>
          </w:rPr>
          <w:t xml:space="preserve">Patients who did not receive an ABG or VBG </w:t>
        </w:r>
      </w:ins>
      <w:ins w:id="185" w:author="Anila Mehta" w:date="2025-09-24T17:19:00Z">
        <w:r>
          <w:rPr>
            <w:color w:val="000000"/>
          </w:rPr>
          <w:t xml:space="preserve">are concentrated near 0, indicating that </w:t>
        </w:r>
      </w:ins>
      <w:ins w:id="186" w:author="Anila Mehta" w:date="2025-09-24T17:15:00Z">
        <w:r>
          <w:rPr>
            <w:color w:val="000000"/>
          </w:rPr>
          <w:t xml:space="preserve">most patients who </w:t>
        </w:r>
      </w:ins>
      <w:ins w:id="187" w:author="Anila Mehta" w:date="2025-09-24T17:19:00Z">
        <w:r>
          <w:rPr>
            <w:color w:val="000000"/>
          </w:rPr>
          <w:t xml:space="preserve">were not tested had </w:t>
        </w:r>
      </w:ins>
      <w:ins w:id="188" w:author="Anila Mehta" w:date="2025-09-24T17:15:00Z">
        <w:r>
          <w:rPr>
            <w:color w:val="000000"/>
          </w:rPr>
          <w:t xml:space="preserve">a very low estimated probability of </w:t>
        </w:r>
      </w:ins>
      <w:ins w:id="189" w:author="Anila Mehta" w:date="2025-09-24T17:19:00Z">
        <w:r>
          <w:rPr>
            <w:color w:val="000000"/>
          </w:rPr>
          <w:t>undergoing</w:t>
        </w:r>
      </w:ins>
      <w:ins w:id="190" w:author="Anila Mehta" w:date="2025-09-24T17:15:00Z">
        <w:r>
          <w:rPr>
            <w:color w:val="000000"/>
          </w:rPr>
          <w:t xml:space="preserve"> test</w:t>
        </w:r>
      </w:ins>
      <w:ins w:id="191" w:author="Anila Mehta" w:date="2025-09-24T17:19:00Z">
        <w:r>
          <w:rPr>
            <w:color w:val="000000"/>
          </w:rPr>
          <w:t>ing</w:t>
        </w:r>
      </w:ins>
      <w:ins w:id="192" w:author="Anila Mehta" w:date="2025-09-24T17:15:00Z">
        <w:r>
          <w:rPr>
            <w:color w:val="000000"/>
          </w:rPr>
          <w:t xml:space="preserve">. </w:t>
        </w:r>
      </w:ins>
      <w:ins w:id="193" w:author="Anila Mehta" w:date="2025-09-24T17:16:00Z">
        <w:r>
          <w:rPr>
            <w:color w:val="000000"/>
          </w:rPr>
          <w:t xml:space="preserve">There is some overlap between the patients who </w:t>
        </w:r>
      </w:ins>
      <w:ins w:id="194" w:author="Anila Mehta" w:date="2025-09-24T17:19:00Z">
        <w:r>
          <w:rPr>
            <w:color w:val="000000"/>
          </w:rPr>
          <w:t>received</w:t>
        </w:r>
      </w:ins>
      <w:ins w:id="195" w:author="Anila Mehta" w:date="2025-09-24T17:16:00Z">
        <w:r>
          <w:rPr>
            <w:color w:val="000000"/>
          </w:rPr>
          <w:t xml:space="preserve"> a blood gas and those who did</w:t>
        </w:r>
      </w:ins>
      <w:ins w:id="196" w:author="Anila Mehta" w:date="2025-09-24T17:19:00Z">
        <w:r>
          <w:rPr>
            <w:color w:val="000000"/>
          </w:rPr>
          <w:t xml:space="preserve"> not, </w:t>
        </w:r>
      </w:ins>
      <w:ins w:id="197" w:author="Anila Mehta" w:date="2025-09-24T17:16:00Z">
        <w:r>
          <w:rPr>
            <w:color w:val="000000"/>
          </w:rPr>
          <w:t>which is essen</w:t>
        </w:r>
      </w:ins>
      <w:ins w:id="198" w:author="Anila Mehta" w:date="2025-09-24T17:17:00Z">
        <w:r>
          <w:rPr>
            <w:color w:val="000000"/>
          </w:rPr>
          <w:t>tial for the validity of weighting</w:t>
        </w:r>
      </w:ins>
      <w:ins w:id="199" w:author="Anila Mehta" w:date="2025-09-24T17:19:00Z">
        <w:r>
          <w:rPr>
            <w:color w:val="000000"/>
          </w:rPr>
          <w:t>,</w:t>
        </w:r>
      </w:ins>
      <w:ins w:id="200" w:author="Anila Mehta" w:date="2025-09-24T17:17:00Z">
        <w:r>
          <w:rPr>
            <w:color w:val="000000"/>
          </w:rPr>
          <w:t xml:space="preserve"> as it ensures that each tested patient can be compared to similar untested patients. Additionally, the </w:t>
        </w:r>
      </w:ins>
      <w:ins w:id="201" w:author="Anila Mehta" w:date="2025-09-24T17:19:00Z">
        <w:r>
          <w:rPr>
            <w:color w:val="000000"/>
          </w:rPr>
          <w:t>distribution</w:t>
        </w:r>
      </w:ins>
      <w:ins w:id="202" w:author="Anila Mehta" w:date="2025-09-24T17:17:00Z">
        <w:r>
          <w:rPr>
            <w:color w:val="000000"/>
          </w:rPr>
          <w:t xml:space="preserve"> of patients who </w:t>
        </w:r>
      </w:ins>
      <w:ins w:id="203" w:author="Anila Mehta" w:date="2025-09-24T17:20:00Z">
        <w:r>
          <w:rPr>
            <w:color w:val="000000"/>
          </w:rPr>
          <w:t>underwent blood gas testing is skewed</w:t>
        </w:r>
      </w:ins>
      <w:ins w:id="204" w:author="Anila Mehta" w:date="2025-09-24T17:17:00Z">
        <w:r>
          <w:rPr>
            <w:color w:val="000000"/>
          </w:rPr>
          <w:t xml:space="preserve"> toward higher weights</w:t>
        </w:r>
      </w:ins>
      <w:ins w:id="205" w:author="Anila Mehta" w:date="2025-09-24T17:20:00Z">
        <w:r>
          <w:rPr>
            <w:color w:val="000000"/>
          </w:rPr>
          <w:t>, as expected, since</w:t>
        </w:r>
      </w:ins>
      <w:ins w:id="206" w:author="Anila Mehta" w:date="2025-09-24T17:17:00Z">
        <w:r>
          <w:rPr>
            <w:color w:val="000000"/>
          </w:rPr>
          <w:t xml:space="preserve"> </w:t>
        </w:r>
      </w:ins>
      <w:ins w:id="207" w:author="Anila Mehta" w:date="2025-09-24T17:18:00Z">
        <w:r>
          <w:rPr>
            <w:color w:val="000000"/>
          </w:rPr>
          <w:t xml:space="preserve">sicker patients are more likely to </w:t>
        </w:r>
      </w:ins>
      <w:ins w:id="208" w:author="Anila Mehta" w:date="2025-09-24T17:20:00Z">
        <w:r>
          <w:rPr>
            <w:color w:val="000000"/>
          </w:rPr>
          <w:t>receive</w:t>
        </w:r>
      </w:ins>
      <w:ins w:id="209" w:author="Anila Mehta" w:date="2025-09-24T17:18:00Z">
        <w:r>
          <w:rPr>
            <w:color w:val="000000"/>
          </w:rPr>
          <w:t xml:space="preserve"> blood gas testing. </w:t>
        </w:r>
      </w:ins>
      <w:ins w:id="210" w:author="Anila Mehta" w:date="2025-09-24T17:16:00Z">
        <w:r>
          <w:rPr>
            <w:color w:val="000000"/>
          </w:rPr>
          <w:t xml:space="preserve"> </w:t>
        </w:r>
      </w:ins>
    </w:p>
    <w:p w14:paraId="2A2E26AA" w14:textId="77777777" w:rsidR="00C2542E" w:rsidRDefault="00C2542E" w:rsidP="00014B1A">
      <w:pPr>
        <w:pStyle w:val="p2"/>
        <w:spacing w:before="0" w:beforeAutospacing="0" w:after="0" w:afterAutospacing="0"/>
        <w:rPr>
          <w:color w:val="000000"/>
        </w:rPr>
      </w:pPr>
    </w:p>
    <w:p w14:paraId="4712538E" w14:textId="77777777" w:rsidR="00A52488" w:rsidRDefault="00A52488" w:rsidP="00014B1A">
      <w:pPr>
        <w:pStyle w:val="p2"/>
        <w:spacing w:before="0" w:beforeAutospacing="0" w:after="0" w:afterAutospacing="0"/>
        <w:rPr>
          <w:color w:val="000000"/>
        </w:rPr>
      </w:pPr>
    </w:p>
    <w:p w14:paraId="4897B4D5" w14:textId="2851CA16" w:rsidR="00A52488" w:rsidRPr="00C2542E" w:rsidRDefault="005A3508" w:rsidP="00014B1A">
      <w:pPr>
        <w:pStyle w:val="p2"/>
        <w:spacing w:before="0" w:beforeAutospacing="0" w:after="0" w:afterAutospacing="0"/>
        <w:rPr>
          <w:b/>
          <w:bCs/>
          <w:color w:val="000000"/>
          <w:rPrChange w:id="211" w:author="Anila Mehta" w:date="2025-09-24T17:13:00Z">
            <w:rPr>
              <w:color w:val="000000"/>
            </w:rPr>
          </w:rPrChange>
        </w:rPr>
      </w:pPr>
      <w:ins w:id="212" w:author="Anila Mehta" w:date="2025-09-24T15:39:00Z">
        <w:r w:rsidRPr="00C2542E">
          <w:rPr>
            <w:b/>
            <w:bCs/>
            <w:color w:val="000000"/>
            <w:rPrChange w:id="213" w:author="Anila Mehta" w:date="2025-09-24T17:13:00Z">
              <w:rPr>
                <w:color w:val="000000"/>
              </w:rPr>
            </w:rPrChange>
          </w:rPr>
          <w:t xml:space="preserve">Figure 3: Distribution of </w:t>
        </w:r>
      </w:ins>
      <w:ins w:id="214" w:author="Anila Mehta" w:date="2025-09-25T11:54:00Z">
        <w:r w:rsidR="00C33EC4">
          <w:rPr>
            <w:b/>
            <w:bCs/>
            <w:color w:val="000000"/>
          </w:rPr>
          <w:t>Inverse P</w:t>
        </w:r>
      </w:ins>
      <w:ins w:id="215" w:author="Anila Mehta" w:date="2025-09-24T15:39:00Z">
        <w:r w:rsidRPr="00C2542E">
          <w:rPr>
            <w:b/>
            <w:bCs/>
            <w:color w:val="000000"/>
            <w:rPrChange w:id="216" w:author="Anila Mehta" w:date="2025-09-24T17:13:00Z">
              <w:rPr>
                <w:color w:val="000000"/>
              </w:rPr>
            </w:rPrChange>
          </w:rPr>
          <w:t>ropensity</w:t>
        </w:r>
      </w:ins>
      <w:ins w:id="217" w:author="Anila Mehta" w:date="2025-09-25T11:54:00Z">
        <w:r w:rsidR="00C33EC4">
          <w:rPr>
            <w:b/>
            <w:bCs/>
            <w:color w:val="000000"/>
          </w:rPr>
          <w:t>-Weighted</w:t>
        </w:r>
      </w:ins>
      <w:ins w:id="218" w:author="Anila Mehta" w:date="2025-09-24T15:39:00Z">
        <w:r w:rsidRPr="00C2542E">
          <w:rPr>
            <w:b/>
            <w:bCs/>
            <w:color w:val="000000"/>
            <w:rPrChange w:id="219" w:author="Anila Mehta" w:date="2025-09-24T17:13:00Z">
              <w:rPr>
                <w:color w:val="000000"/>
              </w:rPr>
            </w:rPrChange>
          </w:rPr>
          <w:t xml:space="preserve"> Scores </w:t>
        </w:r>
      </w:ins>
      <w:ins w:id="220" w:author="Anila Mehta" w:date="2025-09-25T11:54:00Z">
        <w:r w:rsidR="00C33EC4">
          <w:rPr>
            <w:b/>
            <w:bCs/>
            <w:color w:val="000000"/>
          </w:rPr>
          <w:t>for</w:t>
        </w:r>
      </w:ins>
      <w:ins w:id="221" w:author="Anila Mehta" w:date="2025-09-24T15:39:00Z">
        <w:r w:rsidRPr="00C2542E">
          <w:rPr>
            <w:b/>
            <w:bCs/>
            <w:color w:val="000000"/>
            <w:rPrChange w:id="222" w:author="Anila Mehta" w:date="2025-09-24T17:13:00Z">
              <w:rPr>
                <w:color w:val="000000"/>
              </w:rPr>
            </w:rPrChange>
          </w:rPr>
          <w:t xml:space="preserve"> ABG, VBG and Calculated ABG groups. </w:t>
        </w:r>
      </w:ins>
      <w:ins w:id="223" w:author="Anila Mehta" w:date="2025-09-25T11:54:00Z">
        <w:r w:rsidR="00C33EC4">
          <w:rPr>
            <w:b/>
            <w:bCs/>
            <w:color w:val="000000"/>
          </w:rPr>
          <w:t xml:space="preserve">Untested patients clustered near zero, while tested patients were skewed toward higher probabilities of being tested. </w:t>
        </w:r>
      </w:ins>
    </w:p>
    <w:p w14:paraId="17FECEDE" w14:textId="77777777" w:rsidR="00A52488" w:rsidRDefault="00A52488" w:rsidP="00014B1A">
      <w:pPr>
        <w:pStyle w:val="p2"/>
        <w:spacing w:before="0" w:beforeAutospacing="0" w:after="0" w:afterAutospacing="0"/>
        <w:rPr>
          <w:color w:val="000000"/>
        </w:rPr>
      </w:pPr>
    </w:p>
    <w:p w14:paraId="73F6FC17" w14:textId="7420BFAF" w:rsidR="00A52488" w:rsidRDefault="00C33EC4" w:rsidP="00014B1A">
      <w:pPr>
        <w:pStyle w:val="p2"/>
        <w:spacing w:before="0" w:beforeAutospacing="0" w:after="0" w:afterAutospacing="0"/>
        <w:rPr>
          <w:color w:val="000000"/>
        </w:rPr>
      </w:pPr>
      <w:ins w:id="224" w:author="Anila Mehta" w:date="2025-09-25T11:51:00Z">
        <w:r w:rsidRPr="00C33EC4">
          <w:rPr>
            <w:noProof/>
            <w:color w:val="000000"/>
          </w:rPr>
          <w:lastRenderedPageBreak/>
          <w:drawing>
            <wp:inline distT="0" distB="0" distL="0" distR="0" wp14:anchorId="27668601" wp14:editId="4E12CC50">
              <wp:extent cx="5943600" cy="4224655"/>
              <wp:effectExtent l="0" t="0" r="0" b="4445"/>
              <wp:docPr id="116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722" name=""/>
                      <pic:cNvPicPr/>
                    </pic:nvPicPr>
                    <pic:blipFill>
                      <a:blip r:embed="rId21"/>
                      <a:stretch>
                        <a:fillRect/>
                      </a:stretch>
                    </pic:blipFill>
                    <pic:spPr>
                      <a:xfrm>
                        <a:off x="0" y="0"/>
                        <a:ext cx="5943600" cy="4224655"/>
                      </a:xfrm>
                      <a:prstGeom prst="rect">
                        <a:avLst/>
                      </a:prstGeom>
                    </pic:spPr>
                  </pic:pic>
                </a:graphicData>
              </a:graphic>
            </wp:inline>
          </w:drawing>
        </w:r>
      </w:ins>
    </w:p>
    <w:p w14:paraId="45EEF483" w14:textId="77777777" w:rsidR="00A52488" w:rsidRDefault="00A52488" w:rsidP="00014B1A">
      <w:pPr>
        <w:pStyle w:val="p2"/>
        <w:spacing w:before="0" w:beforeAutospacing="0" w:after="0" w:afterAutospacing="0"/>
        <w:rPr>
          <w:color w:val="000000"/>
        </w:rPr>
      </w:pPr>
    </w:p>
    <w:p w14:paraId="2E3DC97C" w14:textId="77777777" w:rsidR="00A52488" w:rsidRDefault="00A52488" w:rsidP="00014B1A">
      <w:pPr>
        <w:pStyle w:val="p2"/>
        <w:spacing w:before="0" w:beforeAutospacing="0" w:after="0" w:afterAutospacing="0"/>
        <w:rPr>
          <w:color w:val="000000"/>
        </w:rPr>
      </w:pPr>
    </w:p>
    <w:p w14:paraId="00DBB3E7" w14:textId="77777777" w:rsidR="00A52488" w:rsidRDefault="00A52488" w:rsidP="00014B1A">
      <w:pPr>
        <w:pStyle w:val="p2"/>
        <w:spacing w:before="0" w:beforeAutospacing="0" w:after="0" w:afterAutospacing="0"/>
        <w:rPr>
          <w:color w:val="000000"/>
        </w:rPr>
      </w:pPr>
    </w:p>
    <w:p w14:paraId="6D5DB358" w14:textId="77777777" w:rsidR="00A52488" w:rsidRPr="00623125" w:rsidRDefault="00A52488" w:rsidP="00014B1A">
      <w:pPr>
        <w:pStyle w:val="p2"/>
        <w:spacing w:before="0" w:beforeAutospacing="0" w:after="0" w:afterAutospacing="0"/>
        <w:rPr>
          <w:color w:val="000000"/>
        </w:rPr>
      </w:pPr>
    </w:p>
    <w:p w14:paraId="5F8D0678" w14:textId="77777777" w:rsidR="00014B1A" w:rsidRPr="00623125" w:rsidRDefault="00014B1A" w:rsidP="00014B1A">
      <w:pPr>
        <w:pStyle w:val="p2"/>
        <w:spacing w:before="0" w:beforeAutospacing="0" w:after="0" w:afterAutospacing="0"/>
        <w:rPr>
          <w:color w:val="000000"/>
        </w:rPr>
      </w:pPr>
      <w:r w:rsidRPr="00623125">
        <w:rPr>
          <w:color w:val="000000"/>
        </w:rPr>
        <w:t> </w:t>
      </w:r>
    </w:p>
    <w:p w14:paraId="403E0289" w14:textId="77777777" w:rsidR="00014B1A" w:rsidRPr="00656FB1" w:rsidRDefault="00014B1A" w:rsidP="00014B1A">
      <w:pPr>
        <w:pStyle w:val="p1"/>
        <w:spacing w:before="0" w:beforeAutospacing="0" w:after="0" w:afterAutospacing="0"/>
        <w:rPr>
          <w:b/>
          <w:bCs/>
          <w:color w:val="000000"/>
        </w:rPr>
      </w:pPr>
      <w:r w:rsidRPr="00656FB1">
        <w:rPr>
          <w:rStyle w:val="s1"/>
          <w:b/>
          <w:bCs/>
          <w:color w:val="000000"/>
          <w:u w:val="single"/>
        </w:rPr>
        <w:t>Discussion:</w:t>
      </w:r>
      <w:r w:rsidRPr="00656FB1">
        <w:rPr>
          <w:rStyle w:val="apple-converted-space"/>
          <w:b/>
          <w:bCs/>
          <w:color w:val="000000"/>
        </w:rPr>
        <w:t> </w:t>
      </w:r>
    </w:p>
    <w:p w14:paraId="25F40C8D" w14:textId="77777777" w:rsidR="00014B1A" w:rsidRDefault="00014B1A" w:rsidP="00014B1A">
      <w:pPr>
        <w:pStyle w:val="p2"/>
        <w:spacing w:before="0" w:beforeAutospacing="0" w:after="0" w:afterAutospacing="0"/>
        <w:rPr>
          <w:ins w:id="225" w:author="Brian Locke" w:date="2025-09-22T15:51:00Z"/>
          <w:color w:val="000000"/>
        </w:rPr>
      </w:pPr>
      <w:r w:rsidRPr="00623125">
        <w:rPr>
          <w:color w:val="000000"/>
        </w:rPr>
        <w:t> </w:t>
      </w:r>
    </w:p>
    <w:p w14:paraId="5868E29A" w14:textId="50446441" w:rsidR="00A52488" w:rsidDel="00FD49E7" w:rsidRDefault="00A52488" w:rsidP="00014B1A">
      <w:pPr>
        <w:pStyle w:val="p2"/>
        <w:spacing w:before="0" w:beforeAutospacing="0" w:after="0" w:afterAutospacing="0"/>
        <w:rPr>
          <w:ins w:id="226" w:author="Brian Locke" w:date="2025-09-22T15:51:00Z"/>
          <w:del w:id="227" w:author="Anila Mehta" w:date="2025-09-25T14:49:00Z"/>
          <w:color w:val="000000"/>
        </w:rPr>
      </w:pPr>
      <w:ins w:id="228" w:author="Brian Locke" w:date="2025-09-22T15:51:00Z">
        <w:del w:id="229" w:author="Anila Mehta" w:date="2025-09-25T14:49:00Z">
          <w:r w:rsidDel="00FD49E7">
            <w:rPr>
              <w:color w:val="000000"/>
            </w:rPr>
            <w:delText xml:space="preserve">Once you have the results together, take a stab at the discussion – can be super rough and dirty and does not have to be completed all in 1 swing…. But focus on the big summary statement paragraph, and the strengths </w:delText>
          </w:r>
        </w:del>
      </w:ins>
      <w:ins w:id="230" w:author="Brian Locke" w:date="2025-09-22T15:52:00Z">
        <w:del w:id="231" w:author="Anila Mehta" w:date="2025-09-25T14:49:00Z">
          <w:r w:rsidDel="00FD49E7">
            <w:rPr>
              <w:color w:val="000000"/>
            </w:rPr>
            <w:delText xml:space="preserve">and limitations paragraphs. We can interate on those and go from there. </w:delText>
          </w:r>
        </w:del>
      </w:ins>
    </w:p>
    <w:p w14:paraId="1E923B57" w14:textId="29D7C1DD" w:rsidR="00014B1A" w:rsidRPr="00623125" w:rsidDel="00FD49E7" w:rsidRDefault="00014B1A" w:rsidP="00014B1A">
      <w:pPr>
        <w:pStyle w:val="p3"/>
        <w:spacing w:before="120" w:beforeAutospacing="0" w:after="120" w:afterAutospacing="0"/>
        <w:rPr>
          <w:del w:id="232" w:author="Anila Mehta" w:date="2025-09-25T14:49:00Z"/>
          <w:color w:val="000000"/>
        </w:rPr>
      </w:pPr>
    </w:p>
    <w:p w14:paraId="5E6AD37B" w14:textId="4F8FCF68" w:rsidR="00D61DF5" w:rsidRDefault="00D61DF5" w:rsidP="00014B1A">
      <w:pPr>
        <w:rPr>
          <w:ins w:id="233" w:author="Anila Mehta" w:date="2025-09-24T15:41:00Z"/>
          <w:rFonts w:ascii="Times New Roman" w:hAnsi="Times New Roman" w:cs="Times New Roman"/>
          <w:i/>
          <w:iCs/>
        </w:rPr>
      </w:pPr>
      <w:del w:id="234" w:author="Anila Mehta" w:date="2025-09-25T14:49:00Z">
        <w:r w:rsidDel="00FD49E7">
          <w:rPr>
            <w:rFonts w:ascii="Times New Roman" w:hAnsi="Times New Roman" w:cs="Times New Roman"/>
          </w:rPr>
          <w:delText xml:space="preserve">Results Summary </w:delText>
        </w:r>
      </w:del>
    </w:p>
    <w:p w14:paraId="05878738" w14:textId="43B3D360" w:rsidR="00D61DF5" w:rsidRPr="00B246CC" w:rsidRDefault="00DD2D6F" w:rsidP="00014B1A">
      <w:pPr>
        <w:rPr>
          <w:ins w:id="235" w:author="Anila Mehta" w:date="2025-09-24T15:41:00Z"/>
          <w:rFonts w:ascii="Times New Roman" w:hAnsi="Times New Roman" w:cs="Times New Roman"/>
        </w:rPr>
      </w:pPr>
      <w:ins w:id="236" w:author="Anila Mehta" w:date="2025-09-24T17:30:00Z">
        <w:r>
          <w:rPr>
            <w:rFonts w:ascii="Times New Roman" w:hAnsi="Times New Roman" w:cs="Times New Roman"/>
          </w:rPr>
          <w:t xml:space="preserve">Overall, </w:t>
        </w:r>
      </w:ins>
      <w:ins w:id="237" w:author="Anila Mehta" w:date="2025-09-25T11:56:00Z">
        <w:r w:rsidR="00C33EC4">
          <w:rPr>
            <w:rFonts w:ascii="Times New Roman" w:hAnsi="Times New Roman" w:cs="Times New Roman"/>
          </w:rPr>
          <w:t xml:space="preserve">these findings suggest that venous and arterial blood gas measurements provide comparable clinical information in predicting key outcomes, including non-invasive ventilation, invasive mechanical ventilation, diagnosis of hypercapnic respiratory failure and 60-day mortality. The absence of significant differences between VBG and ABG </w:t>
        </w:r>
      </w:ins>
      <w:ins w:id="238" w:author="Anila Mehta" w:date="2025-09-25T11:57:00Z">
        <w:r w:rsidR="00C33EC4">
          <w:rPr>
            <w:rFonts w:ascii="Times New Roman" w:hAnsi="Times New Roman" w:cs="Times New Roman"/>
          </w:rPr>
          <w:t xml:space="preserve">groups indicate that VBG testing may be sufficient for guiding management decisions in many patients, potentially reducing the need for more invasive arterial sampling. </w:t>
        </w:r>
      </w:ins>
    </w:p>
    <w:p w14:paraId="49F3D094" w14:textId="77777777" w:rsidR="00D61DF5" w:rsidRDefault="00D61DF5" w:rsidP="00D61DF5">
      <w:pPr>
        <w:rPr>
          <w:ins w:id="239" w:author="Anila Mehta" w:date="2025-09-25T14:49:00Z"/>
          <w:rFonts w:ascii="Times New Roman" w:hAnsi="Times New Roman" w:cs="Times New Roman"/>
          <w:i/>
          <w:iCs/>
        </w:rPr>
      </w:pPr>
    </w:p>
    <w:p w14:paraId="12F6DACD" w14:textId="4050AF7C" w:rsidR="00FD49E7" w:rsidRPr="00FD49E7" w:rsidRDefault="00FD49E7" w:rsidP="00D61DF5">
      <w:pPr>
        <w:rPr>
          <w:ins w:id="240" w:author="Anila Mehta" w:date="2025-09-24T15:41:00Z"/>
          <w:rFonts w:ascii="Times New Roman" w:hAnsi="Times New Roman"/>
          <w:color w:val="000000"/>
          <w:rPrChange w:id="241" w:author="Anila Mehta" w:date="2025-09-25T14:52:00Z">
            <w:rPr>
              <w:ins w:id="242" w:author="Anila Mehta" w:date="2025-09-24T15:41:00Z"/>
              <w:rFonts w:ascii="Times New Roman" w:hAnsi="Times New Roman" w:cs="Times New Roman"/>
              <w:i/>
              <w:iCs/>
            </w:rPr>
          </w:rPrChange>
        </w:rPr>
      </w:pPr>
      <w:ins w:id="243" w:author="Anila Mehta" w:date="2025-09-25T14:49:00Z">
        <w:r>
          <w:rPr>
            <w:rFonts w:ascii="Times New Roman" w:hAnsi="Times New Roman" w:cs="Times New Roman"/>
          </w:rPr>
          <w:t xml:space="preserve">Previous studies have shown that venous and arterial </w:t>
        </w:r>
        <w:proofErr w:type="spellStart"/>
        <w:r>
          <w:rPr>
            <w:color w:val="000000"/>
          </w:rPr>
          <w:t>p</w:t>
        </w:r>
        <w:r w:rsidRPr="00D50D21">
          <w:rPr>
            <w:rFonts w:ascii="Times New Roman" w:hAnsi="Times New Roman"/>
            <w:color w:val="000000"/>
          </w:rPr>
          <w:t>CO</w:t>
        </w:r>
        <w:proofErr w:type="spellEnd"/>
        <w:r w:rsidRPr="00D50D21">
          <w:rPr>
            <w:rFonts w:ascii="Times New Roman" w:hAnsi="Times New Roman"/>
            <w:color w:val="000000"/>
          </w:rPr>
          <w:t>₂</w:t>
        </w:r>
        <w:r>
          <w:rPr>
            <w:rFonts w:ascii="Times New Roman" w:hAnsi="Times New Roman"/>
            <w:color w:val="000000"/>
          </w:rPr>
          <w:t xml:space="preserve"> values are strongly </w:t>
        </w:r>
      </w:ins>
      <w:ins w:id="244" w:author="Anila Mehta" w:date="2025-09-25T14:50:00Z">
        <w:r>
          <w:rPr>
            <w:rFonts w:ascii="Times New Roman" w:hAnsi="Times New Roman"/>
            <w:color w:val="000000"/>
          </w:rPr>
          <w:t xml:space="preserve">correlated. The prior work has </w:t>
        </w:r>
      </w:ins>
      <w:ins w:id="245" w:author="Anila Mehta" w:date="2025-09-25T14:51:00Z">
        <w:r>
          <w:rPr>
            <w:rFonts w:ascii="Times New Roman" w:hAnsi="Times New Roman"/>
            <w:color w:val="000000"/>
          </w:rPr>
          <w:t>focused</w:t>
        </w:r>
      </w:ins>
      <w:ins w:id="246" w:author="Anila Mehta" w:date="2025-09-25T14:50:00Z">
        <w:r>
          <w:rPr>
            <w:rFonts w:ascii="Times New Roman" w:hAnsi="Times New Roman"/>
            <w:color w:val="000000"/>
          </w:rPr>
          <w:t xml:space="preserve"> on diagnostic accuracy or </w:t>
        </w:r>
      </w:ins>
      <w:ins w:id="247" w:author="Anila Mehta" w:date="2025-09-25T16:45:00Z">
        <w:r w:rsidR="00A16840">
          <w:rPr>
            <w:rFonts w:ascii="Times New Roman" w:hAnsi="Times New Roman"/>
            <w:color w:val="000000"/>
          </w:rPr>
          <w:t>correlation</w:t>
        </w:r>
      </w:ins>
      <w:ins w:id="248" w:author="Anila Mehta" w:date="2025-09-25T14:50:00Z">
        <w:r>
          <w:rPr>
            <w:rFonts w:ascii="Times New Roman" w:hAnsi="Times New Roman"/>
            <w:color w:val="000000"/>
          </w:rPr>
          <w:t xml:space="preserve"> coefficients rather than clinical outcomes. Our study expands </w:t>
        </w:r>
      </w:ins>
      <w:ins w:id="249" w:author="Anila Mehta" w:date="2025-09-25T14:51:00Z">
        <w:r>
          <w:rPr>
            <w:rFonts w:ascii="Times New Roman" w:hAnsi="Times New Roman"/>
            <w:color w:val="000000"/>
          </w:rPr>
          <w:t>upon</w:t>
        </w:r>
      </w:ins>
      <w:ins w:id="250" w:author="Anila Mehta" w:date="2025-09-25T14:50:00Z">
        <w:r>
          <w:rPr>
            <w:rFonts w:ascii="Times New Roman" w:hAnsi="Times New Roman"/>
            <w:color w:val="000000"/>
          </w:rPr>
          <w:t xml:space="preserve"> this literature by linking arterial and venous blood gas </w:t>
        </w:r>
      </w:ins>
      <w:ins w:id="251" w:author="Anila Mehta" w:date="2025-09-25T14:51:00Z">
        <w:r>
          <w:rPr>
            <w:rFonts w:ascii="Times New Roman" w:hAnsi="Times New Roman"/>
            <w:color w:val="000000"/>
          </w:rPr>
          <w:t>measurements</w:t>
        </w:r>
      </w:ins>
      <w:ins w:id="252" w:author="Anila Mehta" w:date="2025-09-25T14:50:00Z">
        <w:r>
          <w:rPr>
            <w:rFonts w:ascii="Times New Roman" w:hAnsi="Times New Roman"/>
            <w:color w:val="000000"/>
          </w:rPr>
          <w:t xml:space="preserve"> to meaning</w:t>
        </w:r>
      </w:ins>
      <w:ins w:id="253" w:author="Anila Mehta" w:date="2025-09-25T14:51:00Z">
        <w:r>
          <w:rPr>
            <w:rFonts w:ascii="Times New Roman" w:hAnsi="Times New Roman"/>
            <w:color w:val="000000"/>
          </w:rPr>
          <w:t xml:space="preserve">ful clinical outcomes such as mechanical ventilation and mortality. </w:t>
        </w:r>
      </w:ins>
      <w:ins w:id="254" w:author="Anila Mehta" w:date="2025-09-25T14:52:00Z">
        <w:r>
          <w:rPr>
            <w:rFonts w:ascii="Times New Roman" w:hAnsi="Times New Roman"/>
            <w:color w:val="000000"/>
          </w:rPr>
          <w:t xml:space="preserve">Our study findings </w:t>
        </w:r>
        <w:proofErr w:type="gramStart"/>
        <w:r>
          <w:rPr>
            <w:rFonts w:ascii="Times New Roman" w:hAnsi="Times New Roman"/>
            <w:color w:val="000000"/>
          </w:rPr>
          <w:t>are</w:t>
        </w:r>
        <w:proofErr w:type="gramEnd"/>
        <w:r>
          <w:rPr>
            <w:rFonts w:ascii="Times New Roman" w:hAnsi="Times New Roman"/>
            <w:color w:val="000000"/>
          </w:rPr>
          <w:t xml:space="preserve">  </w:t>
        </w:r>
      </w:ins>
    </w:p>
    <w:p w14:paraId="0213CAF4" w14:textId="77777777" w:rsidR="00D61DF5" w:rsidRDefault="00D61DF5" w:rsidP="00D61DF5">
      <w:pPr>
        <w:rPr>
          <w:ins w:id="255" w:author="Anila Mehta" w:date="2025-09-24T15:41:00Z"/>
          <w:rFonts w:ascii="Times New Roman" w:hAnsi="Times New Roman" w:cs="Times New Roman"/>
          <w:i/>
          <w:iCs/>
        </w:rPr>
      </w:pPr>
    </w:p>
    <w:p w14:paraId="37F48482" w14:textId="4E6807A4" w:rsidR="00D61DF5" w:rsidRPr="00D61DF5" w:rsidRDefault="00D61DF5">
      <w:pPr>
        <w:rPr>
          <w:ins w:id="256" w:author="Anila Mehta" w:date="2025-09-24T15:41:00Z"/>
          <w:rFonts w:ascii="Times New Roman" w:hAnsi="Times New Roman" w:cs="Times New Roman"/>
          <w:b/>
          <w:bCs/>
          <w:rPrChange w:id="257" w:author="Anila Mehta" w:date="2025-09-24T15:41:00Z">
            <w:rPr>
              <w:ins w:id="258" w:author="Anila Mehta" w:date="2025-09-24T15:41:00Z"/>
            </w:rPr>
          </w:rPrChange>
        </w:rPr>
        <w:pPrChange w:id="259" w:author="Anila Mehta" w:date="2025-09-24T15:41:00Z">
          <w:pPr>
            <w:pStyle w:val="ListParagraph"/>
            <w:numPr>
              <w:numId w:val="2"/>
            </w:numPr>
            <w:ind w:hanging="360"/>
          </w:pPr>
        </w:pPrChange>
      </w:pPr>
      <w:ins w:id="260" w:author="Anila Mehta" w:date="2025-09-24T15:41:00Z">
        <w:r w:rsidRPr="00D61DF5">
          <w:rPr>
            <w:rFonts w:ascii="Times New Roman" w:hAnsi="Times New Roman" w:cs="Times New Roman"/>
            <w:b/>
            <w:bCs/>
            <w:rPrChange w:id="261" w:author="Anila Mehta" w:date="2025-09-24T15:41:00Z">
              <w:rPr>
                <w:rFonts w:ascii="Times New Roman" w:hAnsi="Times New Roman" w:cs="Times New Roman"/>
              </w:rPr>
            </w:rPrChange>
          </w:rPr>
          <w:t xml:space="preserve">Strength and Limitations </w:t>
        </w:r>
      </w:ins>
    </w:p>
    <w:p w14:paraId="442CACE4" w14:textId="4D33151A" w:rsidR="00014B1A" w:rsidDel="00D61DF5" w:rsidRDefault="00014B1A" w:rsidP="00014B1A">
      <w:pPr>
        <w:rPr>
          <w:del w:id="262" w:author="Anila Mehta" w:date="2025-09-24T15:41:00Z"/>
          <w:rFonts w:ascii="Times New Roman" w:hAnsi="Times New Roman" w:cs="Times New Roman"/>
          <w:i/>
          <w:iCs/>
        </w:rPr>
      </w:pPr>
    </w:p>
    <w:p w14:paraId="3B279439" w14:textId="77777777" w:rsidR="00D61DF5" w:rsidRDefault="00D61DF5" w:rsidP="00014B1A">
      <w:pPr>
        <w:rPr>
          <w:ins w:id="263" w:author="Anila Mehta" w:date="2025-09-24T15:42:00Z"/>
          <w:rFonts w:ascii="Times New Roman" w:hAnsi="Times New Roman" w:cs="Times New Roman"/>
          <w:i/>
          <w:iCs/>
        </w:rPr>
      </w:pPr>
    </w:p>
    <w:p w14:paraId="2548B667" w14:textId="007D3972" w:rsidR="00D61DF5" w:rsidRDefault="00D61DF5" w:rsidP="00014B1A">
      <w:pPr>
        <w:rPr>
          <w:ins w:id="264" w:author="Anila Mehta" w:date="2025-09-24T15:44:00Z"/>
          <w:rFonts w:ascii="Times New Roman" w:hAnsi="Times New Roman" w:cs="Times New Roman"/>
        </w:rPr>
      </w:pPr>
      <w:ins w:id="265" w:author="Anila Mehta" w:date="2025-09-24T15:42:00Z">
        <w:r>
          <w:rPr>
            <w:rFonts w:ascii="Times New Roman" w:hAnsi="Times New Roman" w:cs="Times New Roman"/>
          </w:rPr>
          <w:t xml:space="preserve">This study has several strengths. It leverages a relatively large cohort of patients across multiple institutions which enhances the generalizability </w:t>
        </w:r>
      </w:ins>
      <w:ins w:id="266" w:author="Anila Mehta" w:date="2025-09-24T15:54:00Z">
        <w:r w:rsidR="00971134">
          <w:rPr>
            <w:rFonts w:ascii="Times New Roman" w:hAnsi="Times New Roman" w:cs="Times New Roman"/>
          </w:rPr>
          <w:t xml:space="preserve">and external validity </w:t>
        </w:r>
      </w:ins>
      <w:ins w:id="267" w:author="Anila Mehta" w:date="2025-09-24T15:42:00Z">
        <w:r>
          <w:rPr>
            <w:rFonts w:ascii="Times New Roman" w:hAnsi="Times New Roman" w:cs="Times New Roman"/>
          </w:rPr>
          <w:t xml:space="preserve">of the findings. </w:t>
        </w:r>
      </w:ins>
      <w:ins w:id="268" w:author="Anila Mehta" w:date="2025-09-24T15:54:00Z">
        <w:r w:rsidR="00971134">
          <w:rPr>
            <w:rFonts w:ascii="Times New Roman" w:hAnsi="Times New Roman" w:cs="Times New Roman"/>
          </w:rPr>
          <w:t xml:space="preserve">The study design reflects real-world clinical practice by stratifying patients who underwent either ABG or </w:t>
        </w:r>
      </w:ins>
      <w:ins w:id="269" w:author="Anila Mehta" w:date="2025-09-24T15:55:00Z">
        <w:r w:rsidR="00971134">
          <w:rPr>
            <w:rFonts w:ascii="Times New Roman" w:hAnsi="Times New Roman" w:cs="Times New Roman"/>
          </w:rPr>
          <w:t xml:space="preserve">VBG testing, providing insight into how hypercapnia is assessed and managed across different clinical contexts. </w:t>
        </w:r>
      </w:ins>
      <w:ins w:id="270" w:author="Anila Mehta" w:date="2025-09-24T15:43:00Z">
        <w:r>
          <w:rPr>
            <w:rFonts w:ascii="Times New Roman" w:hAnsi="Times New Roman" w:cs="Times New Roman"/>
          </w:rPr>
          <w:t xml:space="preserve">The use of multivariable logistic regressions and inverse </w:t>
        </w:r>
      </w:ins>
      <w:ins w:id="271" w:author="Anila Mehta" w:date="2025-09-24T15:47:00Z">
        <w:r>
          <w:rPr>
            <w:rFonts w:ascii="Times New Roman" w:hAnsi="Times New Roman" w:cs="Times New Roman"/>
          </w:rPr>
          <w:t>propensity</w:t>
        </w:r>
      </w:ins>
      <w:ins w:id="272" w:author="Anila Mehta" w:date="2025-09-24T15:43:00Z">
        <w:r>
          <w:rPr>
            <w:rFonts w:ascii="Times New Roman" w:hAnsi="Times New Roman" w:cs="Times New Roman"/>
          </w:rPr>
          <w:t xml:space="preserve"> weighting allowed for the adjustment of measured cofounders and provided a robust assessment of associations between hypercapnia and important clinical outcomes such as mechanical ventilation, non-invasive </w:t>
        </w:r>
      </w:ins>
      <w:ins w:id="273" w:author="Anila Mehta" w:date="2025-09-24T15:44:00Z">
        <w:r>
          <w:rPr>
            <w:rFonts w:ascii="Times New Roman" w:hAnsi="Times New Roman" w:cs="Times New Roman"/>
          </w:rPr>
          <w:t>ventilation and 60</w:t>
        </w:r>
      </w:ins>
      <w:ins w:id="274" w:author="Anila Mehta" w:date="2025-09-24T15:48:00Z">
        <w:r w:rsidR="0087161F">
          <w:rPr>
            <w:rFonts w:ascii="Times New Roman" w:hAnsi="Times New Roman" w:cs="Times New Roman"/>
          </w:rPr>
          <w:t>-</w:t>
        </w:r>
      </w:ins>
      <w:ins w:id="275" w:author="Anila Mehta" w:date="2025-09-24T15:44:00Z">
        <w:r>
          <w:rPr>
            <w:rFonts w:ascii="Times New Roman" w:hAnsi="Times New Roman" w:cs="Times New Roman"/>
          </w:rPr>
          <w:t xml:space="preserve">day mortality. </w:t>
        </w:r>
      </w:ins>
      <w:ins w:id="276" w:author="Anila Mehta" w:date="2025-09-24T15:56:00Z">
        <w:r w:rsidR="00971134">
          <w:rPr>
            <w:rFonts w:ascii="Times New Roman" w:hAnsi="Times New Roman" w:cs="Times New Roman"/>
          </w:rPr>
          <w:t xml:space="preserve">Propensity scores were estimated using a machine learning method that accommodates non-linear relationships and missing data. </w:t>
        </w:r>
      </w:ins>
    </w:p>
    <w:p w14:paraId="423FC835" w14:textId="77777777" w:rsidR="00D61DF5" w:rsidRDefault="00D61DF5" w:rsidP="00014B1A">
      <w:pPr>
        <w:rPr>
          <w:ins w:id="277" w:author="Anila Mehta" w:date="2025-09-24T15:44:00Z"/>
          <w:rFonts w:ascii="Times New Roman" w:hAnsi="Times New Roman" w:cs="Times New Roman"/>
        </w:rPr>
      </w:pPr>
    </w:p>
    <w:p w14:paraId="4B755A38" w14:textId="679C22B1" w:rsidR="009961A5" w:rsidRDefault="00D61DF5" w:rsidP="00014B1A">
      <w:pPr>
        <w:rPr>
          <w:ins w:id="278" w:author="Anila Mehta" w:date="2025-09-25T14:52:00Z"/>
          <w:rFonts w:ascii="Times New Roman" w:hAnsi="Times New Roman" w:cs="Times New Roman"/>
        </w:rPr>
      </w:pPr>
      <w:ins w:id="279" w:author="Anila Mehta" w:date="2025-09-24T15:44:00Z">
        <w:r>
          <w:rPr>
            <w:rFonts w:ascii="Times New Roman" w:hAnsi="Times New Roman" w:cs="Times New Roman"/>
          </w:rPr>
          <w:t xml:space="preserve">However, this study does have certain limitations. The retrospective design of this study </w:t>
        </w:r>
      </w:ins>
      <w:ins w:id="280" w:author="Anila Mehta" w:date="2025-09-24T15:45:00Z">
        <w:r>
          <w:rPr>
            <w:rFonts w:ascii="Times New Roman" w:hAnsi="Times New Roman" w:cs="Times New Roman"/>
          </w:rPr>
          <w:t xml:space="preserve">eliminates casual </w:t>
        </w:r>
      </w:ins>
      <w:ins w:id="281" w:author="Anila Mehta" w:date="2025-09-24T15:48:00Z">
        <w:r w:rsidR="0087161F">
          <w:rPr>
            <w:rFonts w:ascii="Times New Roman" w:hAnsi="Times New Roman" w:cs="Times New Roman"/>
          </w:rPr>
          <w:t>inference</w:t>
        </w:r>
      </w:ins>
      <w:ins w:id="282" w:author="Anila Mehta" w:date="2025-09-24T15:45:00Z">
        <w:r>
          <w:rPr>
            <w:rFonts w:ascii="Times New Roman" w:hAnsi="Times New Roman" w:cs="Times New Roman"/>
          </w:rPr>
          <w:t xml:space="preserve"> and is at risk for </w:t>
        </w:r>
      </w:ins>
      <w:ins w:id="283" w:author="Anila Mehta" w:date="2025-09-24T15:48:00Z">
        <w:r w:rsidR="0087161F">
          <w:rPr>
            <w:rFonts w:ascii="Times New Roman" w:hAnsi="Times New Roman" w:cs="Times New Roman"/>
          </w:rPr>
          <w:t>confounders</w:t>
        </w:r>
      </w:ins>
      <w:ins w:id="284" w:author="Anila Mehta" w:date="2025-09-24T15:45:00Z">
        <w:r>
          <w:rPr>
            <w:rFonts w:ascii="Times New Roman" w:hAnsi="Times New Roman" w:cs="Times New Roman"/>
          </w:rPr>
          <w:t xml:space="preserve"> that bias results. </w:t>
        </w:r>
      </w:ins>
      <w:ins w:id="285" w:author="Anila Mehta" w:date="2025-09-24T15:57:00Z">
        <w:r w:rsidR="00971134">
          <w:rPr>
            <w:rFonts w:ascii="Times New Roman" w:hAnsi="Times New Roman" w:cs="Times New Roman"/>
          </w:rPr>
          <w:t xml:space="preserve">Unmeasured variables such as provider practice style or illness severity may have influenced </w:t>
        </w:r>
      </w:ins>
      <w:ins w:id="286" w:author="Anila Mehta" w:date="2025-09-24T15:58:00Z">
        <w:r w:rsidR="00971134">
          <w:rPr>
            <w:rFonts w:ascii="Times New Roman" w:hAnsi="Times New Roman" w:cs="Times New Roman"/>
          </w:rPr>
          <w:t xml:space="preserve">both the likelihood of testing and clinical outcomes. </w:t>
        </w:r>
      </w:ins>
      <w:ins w:id="287" w:author="Anila Mehta" w:date="2025-09-24T15:51:00Z">
        <w:r w:rsidR="0087161F">
          <w:rPr>
            <w:rFonts w:ascii="Times New Roman" w:hAnsi="Times New Roman" w:cs="Times New Roman"/>
          </w:rPr>
          <w:t>Since data was extracted from the electronic health record, misclassificati</w:t>
        </w:r>
      </w:ins>
      <w:ins w:id="288" w:author="Anila Mehta" w:date="2025-09-24T15:52:00Z">
        <w:r w:rsidR="0087161F">
          <w:rPr>
            <w:rFonts w:ascii="Times New Roman" w:hAnsi="Times New Roman" w:cs="Times New Roman"/>
          </w:rPr>
          <w:t xml:space="preserve">on or missing data in comorbidities, test results or outcomes is possible. </w:t>
        </w:r>
      </w:ins>
      <w:ins w:id="289" w:author="Anila Mehta" w:date="2025-09-24T15:58:00Z">
        <w:r w:rsidR="00654FD4">
          <w:rPr>
            <w:rFonts w:ascii="Times New Roman" w:hAnsi="Times New Roman" w:cs="Times New Roman"/>
          </w:rPr>
          <w:t>This study reli</w:t>
        </w:r>
      </w:ins>
      <w:ins w:id="290" w:author="Anila Mehta" w:date="2025-09-24T15:59:00Z">
        <w:r w:rsidR="00654FD4">
          <w:rPr>
            <w:rFonts w:ascii="Times New Roman" w:hAnsi="Times New Roman" w:cs="Times New Roman"/>
          </w:rPr>
          <w:t xml:space="preserve">ed on single blood gas measurements obtained on any day throughout the counter, which limits the ability of assess </w:t>
        </w:r>
      </w:ins>
      <w:ins w:id="291" w:author="Anila Mehta" w:date="2025-09-24T16:00:00Z">
        <w:r w:rsidR="00654FD4">
          <w:rPr>
            <w:rFonts w:ascii="Times New Roman" w:hAnsi="Times New Roman" w:cs="Times New Roman"/>
          </w:rPr>
          <w:t>temporal</w:t>
        </w:r>
      </w:ins>
      <w:ins w:id="292" w:author="Anila Mehta" w:date="2025-09-24T15:59:00Z">
        <w:r w:rsidR="00654FD4">
          <w:rPr>
            <w:rFonts w:ascii="Times New Roman" w:hAnsi="Times New Roman" w:cs="Times New Roman"/>
          </w:rPr>
          <w:t xml:space="preserve"> changes </w:t>
        </w:r>
        <w:r w:rsidR="00654FD4" w:rsidRPr="00B21F6A">
          <w:rPr>
            <w:rFonts w:ascii="Times New Roman" w:hAnsi="Times New Roman" w:cs="Times New Roman"/>
          </w:rPr>
          <w:t xml:space="preserve">in </w:t>
        </w:r>
      </w:ins>
      <w:proofErr w:type="spellStart"/>
      <w:ins w:id="293" w:author="Anila Mehta" w:date="2025-09-24T16:02:00Z">
        <w:r w:rsidR="00B21F6A" w:rsidRPr="00B21F6A">
          <w:rPr>
            <w:rFonts w:ascii="Times New Roman" w:hAnsi="Times New Roman" w:cs="Times New Roman"/>
            <w:color w:val="000000"/>
            <w:rPrChange w:id="294" w:author="Anila Mehta" w:date="2025-09-24T16:02:00Z">
              <w:rPr>
                <w:color w:val="000000"/>
              </w:rPr>
            </w:rPrChange>
          </w:rPr>
          <w:t>pCO</w:t>
        </w:r>
        <w:proofErr w:type="spellEnd"/>
        <w:r w:rsidR="00B21F6A" w:rsidRPr="00B21F6A">
          <w:rPr>
            <w:rFonts w:ascii="Times New Roman" w:hAnsi="Times New Roman" w:cs="Times New Roman"/>
            <w:color w:val="000000"/>
            <w:rPrChange w:id="295" w:author="Anila Mehta" w:date="2025-09-24T16:02:00Z">
              <w:rPr>
                <w:color w:val="000000"/>
              </w:rPr>
            </w:rPrChange>
          </w:rPr>
          <w:t>₂</w:t>
        </w:r>
        <w:r w:rsidR="00B21F6A">
          <w:rPr>
            <w:color w:val="000000"/>
          </w:rPr>
          <w:t xml:space="preserve"> </w:t>
        </w:r>
      </w:ins>
      <w:ins w:id="296" w:author="Anila Mehta" w:date="2025-09-24T15:59:00Z">
        <w:r w:rsidR="00654FD4">
          <w:rPr>
            <w:rFonts w:ascii="Times New Roman" w:hAnsi="Times New Roman" w:cs="Times New Roman"/>
          </w:rPr>
          <w:t xml:space="preserve">or the effect of repeated sampling over time. </w:t>
        </w:r>
      </w:ins>
    </w:p>
    <w:p w14:paraId="61294186" w14:textId="77777777" w:rsidR="00FD49E7" w:rsidRDefault="00FD49E7" w:rsidP="00014B1A">
      <w:pPr>
        <w:rPr>
          <w:ins w:id="297" w:author="Anila Mehta" w:date="2025-09-25T14:52:00Z"/>
          <w:rFonts w:ascii="Times New Roman" w:hAnsi="Times New Roman" w:cs="Times New Roman"/>
        </w:rPr>
      </w:pPr>
    </w:p>
    <w:p w14:paraId="1BE54447" w14:textId="17C765D8" w:rsidR="00FD49E7" w:rsidRDefault="00FD49E7" w:rsidP="00014B1A">
      <w:pPr>
        <w:rPr>
          <w:ins w:id="298" w:author="Anila Mehta" w:date="2025-09-25T14:55:00Z"/>
          <w:rFonts w:ascii="Times New Roman" w:hAnsi="Times New Roman" w:cs="Times New Roman"/>
        </w:rPr>
      </w:pPr>
      <w:ins w:id="299" w:author="Anila Mehta" w:date="2025-09-25T14:52:00Z">
        <w:r>
          <w:rPr>
            <w:rFonts w:ascii="Times New Roman" w:hAnsi="Times New Roman" w:cs="Times New Roman"/>
          </w:rPr>
          <w:t xml:space="preserve">Further work is needed to confirm these findings in prospective studies. </w:t>
        </w:r>
      </w:ins>
      <w:ins w:id="300" w:author="Anila Mehta" w:date="2025-09-25T14:53:00Z">
        <w:r>
          <w:rPr>
            <w:rFonts w:ascii="Times New Roman" w:hAnsi="Times New Roman" w:cs="Times New Roman"/>
          </w:rPr>
          <w:t xml:space="preserve">Randomized clinical trials comparing ABG versus VBG management could more directly establish causality and inform guidelines. </w:t>
        </w:r>
      </w:ins>
      <w:ins w:id="301" w:author="Anila Mehta" w:date="2025-09-25T14:54:00Z">
        <w:r w:rsidR="009961A5">
          <w:rPr>
            <w:rFonts w:ascii="Times New Roman" w:hAnsi="Times New Roman" w:cs="Times New Roman"/>
          </w:rPr>
          <w:t xml:space="preserve">Repeated measurements throughout a patient encounter as well would also better capture the relationship between changing </w:t>
        </w:r>
      </w:ins>
      <w:proofErr w:type="spellStart"/>
      <w:ins w:id="302" w:author="Anila Mehta" w:date="2025-09-25T14:55:00Z">
        <w:r w:rsidR="009961A5">
          <w:rPr>
            <w:color w:val="000000"/>
          </w:rPr>
          <w:t>p</w:t>
        </w:r>
        <w:r w:rsidR="009961A5" w:rsidRPr="00D50D21">
          <w:rPr>
            <w:rFonts w:ascii="Times New Roman" w:hAnsi="Times New Roman"/>
            <w:color w:val="000000"/>
          </w:rPr>
          <w:t>CO</w:t>
        </w:r>
        <w:proofErr w:type="spellEnd"/>
        <w:r w:rsidR="009961A5" w:rsidRPr="00D50D21">
          <w:rPr>
            <w:rFonts w:ascii="Times New Roman" w:hAnsi="Times New Roman"/>
            <w:color w:val="000000"/>
          </w:rPr>
          <w:t xml:space="preserve">₂ </w:t>
        </w:r>
        <w:r w:rsidR="009961A5">
          <w:rPr>
            <w:rFonts w:ascii="Times New Roman" w:hAnsi="Times New Roman"/>
            <w:color w:val="000000"/>
          </w:rPr>
          <w:t xml:space="preserve">values and outcomes. </w:t>
        </w:r>
      </w:ins>
      <w:ins w:id="303" w:author="Anila Mehta" w:date="2025-09-25T14:53:00Z">
        <w:r>
          <w:rPr>
            <w:rFonts w:ascii="Times New Roman" w:hAnsi="Times New Roman" w:cs="Times New Roman"/>
          </w:rPr>
          <w:t>Additionally, subgroup analyses focusing on specific patient populations with certain comor</w:t>
        </w:r>
      </w:ins>
      <w:ins w:id="304" w:author="Anila Mehta" w:date="2025-09-25T14:54:00Z">
        <w:r>
          <w:rPr>
            <w:rFonts w:ascii="Times New Roman" w:hAnsi="Times New Roman" w:cs="Times New Roman"/>
          </w:rPr>
          <w:t xml:space="preserve">bidities </w:t>
        </w:r>
      </w:ins>
      <w:ins w:id="305" w:author="Anila Mehta" w:date="2025-09-25T14:55:00Z">
        <w:r w:rsidR="009961A5">
          <w:rPr>
            <w:rFonts w:ascii="Times New Roman" w:hAnsi="Times New Roman" w:cs="Times New Roman"/>
          </w:rPr>
          <w:t xml:space="preserve">will further clarify whether VBGs are equally reliable as ABGs. </w:t>
        </w:r>
      </w:ins>
    </w:p>
    <w:p w14:paraId="7F04346C" w14:textId="77777777" w:rsidR="009961A5" w:rsidRDefault="009961A5" w:rsidP="00014B1A">
      <w:pPr>
        <w:rPr>
          <w:ins w:id="306" w:author="Anila Mehta" w:date="2025-09-25T14:55:00Z"/>
          <w:rFonts w:ascii="Times New Roman" w:hAnsi="Times New Roman" w:cs="Times New Roman"/>
        </w:rPr>
      </w:pPr>
    </w:p>
    <w:p w14:paraId="16DE2E33" w14:textId="18B621D0" w:rsidR="009961A5" w:rsidRPr="009961A5" w:rsidRDefault="009961A5" w:rsidP="00014B1A">
      <w:pPr>
        <w:rPr>
          <w:rFonts w:ascii="Times New Roman" w:hAnsi="Times New Roman" w:cs="Times New Roman"/>
          <w:b/>
          <w:bCs/>
          <w:rPrChange w:id="307" w:author="Anila Mehta" w:date="2025-09-25T14:55:00Z">
            <w:rPr>
              <w:rFonts w:ascii="Times New Roman" w:hAnsi="Times New Roman" w:cs="Times New Roman"/>
            </w:rPr>
          </w:rPrChange>
        </w:rPr>
      </w:pPr>
      <w:ins w:id="308" w:author="Anila Mehta" w:date="2025-09-25T14:55:00Z">
        <w:r w:rsidRPr="009961A5">
          <w:rPr>
            <w:rFonts w:ascii="Times New Roman" w:hAnsi="Times New Roman" w:cs="Times New Roman"/>
            <w:b/>
            <w:bCs/>
            <w:rPrChange w:id="309" w:author="Anila Mehta" w:date="2025-09-25T14:55:00Z">
              <w:rPr>
                <w:rFonts w:ascii="Times New Roman" w:hAnsi="Times New Roman" w:cs="Times New Roman"/>
              </w:rPr>
            </w:rPrChange>
          </w:rPr>
          <w:t>Conclusion</w:t>
        </w:r>
      </w:ins>
      <w:ins w:id="310" w:author="Anila Mehta" w:date="2025-09-25T14:57:00Z">
        <w:r w:rsidR="001249AC">
          <w:rPr>
            <w:rFonts w:ascii="Times New Roman" w:hAnsi="Times New Roman" w:cs="Times New Roman"/>
            <w:b/>
            <w:bCs/>
          </w:rPr>
          <w:t>:</w:t>
        </w:r>
      </w:ins>
    </w:p>
    <w:p w14:paraId="300573C2" w14:textId="77777777" w:rsidR="00014B1A" w:rsidRDefault="00014B1A" w:rsidP="00014B1A">
      <w:pPr>
        <w:rPr>
          <w:ins w:id="311" w:author="Anila Mehta" w:date="2025-09-25T14:55:00Z"/>
          <w:rFonts w:ascii="Times New Roman" w:hAnsi="Times New Roman" w:cs="Times New Roman"/>
        </w:rPr>
      </w:pPr>
    </w:p>
    <w:p w14:paraId="5240BA79" w14:textId="23397F5E" w:rsidR="009961A5" w:rsidDel="009961A5" w:rsidRDefault="009961A5" w:rsidP="00014B1A">
      <w:pPr>
        <w:rPr>
          <w:del w:id="312" w:author="Anila Mehta" w:date="2025-09-25T14:57:00Z"/>
          <w:rFonts w:ascii="Times New Roman" w:hAnsi="Times New Roman" w:cs="Times New Roman"/>
        </w:rPr>
      </w:pPr>
    </w:p>
    <w:p w14:paraId="4E4E6774" w14:textId="77777777" w:rsidR="00D61DF5" w:rsidRDefault="00D61DF5" w:rsidP="00014B1A">
      <w:pPr>
        <w:rPr>
          <w:rFonts w:ascii="Times New Roman" w:hAnsi="Times New Roman" w:cs="Times New Roman"/>
        </w:rPr>
      </w:pPr>
    </w:p>
    <w:p w14:paraId="003EE81B" w14:textId="77777777" w:rsidR="00D61DF5" w:rsidRDefault="00D61DF5" w:rsidP="00014B1A">
      <w:pPr>
        <w:rPr>
          <w:rFonts w:ascii="Times New Roman" w:hAnsi="Times New Roman" w:cs="Times New Roman"/>
        </w:rPr>
      </w:pPr>
    </w:p>
    <w:p w14:paraId="5C36ACB8" w14:textId="77777777" w:rsidR="00014B1A" w:rsidRPr="00623125" w:rsidRDefault="00014B1A" w:rsidP="00014B1A">
      <w:pPr>
        <w:rPr>
          <w:rFonts w:ascii="Times New Roman" w:hAnsi="Times New Roman" w:cs="Times New Roman"/>
        </w:rPr>
      </w:pPr>
    </w:p>
    <w:p w14:paraId="388D077B" w14:textId="77777777" w:rsidR="00014B1A" w:rsidRDefault="00014B1A" w:rsidP="00014B1A">
      <w:pPr>
        <w:rPr>
          <w:rFonts w:ascii="Times New Roman" w:hAnsi="Times New Roman" w:cs="Times New Roman"/>
          <w:b/>
          <w:bCs/>
          <w:u w:val="single"/>
        </w:rPr>
      </w:pPr>
      <w:commentRangeStart w:id="313"/>
      <w:r w:rsidRPr="00DA27DE">
        <w:rPr>
          <w:rFonts w:ascii="Times New Roman" w:hAnsi="Times New Roman" w:cs="Times New Roman"/>
          <w:b/>
          <w:bCs/>
          <w:u w:val="single"/>
        </w:rPr>
        <w:t xml:space="preserve">References: </w:t>
      </w:r>
      <w:commentRangeEnd w:id="313"/>
      <w:r w:rsidR="005D4E8A">
        <w:rPr>
          <w:rStyle w:val="CommentReference"/>
        </w:rPr>
        <w:commentReference w:id="313"/>
      </w:r>
    </w:p>
    <w:p w14:paraId="1564BE19" w14:textId="77777777" w:rsidR="00014B1A" w:rsidRDefault="00014B1A" w:rsidP="00014B1A">
      <w:pPr>
        <w:rPr>
          <w:rFonts w:ascii="Times New Roman" w:hAnsi="Times New Roman" w:cs="Times New Roman"/>
          <w:b/>
          <w:bCs/>
          <w:u w:val="single"/>
        </w:rPr>
      </w:pPr>
    </w:p>
    <w:p w14:paraId="23EC8A67" w14:textId="77777777" w:rsidR="008A1CF7" w:rsidRPr="008A1CF7" w:rsidRDefault="008A1CF7" w:rsidP="008A1CF7">
      <w:pPr>
        <w:pStyle w:val="Bibliography"/>
        <w:rPr>
          <w:rFonts w:ascii="Times New Roman" w:hAnsi="Times New Roman" w:cs="Times New Roman"/>
        </w:rPr>
      </w:pPr>
      <w:r>
        <w:rPr>
          <w:b/>
          <w:bCs/>
          <w:u w:val="single"/>
        </w:rPr>
        <w:fldChar w:fldCharType="begin"/>
      </w:r>
      <w:r>
        <w:rPr>
          <w:b/>
          <w:bCs/>
          <w:u w:val="single"/>
        </w:rPr>
        <w:instrText xml:space="preserve"> ADDIN ZOTERO_BIBL {"uncited":[],"omitted":[],"custom":[]} CSL_BIBLIOGRAPHY </w:instrText>
      </w:r>
      <w:r>
        <w:rPr>
          <w:b/>
          <w:bCs/>
          <w:u w:val="single"/>
        </w:rPr>
        <w:fldChar w:fldCharType="separate"/>
      </w:r>
      <w:r w:rsidRPr="008A1CF7">
        <w:rPr>
          <w:rFonts w:ascii="Times New Roman" w:hAnsi="Times New Roman" w:cs="Times New Roman"/>
        </w:rPr>
        <w:t>1.</w:t>
      </w:r>
      <w:r w:rsidRPr="008A1CF7">
        <w:rPr>
          <w:rFonts w:ascii="Times New Roman" w:hAnsi="Times New Roman" w:cs="Times New Roman"/>
        </w:rPr>
        <w:tab/>
        <w:t>Lacy ME, Saa L, Bruss Z, Noronha L. Things We Do for No Reason</w:t>
      </w:r>
      <w:r w:rsidRPr="008A1CF7">
        <w:rPr>
          <w:rFonts w:ascii="Times New Roman" w:hAnsi="Times New Roman" w:cs="Times New Roman"/>
          <w:vertAlign w:val="superscript"/>
        </w:rPr>
        <w:t>TM</w:t>
      </w:r>
      <w:r w:rsidRPr="008A1CF7">
        <w:rPr>
          <w:rFonts w:ascii="Times New Roman" w:hAnsi="Times New Roman" w:cs="Times New Roman"/>
        </w:rPr>
        <w:t xml:space="preserve">: Arterial blood gas testing to screen for hypercarbic respiratory failure. </w:t>
      </w:r>
      <w:r w:rsidRPr="008A1CF7">
        <w:rPr>
          <w:rFonts w:ascii="Times New Roman" w:hAnsi="Times New Roman" w:cs="Times New Roman"/>
          <w:i/>
          <w:iCs/>
        </w:rPr>
        <w:t>J Hosp Med</w:t>
      </w:r>
      <w:r w:rsidRPr="008A1CF7">
        <w:rPr>
          <w:rFonts w:ascii="Times New Roman" w:hAnsi="Times New Roman" w:cs="Times New Roman"/>
        </w:rPr>
        <w:t>. 2025;20(9):1002-1004. doi:10.1002/jhm.70039</w:t>
      </w:r>
    </w:p>
    <w:p w14:paraId="44864CB0" w14:textId="77777777" w:rsidR="008A1CF7" w:rsidRPr="008A1CF7" w:rsidRDefault="008A1CF7" w:rsidP="008A1CF7">
      <w:pPr>
        <w:pStyle w:val="Bibliography"/>
        <w:rPr>
          <w:rFonts w:ascii="Times New Roman" w:hAnsi="Times New Roman" w:cs="Times New Roman"/>
        </w:rPr>
      </w:pPr>
      <w:r w:rsidRPr="008A1CF7">
        <w:rPr>
          <w:rFonts w:ascii="Times New Roman" w:hAnsi="Times New Roman" w:cs="Times New Roman"/>
        </w:rPr>
        <w:t>2.</w:t>
      </w:r>
      <w:r w:rsidRPr="008A1CF7">
        <w:rPr>
          <w:rFonts w:ascii="Times New Roman" w:hAnsi="Times New Roman" w:cs="Times New Roman"/>
        </w:rPr>
        <w:tab/>
        <w:t xml:space="preserve">Davies MG, Wozniak DR, Quinnell TG, et al. Comparison of mathematically arterialised venous blood gas sampling with arterial, capillary, and venous sampling in adult patients with hypercapnic respiratory failure: a single-centre longitudinal cohort study. </w:t>
      </w:r>
      <w:r w:rsidRPr="008A1CF7">
        <w:rPr>
          <w:rFonts w:ascii="Times New Roman" w:hAnsi="Times New Roman" w:cs="Times New Roman"/>
          <w:i/>
          <w:iCs/>
        </w:rPr>
        <w:t>BMJ Open Respir Res</w:t>
      </w:r>
      <w:r w:rsidRPr="008A1CF7">
        <w:rPr>
          <w:rFonts w:ascii="Times New Roman" w:hAnsi="Times New Roman" w:cs="Times New Roman"/>
        </w:rPr>
        <w:t>. 2023;10(1):e001537. doi:10.1136/bmjresp-2022-001537</w:t>
      </w:r>
    </w:p>
    <w:p w14:paraId="6F38C969" w14:textId="77777777" w:rsidR="008A1CF7" w:rsidRPr="008A1CF7" w:rsidRDefault="008A1CF7" w:rsidP="008A1CF7">
      <w:pPr>
        <w:pStyle w:val="Bibliography"/>
        <w:rPr>
          <w:rFonts w:ascii="Times New Roman" w:hAnsi="Times New Roman" w:cs="Times New Roman"/>
        </w:rPr>
      </w:pPr>
      <w:r w:rsidRPr="008A1CF7">
        <w:rPr>
          <w:rFonts w:ascii="Times New Roman" w:hAnsi="Times New Roman" w:cs="Times New Roman"/>
        </w:rPr>
        <w:t>3.</w:t>
      </w:r>
      <w:r w:rsidRPr="008A1CF7">
        <w:rPr>
          <w:rFonts w:ascii="Times New Roman" w:hAnsi="Times New Roman" w:cs="Times New Roman"/>
        </w:rPr>
        <w:tab/>
        <w:t xml:space="preserve">Ak A, Ogun CO, Bayir A, Kayis SA, Koylu R. Prediction of Arterial Blood Gas Values from Venous Blood Gas Values in Patients with Acute Exacerbation of Chronic Obstructive Pulmonary Disease. </w:t>
      </w:r>
      <w:r w:rsidRPr="008A1CF7">
        <w:rPr>
          <w:rFonts w:ascii="Times New Roman" w:hAnsi="Times New Roman" w:cs="Times New Roman"/>
          <w:i/>
          <w:iCs/>
        </w:rPr>
        <w:t>Tohoku J Exp Med</w:t>
      </w:r>
      <w:r w:rsidRPr="008A1CF7">
        <w:rPr>
          <w:rFonts w:ascii="Times New Roman" w:hAnsi="Times New Roman" w:cs="Times New Roman"/>
        </w:rPr>
        <w:t>. 2006;210(4):285-290. doi:10.1620/tjem.210.285</w:t>
      </w:r>
    </w:p>
    <w:p w14:paraId="7093BA4D" w14:textId="77777777" w:rsidR="008A1CF7" w:rsidRPr="008A1CF7" w:rsidRDefault="008A1CF7" w:rsidP="008A1CF7">
      <w:pPr>
        <w:pStyle w:val="Bibliography"/>
        <w:rPr>
          <w:rFonts w:ascii="Times New Roman" w:hAnsi="Times New Roman" w:cs="Times New Roman"/>
        </w:rPr>
      </w:pPr>
      <w:r w:rsidRPr="008A1CF7">
        <w:rPr>
          <w:rFonts w:ascii="Times New Roman" w:hAnsi="Times New Roman" w:cs="Times New Roman"/>
        </w:rPr>
        <w:lastRenderedPageBreak/>
        <w:t>4.</w:t>
      </w:r>
      <w:r w:rsidRPr="008A1CF7">
        <w:rPr>
          <w:rFonts w:ascii="Times New Roman" w:hAnsi="Times New Roman" w:cs="Times New Roman"/>
        </w:rPr>
        <w:tab/>
        <w:t xml:space="preserve">McKeever TM, Hearson G, Housley G, et al. Using venous blood gas analysis in the assessment of COPD exacerbations: a prospective cohort study. </w:t>
      </w:r>
      <w:r w:rsidRPr="008A1CF7">
        <w:rPr>
          <w:rFonts w:ascii="Times New Roman" w:hAnsi="Times New Roman" w:cs="Times New Roman"/>
          <w:i/>
          <w:iCs/>
        </w:rPr>
        <w:t>Thorax</w:t>
      </w:r>
      <w:r w:rsidRPr="008A1CF7">
        <w:rPr>
          <w:rFonts w:ascii="Times New Roman" w:hAnsi="Times New Roman" w:cs="Times New Roman"/>
        </w:rPr>
        <w:t>. 2016;71(3):210. doi:10.1136/thoraxjnl-2015-207573</w:t>
      </w:r>
    </w:p>
    <w:p w14:paraId="6E5F113C" w14:textId="77777777" w:rsidR="008A1CF7" w:rsidRPr="008A1CF7" w:rsidRDefault="008A1CF7" w:rsidP="008A1CF7">
      <w:pPr>
        <w:pStyle w:val="Bibliography"/>
        <w:rPr>
          <w:rFonts w:ascii="Times New Roman" w:hAnsi="Times New Roman" w:cs="Times New Roman"/>
        </w:rPr>
      </w:pPr>
      <w:r w:rsidRPr="008A1CF7">
        <w:rPr>
          <w:rFonts w:ascii="Times New Roman" w:hAnsi="Times New Roman" w:cs="Times New Roman"/>
        </w:rPr>
        <w:t>5.</w:t>
      </w:r>
      <w:r w:rsidRPr="008A1CF7">
        <w:rPr>
          <w:rFonts w:ascii="Times New Roman" w:hAnsi="Times New Roman" w:cs="Times New Roman"/>
        </w:rPr>
        <w:tab/>
        <w:t>Farkas J. PulmCrit. How to convert a VBG into an ABG. January 16, 2017. https://emcrit.org/pulmcrit/vbg-abg/</w:t>
      </w:r>
    </w:p>
    <w:p w14:paraId="54DD7256" w14:textId="50250EFA" w:rsidR="00014B1A" w:rsidRDefault="008A1CF7" w:rsidP="00014B1A">
      <w:pPr>
        <w:rPr>
          <w:rFonts w:ascii="Times New Roman" w:hAnsi="Times New Roman" w:cs="Times New Roman"/>
          <w:b/>
          <w:bCs/>
          <w:u w:val="single"/>
        </w:rPr>
      </w:pPr>
      <w:r>
        <w:rPr>
          <w:rFonts w:ascii="Times New Roman" w:hAnsi="Times New Roman" w:cs="Times New Roman"/>
          <w:b/>
          <w:bCs/>
          <w:u w:val="single"/>
        </w:rPr>
        <w:fldChar w:fldCharType="end"/>
      </w:r>
    </w:p>
    <w:p w14:paraId="4E78425B" w14:textId="77777777" w:rsidR="00014B1A" w:rsidDel="009B45F8" w:rsidRDefault="00014B1A" w:rsidP="00014B1A">
      <w:pPr>
        <w:rPr>
          <w:del w:id="314" w:author="Anila Mehta" w:date="2025-09-24T17:28:00Z"/>
          <w:rFonts w:ascii="Times New Roman" w:hAnsi="Times New Roman" w:cs="Times New Roman"/>
          <w:b/>
          <w:bCs/>
          <w:u w:val="single"/>
        </w:rPr>
      </w:pPr>
    </w:p>
    <w:p w14:paraId="76967339" w14:textId="77777777" w:rsidR="00014B1A" w:rsidDel="009B45F8" w:rsidRDefault="00014B1A" w:rsidP="00014B1A">
      <w:pPr>
        <w:rPr>
          <w:del w:id="315" w:author="Anila Mehta" w:date="2025-09-24T17:28:00Z"/>
          <w:rFonts w:ascii="Times New Roman" w:hAnsi="Times New Roman" w:cs="Times New Roman"/>
          <w:b/>
          <w:bCs/>
          <w:u w:val="single"/>
        </w:rPr>
      </w:pPr>
    </w:p>
    <w:p w14:paraId="04CF4D91" w14:textId="77777777" w:rsidR="00014B1A" w:rsidDel="009B45F8" w:rsidRDefault="00014B1A" w:rsidP="00014B1A">
      <w:pPr>
        <w:rPr>
          <w:del w:id="316" w:author="Anila Mehta" w:date="2025-09-24T17:28:00Z"/>
          <w:rFonts w:ascii="Times New Roman" w:hAnsi="Times New Roman" w:cs="Times New Roman"/>
          <w:b/>
          <w:bCs/>
          <w:u w:val="single"/>
        </w:rPr>
      </w:pPr>
    </w:p>
    <w:p w14:paraId="0EB43328" w14:textId="1EB60649" w:rsidR="00B662BC" w:rsidRDefault="00B662BC">
      <w:del w:id="317" w:author="Anila Mehta" w:date="2025-09-24T17:27:00Z">
        <w:r w:rsidDel="009B45F8">
          <w:br w:type="page"/>
        </w:r>
      </w:del>
    </w:p>
    <w:p w14:paraId="481BE900" w14:textId="671F23D2" w:rsidR="00014022" w:rsidRPr="006746ED" w:rsidRDefault="00B662BC">
      <w:pPr>
        <w:rPr>
          <w:rFonts w:ascii="Times New Roman" w:hAnsi="Times New Roman" w:cs="Times New Roman"/>
          <w:b/>
          <w:bCs/>
          <w:u w:val="single"/>
        </w:rPr>
      </w:pPr>
      <w:r w:rsidRPr="006746ED">
        <w:rPr>
          <w:rFonts w:ascii="Times New Roman" w:hAnsi="Times New Roman" w:cs="Times New Roman"/>
          <w:b/>
          <w:bCs/>
          <w:u w:val="single"/>
        </w:rPr>
        <w:t xml:space="preserve">Supplement: </w:t>
      </w:r>
    </w:p>
    <w:p w14:paraId="64FCA6B4" w14:textId="77777777" w:rsidR="00B662BC" w:rsidRPr="006746ED" w:rsidRDefault="00B662BC">
      <w:pPr>
        <w:rPr>
          <w:rFonts w:ascii="Times New Roman" w:hAnsi="Times New Roman" w:cs="Times New Roman"/>
        </w:rPr>
      </w:pPr>
    </w:p>
    <w:p w14:paraId="06CA7D75" w14:textId="66CE723A" w:rsidR="00B662BC" w:rsidRPr="006746ED" w:rsidRDefault="00B662BC">
      <w:pPr>
        <w:rPr>
          <w:rFonts w:ascii="Times New Roman" w:hAnsi="Times New Roman" w:cs="Times New Roman"/>
        </w:rPr>
      </w:pPr>
      <w:r w:rsidRPr="006746ED">
        <w:rPr>
          <w:rFonts w:ascii="Times New Roman" w:hAnsi="Times New Roman" w:cs="Times New Roman"/>
        </w:rPr>
        <w:t xml:space="preserve">Things like the propensity diagnostics could be included in the supplement. </w:t>
      </w:r>
    </w:p>
    <w:sectPr w:rsidR="00B662BC" w:rsidRPr="006746ED" w:rsidSect="006A1A0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Brian Locke" w:date="2025-09-22T14:52:00Z" w:initials="BL">
    <w:p w14:paraId="66CACD23" w14:textId="77777777" w:rsidR="00E71005" w:rsidRDefault="00E71005" w:rsidP="00E71005">
      <w:r>
        <w:rPr>
          <w:rStyle w:val="CommentReference"/>
        </w:rPr>
        <w:annotationRef/>
      </w:r>
      <w:r>
        <w:rPr>
          <w:sz w:val="20"/>
          <w:szCs w:val="20"/>
        </w:rPr>
        <w:t xml:space="preserve">also note, use in non-Emergency settings is common in some regions - like the NE. Can reference </w:t>
      </w:r>
      <w:hyperlink r:id="rId1" w:history="1">
        <w:r w:rsidRPr="00FB0B6D">
          <w:rPr>
            <w:rStyle w:val="Hyperlink"/>
            <w:sz w:val="20"/>
            <w:szCs w:val="20"/>
          </w:rPr>
          <w:t>https://journal-chestnet-org.ezproxy.lib.utah.edu/article/S0012-3692(25)05126-8/fulltext</w:t>
        </w:r>
      </w:hyperlink>
    </w:p>
  </w:comment>
  <w:comment w:id="13" w:author="Brian Locke" w:date="2025-09-22T15:54:00Z" w:initials="BL">
    <w:p w14:paraId="728A8684" w14:textId="77777777" w:rsidR="00A52488" w:rsidRDefault="00A52488" w:rsidP="00A52488">
      <w:r>
        <w:rPr>
          <w:rStyle w:val="CommentReference"/>
        </w:rPr>
        <w:annotationRef/>
      </w:r>
      <w:r>
        <w:rPr>
          <w:sz w:val="20"/>
          <w:szCs w:val="20"/>
        </w:rPr>
        <w:t>I'll look into the details here, I need to remind myself exactly what I did</w:t>
      </w:r>
    </w:p>
  </w:comment>
  <w:comment w:id="16" w:author="Brian Locke" w:date="2025-09-22T15:36:00Z" w:initials="BL">
    <w:p w14:paraId="10E510C8" w14:textId="2476BE7B" w:rsidR="007A56D7" w:rsidRDefault="007A56D7" w:rsidP="007A56D7">
      <w:r>
        <w:rPr>
          <w:rStyle w:val="CommentReference"/>
        </w:rPr>
        <w:annotationRef/>
      </w:r>
      <w:r>
        <w:rPr>
          <w:sz w:val="20"/>
          <w:szCs w:val="20"/>
        </w:rPr>
        <w:t>we can ultimately put our results here.</w:t>
      </w:r>
    </w:p>
  </w:comment>
  <w:comment w:id="17" w:author="Anila Mehta" w:date="2025-09-25T14:46:00Z" w:initials="MOU">
    <w:p w14:paraId="210D767D" w14:textId="77777777" w:rsidR="00E93A4C" w:rsidRDefault="00E93A4C" w:rsidP="001936B4">
      <w:r>
        <w:rPr>
          <w:rStyle w:val="CommentReference"/>
        </w:rPr>
        <w:annotationRef/>
      </w:r>
      <w:r>
        <w:rPr>
          <w:sz w:val="20"/>
          <w:szCs w:val="20"/>
        </w:rPr>
        <w:t xml:space="preserve">&lt;Create paragraphs the narrate the key findings illustrated by each table or figure – and then reference them. The captions of the tables should stand alone (ie. If someone just reads the tables, it should make sense) so they can be somewhat repetitive of the main text but should have a bit more explanation.&gt; </w:t>
      </w:r>
    </w:p>
    <w:p w14:paraId="01D818B1" w14:textId="77777777" w:rsidR="00E93A4C" w:rsidRDefault="00E93A4C" w:rsidP="001936B4"/>
  </w:comment>
  <w:comment w:id="29" w:author="Brian Locke" w:date="2025-09-22T15:55:00Z" w:initials="BL">
    <w:p w14:paraId="3DD7373D" w14:textId="10385423" w:rsidR="00A52488" w:rsidRDefault="00A52488" w:rsidP="00A52488">
      <w:r>
        <w:rPr>
          <w:rStyle w:val="CommentReference"/>
        </w:rPr>
        <w:annotationRef/>
      </w:r>
      <w:r>
        <w:rPr>
          <w:sz w:val="20"/>
          <w:szCs w:val="20"/>
        </w:rPr>
        <w:t>I'll generate a consort diagram of who was included and who was excluded for various reasons.</w:t>
      </w:r>
    </w:p>
  </w:comment>
  <w:comment w:id="30" w:author="Brian Locke" w:date="2025-09-22T15:43:00Z" w:initials="BL">
    <w:p w14:paraId="2CC7ECC5" w14:textId="08646FBC" w:rsidR="00366EC5" w:rsidRDefault="00366EC5" w:rsidP="00366EC5">
      <w:r>
        <w:rPr>
          <w:rStyle w:val="CommentReference"/>
        </w:rPr>
        <w:annotationRef/>
      </w:r>
      <w:r>
        <w:rPr>
          <w:sz w:val="20"/>
          <w:szCs w:val="20"/>
        </w:rPr>
        <w:t>moved this down to here - as you could narrate a bit of what each one found.. but I don't think you have to spell out the table 1 methods in the methods section because those are pretty standard.</w:t>
      </w:r>
    </w:p>
  </w:comment>
  <w:comment w:id="62" w:author="Anila Mehta" w:date="2025-09-24T15:23:00Z" w:initials="MOU">
    <w:p w14:paraId="7BFB0D9E" w14:textId="77777777" w:rsidR="000901F9" w:rsidRDefault="000901F9" w:rsidP="001F2085">
      <w:r>
        <w:rPr>
          <w:rStyle w:val="CommentReference"/>
        </w:rPr>
        <w:annotationRef/>
      </w:r>
      <w:r>
        <w:rPr>
          <w:sz w:val="20"/>
          <w:szCs w:val="20"/>
        </w:rPr>
        <w:t>Will work on improving formatting later</w:t>
      </w:r>
    </w:p>
  </w:comment>
  <w:comment w:id="313" w:author="Brian Locke" w:date="2025-09-22T16:03:00Z" w:initials="BL">
    <w:p w14:paraId="56896536" w14:textId="2E922A70" w:rsidR="005D4E8A" w:rsidRDefault="005D4E8A" w:rsidP="005D4E8A">
      <w:r>
        <w:rPr>
          <w:rStyle w:val="CommentReference"/>
        </w:rPr>
        <w:annotationRef/>
      </w:r>
      <w:r>
        <w:rPr>
          <w:sz w:val="20"/>
          <w:szCs w:val="20"/>
        </w:rPr>
        <w:t xml:space="preserve">Have you used Zotero before? I think that's the best option. If you want to start put together references, feel free to put them in here: </w:t>
      </w:r>
      <w:hyperlink r:id="rId2" w:history="1">
        <w:r w:rsidRPr="00600E23">
          <w:rPr>
            <w:rStyle w:val="Hyperlink"/>
            <w:sz w:val="20"/>
            <w:szCs w:val="20"/>
            <w:highlight w:val="black"/>
          </w:rPr>
          <w:t>https://www.zotero.org/groups/6192411/abg-vbg_literature</w:t>
        </w:r>
      </w:hyperlink>
      <w:r>
        <w:rPr>
          <w:sz w:val="20"/>
          <w:szCs w:val="20"/>
          <w:highlight w:val="black"/>
        </w:rPr>
        <w:t xml:space="preserve"> </w:t>
      </w:r>
      <w:r>
        <w:rPr>
          <w:sz w:val="20"/>
          <w:szCs w:val="20"/>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CACD23" w15:done="0"/>
  <w15:commentEx w15:paraId="728A8684" w15:done="0"/>
  <w15:commentEx w15:paraId="10E510C8" w15:done="0"/>
  <w15:commentEx w15:paraId="01D818B1" w15:done="0"/>
  <w15:commentEx w15:paraId="3DD7373D" w15:done="0"/>
  <w15:commentEx w15:paraId="2CC7ECC5" w15:done="0"/>
  <w15:commentEx w15:paraId="7BFB0D9E" w15:done="0"/>
  <w15:commentEx w15:paraId="5689653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3D47E17" w16cex:dateUtc="2025-09-22T20:52:00Z"/>
  <w16cex:commentExtensible w16cex:durableId="36DAB0DB" w16cex:dateUtc="2025-09-22T21:54:00Z"/>
  <w16cex:commentExtensible w16cex:durableId="0C329DFC" w16cex:dateUtc="2025-09-22T21:36:00Z"/>
  <w16cex:commentExtensible w16cex:durableId="6D0E2157" w16cex:dateUtc="2025-09-25T20:46:00Z"/>
  <w16cex:commentExtensible w16cex:durableId="2485A17F" w16cex:dateUtc="2025-09-22T21:55:00Z"/>
  <w16cex:commentExtensible w16cex:durableId="23A5FF00" w16cex:dateUtc="2025-09-22T21:43:00Z"/>
  <w16cex:commentExtensible w16cex:durableId="2A5FE2E3" w16cex:dateUtc="2025-09-24T21:23:00Z"/>
  <w16cex:commentExtensible w16cex:durableId="08937769" w16cex:dateUtc="2025-09-22T2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CACD23" w16cid:durableId="73D47E17"/>
  <w16cid:commentId w16cid:paraId="728A8684" w16cid:durableId="36DAB0DB"/>
  <w16cid:commentId w16cid:paraId="10E510C8" w16cid:durableId="0C329DFC"/>
  <w16cid:commentId w16cid:paraId="01D818B1" w16cid:durableId="6D0E2157"/>
  <w16cid:commentId w16cid:paraId="3DD7373D" w16cid:durableId="2485A17F"/>
  <w16cid:commentId w16cid:paraId="2CC7ECC5" w16cid:durableId="23A5FF00"/>
  <w16cid:commentId w16cid:paraId="7BFB0D9E" w16cid:durableId="2A5FE2E3"/>
  <w16cid:commentId w16cid:paraId="56896536" w16cid:durableId="089377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C11"/>
    <w:multiLevelType w:val="hybridMultilevel"/>
    <w:tmpl w:val="3824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4E30CB"/>
    <w:multiLevelType w:val="hybridMultilevel"/>
    <w:tmpl w:val="DCE602A4"/>
    <w:lvl w:ilvl="0" w:tplc="C05CF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41955"/>
    <w:multiLevelType w:val="hybridMultilevel"/>
    <w:tmpl w:val="E6E46C3E"/>
    <w:lvl w:ilvl="0" w:tplc="9E547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E43F49"/>
    <w:multiLevelType w:val="hybridMultilevel"/>
    <w:tmpl w:val="40C2BAAC"/>
    <w:lvl w:ilvl="0" w:tplc="00A29DC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76281CCD"/>
    <w:multiLevelType w:val="multilevel"/>
    <w:tmpl w:val="532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7531535">
    <w:abstractNumId w:val="4"/>
  </w:num>
  <w:num w:numId="2" w16cid:durableId="595556395">
    <w:abstractNumId w:val="1"/>
  </w:num>
  <w:num w:numId="3" w16cid:durableId="1632125910">
    <w:abstractNumId w:val="0"/>
  </w:num>
  <w:num w:numId="4" w16cid:durableId="948049133">
    <w:abstractNumId w:val="3"/>
  </w:num>
  <w:num w:numId="5" w16cid:durableId="15302191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ila Mehta">
    <w15:presenceInfo w15:providerId="AD" w15:userId="S::u6059663@umail.utah.edu::02185f81-c74b-4c98-90fc-ed67c273a787"/>
  </w15:person>
  <w15:person w15:author="Brian Locke">
    <w15:presenceInfo w15:providerId="AD" w15:userId="S::locke@mountainbiometrics.com::3e92e2c1-cba6-4306-8707-a9c18ff46f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B1A"/>
    <w:rsid w:val="000136E1"/>
    <w:rsid w:val="00014022"/>
    <w:rsid w:val="00014B1A"/>
    <w:rsid w:val="0001560E"/>
    <w:rsid w:val="000329AB"/>
    <w:rsid w:val="000901F9"/>
    <w:rsid w:val="001249AC"/>
    <w:rsid w:val="00141EF3"/>
    <w:rsid w:val="00167A49"/>
    <w:rsid w:val="001A2A15"/>
    <w:rsid w:val="001F3608"/>
    <w:rsid w:val="002048EE"/>
    <w:rsid w:val="002675EA"/>
    <w:rsid w:val="0029620F"/>
    <w:rsid w:val="002C0F26"/>
    <w:rsid w:val="00366EC5"/>
    <w:rsid w:val="003974ED"/>
    <w:rsid w:val="003D5D94"/>
    <w:rsid w:val="00441AC6"/>
    <w:rsid w:val="00444422"/>
    <w:rsid w:val="00455F0D"/>
    <w:rsid w:val="004A44BC"/>
    <w:rsid w:val="004B59DA"/>
    <w:rsid w:val="00512974"/>
    <w:rsid w:val="00517CCE"/>
    <w:rsid w:val="00542602"/>
    <w:rsid w:val="00573A39"/>
    <w:rsid w:val="00585875"/>
    <w:rsid w:val="005A3508"/>
    <w:rsid w:val="005B1016"/>
    <w:rsid w:val="005D4E8A"/>
    <w:rsid w:val="00630A4A"/>
    <w:rsid w:val="006544FD"/>
    <w:rsid w:val="00654FD4"/>
    <w:rsid w:val="006746ED"/>
    <w:rsid w:val="00684926"/>
    <w:rsid w:val="00696B36"/>
    <w:rsid w:val="006A1A0A"/>
    <w:rsid w:val="006F20D0"/>
    <w:rsid w:val="00712B5C"/>
    <w:rsid w:val="007257FA"/>
    <w:rsid w:val="00767F19"/>
    <w:rsid w:val="00792B14"/>
    <w:rsid w:val="007A56D7"/>
    <w:rsid w:val="007F201E"/>
    <w:rsid w:val="00842D49"/>
    <w:rsid w:val="0087161F"/>
    <w:rsid w:val="008A1CF7"/>
    <w:rsid w:val="00907981"/>
    <w:rsid w:val="00912422"/>
    <w:rsid w:val="0092438A"/>
    <w:rsid w:val="00971134"/>
    <w:rsid w:val="009961A5"/>
    <w:rsid w:val="009B45F8"/>
    <w:rsid w:val="00A16840"/>
    <w:rsid w:val="00A52488"/>
    <w:rsid w:val="00A97944"/>
    <w:rsid w:val="00AB166B"/>
    <w:rsid w:val="00AC2459"/>
    <w:rsid w:val="00B045D4"/>
    <w:rsid w:val="00B21F6A"/>
    <w:rsid w:val="00B246CC"/>
    <w:rsid w:val="00B40D57"/>
    <w:rsid w:val="00B662BC"/>
    <w:rsid w:val="00B9014E"/>
    <w:rsid w:val="00BB6D92"/>
    <w:rsid w:val="00BE5EBB"/>
    <w:rsid w:val="00BF0B86"/>
    <w:rsid w:val="00C06272"/>
    <w:rsid w:val="00C2542E"/>
    <w:rsid w:val="00C321CF"/>
    <w:rsid w:val="00C33680"/>
    <w:rsid w:val="00C33EC4"/>
    <w:rsid w:val="00C46589"/>
    <w:rsid w:val="00C675E8"/>
    <w:rsid w:val="00C76655"/>
    <w:rsid w:val="00C81C78"/>
    <w:rsid w:val="00CA5324"/>
    <w:rsid w:val="00CC677B"/>
    <w:rsid w:val="00CE29FF"/>
    <w:rsid w:val="00CF2F66"/>
    <w:rsid w:val="00D61DF5"/>
    <w:rsid w:val="00D7072B"/>
    <w:rsid w:val="00D762CE"/>
    <w:rsid w:val="00D77C5D"/>
    <w:rsid w:val="00D96756"/>
    <w:rsid w:val="00DB2487"/>
    <w:rsid w:val="00DD2D6F"/>
    <w:rsid w:val="00DF3A61"/>
    <w:rsid w:val="00E005A5"/>
    <w:rsid w:val="00E71005"/>
    <w:rsid w:val="00E776E4"/>
    <w:rsid w:val="00E84485"/>
    <w:rsid w:val="00E93A4C"/>
    <w:rsid w:val="00E97003"/>
    <w:rsid w:val="00EB5CEC"/>
    <w:rsid w:val="00F42AE1"/>
    <w:rsid w:val="00FD49E7"/>
    <w:rsid w:val="00FD6AE3"/>
    <w:rsid w:val="00FF6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F3AD0F"/>
  <w15:chartTrackingRefBased/>
  <w15:docId w15:val="{1CD1ABF4-815B-544F-B1BD-6840E0D2A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B1A"/>
  </w:style>
  <w:style w:type="paragraph" w:styleId="Heading4">
    <w:name w:val="heading 4"/>
    <w:basedOn w:val="Normal"/>
    <w:next w:val="Normal"/>
    <w:link w:val="Heading4Char"/>
    <w:uiPriority w:val="9"/>
    <w:semiHidden/>
    <w:unhideWhenUsed/>
    <w:qFormat/>
    <w:rsid w:val="00014B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014B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14B1A"/>
    <w:rPr>
      <w:color w:val="0563C1" w:themeColor="hyperlink"/>
      <w:u w:val="single"/>
    </w:rPr>
  </w:style>
  <w:style w:type="paragraph" w:customStyle="1" w:styleId="p1">
    <w:name w:val="p1"/>
    <w:basedOn w:val="Normal"/>
    <w:rsid w:val="00014B1A"/>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014B1A"/>
  </w:style>
  <w:style w:type="paragraph" w:customStyle="1" w:styleId="p2">
    <w:name w:val="p2"/>
    <w:basedOn w:val="Normal"/>
    <w:rsid w:val="00014B1A"/>
    <w:pPr>
      <w:spacing w:before="100" w:beforeAutospacing="1" w:after="100" w:afterAutospacing="1"/>
    </w:pPr>
    <w:rPr>
      <w:rFonts w:ascii="Times New Roman" w:eastAsia="Times New Roman" w:hAnsi="Times New Roman" w:cs="Times New Roman"/>
      <w:kern w:val="0"/>
      <w14:ligatures w14:val="none"/>
    </w:rPr>
  </w:style>
  <w:style w:type="character" w:customStyle="1" w:styleId="s1">
    <w:name w:val="s1"/>
    <w:basedOn w:val="DefaultParagraphFont"/>
    <w:rsid w:val="00014B1A"/>
  </w:style>
  <w:style w:type="paragraph" w:customStyle="1" w:styleId="li1">
    <w:name w:val="li1"/>
    <w:basedOn w:val="Normal"/>
    <w:rsid w:val="00014B1A"/>
    <w:pPr>
      <w:spacing w:before="100" w:beforeAutospacing="1" w:after="100" w:afterAutospacing="1"/>
    </w:pPr>
    <w:rPr>
      <w:rFonts w:ascii="Times New Roman" w:eastAsia="Times New Roman" w:hAnsi="Times New Roman" w:cs="Times New Roman"/>
      <w:kern w:val="0"/>
      <w14:ligatures w14:val="none"/>
    </w:rPr>
  </w:style>
  <w:style w:type="paragraph" w:customStyle="1" w:styleId="p3">
    <w:name w:val="p3"/>
    <w:basedOn w:val="Normal"/>
    <w:rsid w:val="00014B1A"/>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014B1A"/>
    <w:pPr>
      <w:ind w:left="720"/>
      <w:contextualSpacing/>
    </w:pPr>
  </w:style>
  <w:style w:type="character" w:styleId="Strong">
    <w:name w:val="Strong"/>
    <w:basedOn w:val="DefaultParagraphFont"/>
    <w:uiPriority w:val="22"/>
    <w:qFormat/>
    <w:rsid w:val="00014B1A"/>
    <w:rPr>
      <w:b/>
      <w:bCs/>
    </w:rPr>
  </w:style>
  <w:style w:type="paragraph" w:styleId="NormalWeb">
    <w:name w:val="Normal (Web)"/>
    <w:basedOn w:val="Normal"/>
    <w:uiPriority w:val="99"/>
    <w:unhideWhenUsed/>
    <w:rsid w:val="00014B1A"/>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14B1A"/>
    <w:rPr>
      <w:i/>
      <w:iCs/>
    </w:rPr>
  </w:style>
  <w:style w:type="character" w:styleId="CommentReference">
    <w:name w:val="annotation reference"/>
    <w:basedOn w:val="DefaultParagraphFont"/>
    <w:uiPriority w:val="99"/>
    <w:semiHidden/>
    <w:unhideWhenUsed/>
    <w:rsid w:val="00E71005"/>
    <w:rPr>
      <w:sz w:val="16"/>
      <w:szCs w:val="16"/>
    </w:rPr>
  </w:style>
  <w:style w:type="paragraph" w:styleId="CommentText">
    <w:name w:val="annotation text"/>
    <w:basedOn w:val="Normal"/>
    <w:link w:val="CommentTextChar"/>
    <w:uiPriority w:val="99"/>
    <w:semiHidden/>
    <w:unhideWhenUsed/>
    <w:rsid w:val="00E71005"/>
    <w:rPr>
      <w:sz w:val="20"/>
      <w:szCs w:val="20"/>
    </w:rPr>
  </w:style>
  <w:style w:type="character" w:customStyle="1" w:styleId="CommentTextChar">
    <w:name w:val="Comment Text Char"/>
    <w:basedOn w:val="DefaultParagraphFont"/>
    <w:link w:val="CommentText"/>
    <w:uiPriority w:val="99"/>
    <w:semiHidden/>
    <w:rsid w:val="00E71005"/>
    <w:rPr>
      <w:sz w:val="20"/>
      <w:szCs w:val="20"/>
    </w:rPr>
  </w:style>
  <w:style w:type="paragraph" w:styleId="CommentSubject">
    <w:name w:val="annotation subject"/>
    <w:basedOn w:val="CommentText"/>
    <w:next w:val="CommentText"/>
    <w:link w:val="CommentSubjectChar"/>
    <w:uiPriority w:val="99"/>
    <w:semiHidden/>
    <w:unhideWhenUsed/>
    <w:rsid w:val="00E71005"/>
    <w:rPr>
      <w:b/>
      <w:bCs/>
    </w:rPr>
  </w:style>
  <w:style w:type="character" w:customStyle="1" w:styleId="CommentSubjectChar">
    <w:name w:val="Comment Subject Char"/>
    <w:basedOn w:val="CommentTextChar"/>
    <w:link w:val="CommentSubject"/>
    <w:uiPriority w:val="99"/>
    <w:semiHidden/>
    <w:rsid w:val="00E71005"/>
    <w:rPr>
      <w:b/>
      <w:bCs/>
      <w:sz w:val="20"/>
      <w:szCs w:val="20"/>
    </w:rPr>
  </w:style>
  <w:style w:type="paragraph" w:styleId="Revision">
    <w:name w:val="Revision"/>
    <w:hidden/>
    <w:uiPriority w:val="99"/>
    <w:semiHidden/>
    <w:rsid w:val="00E71005"/>
  </w:style>
  <w:style w:type="character" w:styleId="UnresolvedMention">
    <w:name w:val="Unresolved Mention"/>
    <w:basedOn w:val="DefaultParagraphFont"/>
    <w:uiPriority w:val="99"/>
    <w:semiHidden/>
    <w:unhideWhenUsed/>
    <w:rsid w:val="00E71005"/>
    <w:rPr>
      <w:color w:val="605E5C"/>
      <w:shd w:val="clear" w:color="auto" w:fill="E1DFDD"/>
    </w:rPr>
  </w:style>
  <w:style w:type="paragraph" w:styleId="Bibliography">
    <w:name w:val="Bibliography"/>
    <w:basedOn w:val="Normal"/>
    <w:next w:val="Normal"/>
    <w:uiPriority w:val="37"/>
    <w:unhideWhenUsed/>
    <w:rsid w:val="008A1CF7"/>
    <w:pPr>
      <w:tabs>
        <w:tab w:val="left" w:pos="260"/>
      </w:tabs>
      <w:spacing w:after="240"/>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zotero.org/groups/6192411/abg-vbg_literature" TargetMode="External"/><Relationship Id="rId1" Type="http://schemas.openxmlformats.org/officeDocument/2006/relationships/hyperlink" Target="https://journal-chestnet-org.ezproxy.lib.utah.edu/article/S0012-3692(25)05126-8/fulltex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theeffectbook.net/ch-DescribingRelationships.html"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microsoft.com/office/2011/relationships/commentsExtended" Target="commentsExtended.xml"/><Relationship Id="rId12" Type="http://schemas.openxmlformats.org/officeDocument/2006/relationships/hyperlink" Target="https://jthomasmock.github.io/gtExtras/articles/plotting-with-gtExtras.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theeffectbook.net/ch-DescribingVariables.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hyperlink" Target="https://www.equator-network.org/reporting-guidelines/record/"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5EF9-A905-5048-AA05-EF07C9C0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14</Pages>
  <Words>4807</Words>
  <Characters>27404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Anila Mehta</dc:creator>
  <cp:keywords/>
  <dc:description/>
  <cp:lastModifiedBy>Anila Mehta</cp:lastModifiedBy>
  <cp:revision>35</cp:revision>
  <dcterms:created xsi:type="dcterms:W3CDTF">2025-09-23T23:21:00Z</dcterms:created>
  <dcterms:modified xsi:type="dcterms:W3CDTF">2025-09-25T22:47:00Z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id="v92g2xy8"/&gt;&lt;style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