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rFonts w:asciiTheme="minorHAnsi" w:eastAsiaTheme="minorHAnsi" w:hAnsiTheme="minorHAnsi" w:cstheme="minorBidi"/>
          <w:kern w:val="2"/>
          <w14:ligatures w14:val="standardContextual"/>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B10FD" w:rsidRDefault="006B10FD" w:rsidP="00014B1A">
      <w:pPr>
        <w:pStyle w:val="p2"/>
        <w:spacing w:before="0" w:beforeAutospacing="0" w:after="0" w:afterAutospacing="0"/>
        <w:rPr>
          <w:b/>
          <w:bCs/>
          <w:color w:val="000000"/>
          <w:u w:val="single"/>
          <w:rPrChange w:id="1" w:author="Anila Mehta" w:date="2025-11-12T13:06:00Z">
            <w:rPr>
              <w:color w:val="000000"/>
            </w:rPr>
          </w:rPrChange>
        </w:rPr>
      </w:pPr>
      <w:r w:rsidRPr="006B10FD">
        <w:rPr>
          <w:b/>
          <w:bCs/>
          <w:color w:val="000000"/>
          <w:u w:val="single"/>
          <w:rPrChange w:id="2" w:author="Anila Mehta" w:date="2025-11-12T13:06:00Z">
            <w:rPr>
              <w:color w:val="000000"/>
            </w:rPr>
          </w:rPrChang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B10FD">
        <w:rPr>
          <w:color w:val="000000"/>
          <w:vertAlign w:val="superscript"/>
          <w:rPrChange w:id="3" w:author="Anila Mehta" w:date="2025-11-12T13:06:00Z">
            <w:rPr>
              <w:color w:val="000000"/>
            </w:rPr>
          </w:rPrChange>
        </w:rPr>
        <w:t>1</w:t>
      </w:r>
      <w:r w:rsidRPr="006B10FD">
        <w:rPr>
          <w:color w:val="000000"/>
        </w:rPr>
        <w:t>, Jeanette P. Brown MD, PhD</w:t>
      </w:r>
      <w:r w:rsidRPr="006B10FD">
        <w:rPr>
          <w:color w:val="000000"/>
          <w:vertAlign w:val="superscript"/>
          <w:rPrChange w:id="4" w:author="Anila Mehta" w:date="2025-11-12T13:06:00Z">
            <w:rPr>
              <w:color w:val="000000"/>
            </w:rPr>
          </w:rPrChange>
        </w:rPr>
        <w:t>2</w:t>
      </w:r>
      <w:r w:rsidRPr="006B10FD">
        <w:rPr>
          <w:color w:val="000000"/>
        </w:rPr>
        <w:t xml:space="preserve">, </w:t>
      </w:r>
      <w:proofErr w:type="spellStart"/>
      <w:r w:rsidRPr="006B10FD">
        <w:rPr>
          <w:color w:val="000000"/>
        </w:rPr>
        <w:t>Ramkiran</w:t>
      </w:r>
      <w:proofErr w:type="spellEnd"/>
      <w:r w:rsidRPr="006B10FD">
        <w:rPr>
          <w:color w:val="000000"/>
        </w:rPr>
        <w:t xml:space="preserve"> Gouripeddi MBBS MSc</w:t>
      </w:r>
      <w:r w:rsidRPr="006B10FD">
        <w:rPr>
          <w:color w:val="000000"/>
          <w:vertAlign w:val="superscript"/>
          <w:rPrChange w:id="5" w:author="Anila Mehta" w:date="2025-11-12T13:06:00Z">
            <w:rPr>
              <w:color w:val="000000"/>
            </w:rPr>
          </w:rPrChange>
        </w:rPr>
        <w:t>3</w:t>
      </w:r>
      <w:r w:rsidRPr="006B10FD">
        <w:rPr>
          <w:color w:val="000000"/>
        </w:rPr>
        <w:t>, Ithan Peltan</w:t>
      </w:r>
      <w:r w:rsidRPr="006B10FD">
        <w:rPr>
          <w:color w:val="000000"/>
          <w:vertAlign w:val="superscript"/>
          <w:rPrChange w:id="6" w:author="Anila Mehta" w:date="2025-11-12T13:06:00Z">
            <w:rPr>
              <w:color w:val="000000"/>
            </w:rPr>
          </w:rPrChange>
        </w:rPr>
        <w:t>4</w:t>
      </w:r>
      <w:r w:rsidRPr="006B10FD">
        <w:rPr>
          <w:color w:val="000000"/>
        </w:rPr>
        <w:t>, Brian W. Locke MD, MSc</w:t>
      </w:r>
      <w:r w:rsidRPr="006B10FD">
        <w:rPr>
          <w:color w:val="000000"/>
          <w:vertAlign w:val="superscript"/>
          <w:rPrChange w:id="7" w:author="Anila Mehta" w:date="2025-11-12T13:06:00Z">
            <w:rPr>
              <w:color w:val="000000"/>
            </w:rPr>
          </w:rPrChange>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B10FD" w:rsidRDefault="006B10FD" w:rsidP="006B10FD">
      <w:pPr>
        <w:rPr>
          <w:rFonts w:ascii="Times New Roman" w:eastAsia="Times New Roman" w:hAnsi="Times New Roman" w:cs="Times New Roman"/>
          <w:color w:val="000000"/>
          <w:kern w:val="0"/>
          <w14:ligatures w14:val="none"/>
          <w:rPrChange w:id="8" w:author="Anila Mehta" w:date="2025-11-12T13:06:00Z">
            <w:rPr>
              <w:rFonts w:ascii="Aptos" w:eastAsia="Times New Roman" w:hAnsi="Aptos" w:cs="Times New Roman"/>
              <w:color w:val="000000"/>
              <w:kern w:val="0"/>
              <w14:ligatures w14:val="none"/>
            </w:rPr>
          </w:rPrChange>
        </w:rPr>
      </w:pPr>
      <w:r w:rsidRPr="006B10FD">
        <w:rPr>
          <w:rFonts w:ascii="Times New Roman" w:eastAsia="Times New Roman" w:hAnsi="Times New Roman" w:cs="Times New Roman"/>
          <w:color w:val="000000"/>
          <w:kern w:val="0"/>
          <w:vertAlign w:val="superscript"/>
          <w14:ligatures w14:val="none"/>
          <w:rPrChange w:id="9" w:author="Anila Mehta" w:date="2025-11-12T13:06:00Z">
            <w:rPr>
              <w:rFonts w:ascii="Aptos" w:eastAsia="Times New Roman" w:hAnsi="Aptos" w:cs="Times New Roman"/>
              <w:color w:val="000000"/>
              <w:kern w:val="0"/>
              <w14:ligatures w14:val="none"/>
            </w:rPr>
          </w:rPrChange>
        </w:rPr>
        <w:t>1</w:t>
      </w:r>
      <w:r w:rsidRPr="006B10FD">
        <w:rPr>
          <w:rFonts w:ascii="Times New Roman" w:eastAsia="Times New Roman" w:hAnsi="Times New Roman" w:cs="Times New Roman"/>
          <w:color w:val="000000"/>
          <w:kern w:val="0"/>
          <w14:ligatures w14:val="none"/>
          <w:rPrChange w:id="10" w:author="Anila Mehta" w:date="2025-11-12T13:06:00Z">
            <w:rPr>
              <w:rFonts w:ascii="Aptos" w:eastAsia="Times New Roman" w:hAnsi="Aptos" w:cs="Times New Roman"/>
              <w:color w:val="000000"/>
              <w:kern w:val="0"/>
              <w14:ligatures w14:val="none"/>
            </w:rPr>
          </w:rPrChange>
        </w:rPr>
        <w:t>University of Utah Internal Medicine Residency</w:t>
      </w:r>
    </w:p>
    <w:p w14:paraId="68DB2576" w14:textId="7A8604CA" w:rsidR="006B10FD" w:rsidRPr="006B10FD" w:rsidRDefault="006B10FD" w:rsidP="006B10FD">
      <w:pPr>
        <w:rPr>
          <w:rFonts w:ascii="Times New Roman" w:eastAsia="Times New Roman" w:hAnsi="Times New Roman" w:cs="Times New Roman"/>
          <w:color w:val="000000"/>
          <w:kern w:val="0"/>
          <w14:ligatures w14:val="none"/>
          <w:rPrChange w:id="11" w:author="Anila Mehta" w:date="2025-11-12T13:06:00Z">
            <w:rPr>
              <w:rFonts w:ascii="Aptos" w:eastAsia="Times New Roman" w:hAnsi="Aptos" w:cs="Times New Roman"/>
              <w:color w:val="000000"/>
              <w:kern w:val="0"/>
              <w14:ligatures w14:val="none"/>
            </w:rPr>
          </w:rPrChange>
        </w:rPr>
      </w:pPr>
      <w:r w:rsidRPr="006B10FD">
        <w:rPr>
          <w:rFonts w:ascii="Times New Roman" w:eastAsia="Times New Roman" w:hAnsi="Times New Roman" w:cs="Times New Roman"/>
          <w:color w:val="000000"/>
          <w:kern w:val="0"/>
          <w:vertAlign w:val="superscript"/>
          <w14:ligatures w14:val="none"/>
          <w:rPrChange w:id="12" w:author="Anila Mehta" w:date="2025-11-12T13:06:00Z">
            <w:rPr>
              <w:rFonts w:ascii="Aptos" w:eastAsia="Times New Roman" w:hAnsi="Aptos" w:cs="Times New Roman"/>
              <w:color w:val="000000"/>
              <w:kern w:val="0"/>
              <w14:ligatures w14:val="none"/>
            </w:rPr>
          </w:rPrChange>
        </w:rPr>
        <w:t xml:space="preserve">2 </w:t>
      </w:r>
      <w:r w:rsidRPr="006B10FD">
        <w:rPr>
          <w:rFonts w:ascii="Times New Roman" w:eastAsia="Times New Roman" w:hAnsi="Times New Roman" w:cs="Times New Roman"/>
          <w:color w:val="000000"/>
          <w:kern w:val="0"/>
          <w14:ligatures w14:val="none"/>
          <w:rPrChange w:id="13" w:author="Anila Mehta" w:date="2025-11-12T13:06:00Z">
            <w:rPr>
              <w:rFonts w:ascii="Aptos" w:eastAsia="Times New Roman" w:hAnsi="Aptos" w:cs="Times New Roman"/>
              <w:color w:val="000000"/>
              <w:kern w:val="0"/>
              <w14:ligatures w14:val="none"/>
            </w:rPr>
          </w:rPrChange>
        </w:rPr>
        <w:t>Division of Pulmonary, Critical Care, and Occupational Pulmonary Medicine, University of Utah</w:t>
      </w:r>
    </w:p>
    <w:p w14:paraId="3A39028C" w14:textId="3449E19A" w:rsidR="006B10FD" w:rsidRPr="006B10FD" w:rsidRDefault="006B10FD" w:rsidP="006B10FD">
      <w:pPr>
        <w:rPr>
          <w:rFonts w:ascii="Times New Roman" w:eastAsia="Times New Roman" w:hAnsi="Times New Roman" w:cs="Times New Roman"/>
          <w:color w:val="000000"/>
          <w:kern w:val="0"/>
          <w14:ligatures w14:val="none"/>
          <w:rPrChange w:id="14" w:author="Anila Mehta" w:date="2025-11-12T13:06:00Z">
            <w:rPr>
              <w:rFonts w:ascii="Aptos" w:eastAsia="Times New Roman" w:hAnsi="Aptos" w:cs="Times New Roman"/>
              <w:color w:val="000000"/>
              <w:kern w:val="0"/>
              <w14:ligatures w14:val="none"/>
            </w:rPr>
          </w:rPrChange>
        </w:rPr>
      </w:pPr>
      <w:r w:rsidRPr="006B10FD">
        <w:rPr>
          <w:rFonts w:ascii="Times New Roman" w:eastAsia="Times New Roman" w:hAnsi="Times New Roman" w:cs="Times New Roman"/>
          <w:color w:val="000000"/>
          <w:kern w:val="0"/>
          <w:shd w:val="clear" w:color="auto" w:fill="FFFFFF"/>
          <w:vertAlign w:val="superscript"/>
          <w14:ligatures w14:val="none"/>
          <w:rPrChange w:id="15" w:author="Anila Mehta" w:date="2025-11-12T13:06:00Z">
            <w:rPr>
              <w:rFonts w:ascii="Aptos" w:eastAsia="Times New Roman" w:hAnsi="Aptos" w:cs="Times New Roman"/>
              <w:color w:val="000000"/>
              <w:kern w:val="0"/>
              <w:shd w:val="clear" w:color="auto" w:fill="FFFFFF"/>
              <w14:ligatures w14:val="none"/>
            </w:rPr>
          </w:rPrChange>
        </w:rPr>
        <w:t>3</w:t>
      </w:r>
      <w:r w:rsidRPr="006B10FD">
        <w:rPr>
          <w:rFonts w:ascii="Times New Roman" w:eastAsia="Times New Roman" w:hAnsi="Times New Roman" w:cs="Times New Roman"/>
          <w:color w:val="000000"/>
          <w:kern w:val="0"/>
          <w:shd w:val="clear" w:color="auto" w:fill="FFFFFF"/>
          <w14:ligatures w14:val="none"/>
          <w:rPrChange w:id="16" w:author="Anila Mehta" w:date="2025-11-12T13:06:00Z">
            <w:rPr>
              <w:rFonts w:ascii="Aptos" w:eastAsia="Times New Roman" w:hAnsi="Aptos" w:cs="Times New Roman"/>
              <w:color w:val="000000"/>
              <w:kern w:val="0"/>
              <w:shd w:val="clear" w:color="auto" w:fill="FFFFFF"/>
              <w14:ligatures w14:val="none"/>
            </w:rPr>
          </w:rPrChange>
        </w:rPr>
        <w:t>Department of Biomedical Informatics, University of Utah</w:t>
      </w:r>
    </w:p>
    <w:p w14:paraId="486B0C16" w14:textId="70D75C49"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17" w:author="Anila Mehta" w:date="2025-11-12T13:06:00Z">
            <w:rPr>
              <w:rFonts w:ascii="Aptos" w:eastAsia="Times New Roman" w:hAnsi="Aptos" w:cs="Times New Roman"/>
              <w:color w:val="000000"/>
              <w:kern w:val="0"/>
              <w:shd w:val="clear" w:color="auto" w:fill="FFFFFF"/>
              <w14:ligatures w14:val="none"/>
            </w:rPr>
          </w:rPrChange>
        </w:rPr>
      </w:pPr>
      <w:r w:rsidRPr="006B10FD">
        <w:rPr>
          <w:rFonts w:ascii="Times New Roman" w:eastAsia="Times New Roman" w:hAnsi="Times New Roman" w:cs="Times New Roman"/>
          <w:color w:val="000000"/>
          <w:kern w:val="0"/>
          <w:vertAlign w:val="superscript"/>
          <w14:ligatures w14:val="none"/>
          <w:rPrChange w:id="18" w:author="Anila Mehta" w:date="2025-11-12T13:06:00Z">
            <w:rPr>
              <w:rFonts w:ascii="Aptos" w:eastAsia="Times New Roman" w:hAnsi="Aptos" w:cs="Times New Roman"/>
              <w:color w:val="000000"/>
              <w:kern w:val="0"/>
              <w14:ligatures w14:val="none"/>
            </w:rPr>
          </w:rPrChange>
        </w:rPr>
        <w:t>4</w:t>
      </w:r>
      <w:r w:rsidRPr="006B10FD">
        <w:rPr>
          <w:rFonts w:ascii="Times New Roman" w:eastAsia="Times New Roman" w:hAnsi="Times New Roman" w:cs="Times New Roman"/>
          <w:color w:val="000000"/>
          <w:kern w:val="0"/>
          <w:shd w:val="clear" w:color="auto" w:fill="FFFFFF"/>
          <w14:ligatures w14:val="none"/>
          <w:rPrChange w:id="19" w:author="Anila Mehta" w:date="2025-11-12T13:06:00Z">
            <w:rPr>
              <w:rFonts w:ascii="Aptos" w:eastAsia="Times New Roman" w:hAnsi="Aptos" w:cs="Times New Roman"/>
              <w:color w:val="000000"/>
              <w:kern w:val="0"/>
              <w:shd w:val="clear" w:color="auto" w:fill="FFFFFF"/>
              <w14:ligatures w14:val="none"/>
            </w:rPr>
          </w:rPrChange>
        </w:rPr>
        <w:t>Department of Pulmonary and Critical Care, Intermountain Medical Center. </w:t>
      </w:r>
    </w:p>
    <w:p w14:paraId="2127D025" w14:textId="77777777"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20" w:author="Anila Mehta" w:date="2025-11-12T13:06:00Z">
            <w:rPr>
              <w:rFonts w:ascii="Aptos" w:eastAsia="Times New Roman" w:hAnsi="Aptos" w:cs="Times New Roman"/>
              <w:color w:val="000000"/>
              <w:kern w:val="0"/>
              <w:shd w:val="clear" w:color="auto" w:fill="FFFFFF"/>
              <w14:ligatures w14:val="none"/>
            </w:rPr>
          </w:rPrChange>
        </w:rPr>
      </w:pPr>
    </w:p>
    <w:p w14:paraId="44C548CD" w14:textId="48F0B187" w:rsidR="006B10FD" w:rsidRPr="006B10FD" w:rsidRDefault="006B10FD" w:rsidP="006B10FD">
      <w:pPr>
        <w:rPr>
          <w:rFonts w:ascii="Times New Roman" w:eastAsia="Times New Roman" w:hAnsi="Times New Roman" w:cs="Times New Roman"/>
          <w:b/>
          <w:bCs/>
          <w:color w:val="000000"/>
          <w:kern w:val="0"/>
          <w:u w:val="single"/>
          <w:shd w:val="clear" w:color="auto" w:fill="FFFFFF"/>
          <w14:ligatures w14:val="none"/>
          <w:rPrChange w:id="21" w:author="Anila Mehta" w:date="2025-11-12T13:06:00Z">
            <w:rPr>
              <w:rFonts w:ascii="Aptos" w:eastAsia="Times New Roman" w:hAnsi="Aptos" w:cs="Times New Roman"/>
              <w:color w:val="000000"/>
              <w:kern w:val="0"/>
              <w:shd w:val="clear" w:color="auto" w:fill="FFFFFF"/>
              <w14:ligatures w14:val="none"/>
            </w:rPr>
          </w:rPrChange>
        </w:rPr>
      </w:pPr>
      <w:r w:rsidRPr="006B10FD">
        <w:rPr>
          <w:rFonts w:ascii="Times New Roman" w:eastAsia="Times New Roman" w:hAnsi="Times New Roman" w:cs="Times New Roman"/>
          <w:b/>
          <w:bCs/>
          <w:color w:val="000000"/>
          <w:kern w:val="0"/>
          <w:u w:val="single"/>
          <w:shd w:val="clear" w:color="auto" w:fill="FFFFFF"/>
          <w14:ligatures w14:val="none"/>
          <w:rPrChange w:id="22" w:author="Anila Mehta" w:date="2025-11-12T13:06:00Z">
            <w:rPr>
              <w:rFonts w:ascii="Aptos" w:eastAsia="Times New Roman" w:hAnsi="Aptos" w:cs="Times New Roman"/>
              <w:color w:val="000000"/>
              <w:kern w:val="0"/>
              <w:shd w:val="clear" w:color="auto" w:fill="FFFFFF"/>
              <w14:ligatures w14:val="none"/>
            </w:rPr>
          </w:rPrChange>
        </w:rPr>
        <w:t>Conflicts of Interest:</w:t>
      </w:r>
    </w:p>
    <w:p w14:paraId="551E3962" w14:textId="77777777"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23" w:author="Anila Mehta" w:date="2025-11-12T13:06:00Z">
            <w:rPr>
              <w:rFonts w:ascii="Aptos" w:eastAsia="Times New Roman" w:hAnsi="Aptos" w:cs="Times New Roman"/>
              <w:color w:val="000000"/>
              <w:kern w:val="0"/>
              <w:shd w:val="clear" w:color="auto" w:fill="FFFFFF"/>
              <w14:ligatures w14:val="none"/>
            </w:rPr>
          </w:rPrChang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ins w:id="24" w:author="Brian Locke" w:date="2025-12-07T20:53:00Z" w16du:dateUtc="2025-12-08T03:53:00Z">
        <w:r>
          <w:rPr>
            <w:rFonts w:ascii="Times New Roman" w:eastAsia="Times New Roman" w:hAnsi="Times New Roman" w:cs="Times New Roman"/>
            <w:color w:val="000000"/>
            <w:kern w:val="0"/>
            <w:shd w:val="clear" w:color="auto" w:fill="FFFFFF"/>
            <w14:ligatures w14:val="none"/>
          </w:rPr>
          <w:t>B.W.L. equity interest with Mountain Biometrics</w:t>
        </w:r>
      </w:ins>
      <w:ins w:id="25" w:author="Brian Locke" w:date="2025-12-07T20:54:00Z" w16du:dateUtc="2025-12-08T03:54:00Z">
        <w:r>
          <w:rPr>
            <w:rFonts w:ascii="Times New Roman" w:eastAsia="Times New Roman" w:hAnsi="Times New Roman" w:cs="Times New Roman"/>
            <w:color w:val="000000"/>
            <w:kern w:val="0"/>
            <w:shd w:val="clear" w:color="auto" w:fill="FFFFFF"/>
            <w14:ligatures w14:val="none"/>
          </w:rPr>
          <w:t>, a medical AI startup.</w:t>
        </w:r>
      </w:ins>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6B10FD">
        <w:rPr>
          <w:rFonts w:ascii="Times New Roman" w:eastAsia="Times New Roman" w:hAnsi="Times New Roman" w:cs="Times New Roman"/>
          <w:b/>
          <w:bCs/>
          <w:color w:val="000000"/>
          <w:kern w:val="0"/>
          <w:u w:val="single"/>
          <w:shd w:val="clear" w:color="auto" w:fill="FFFFFF"/>
          <w14:ligatures w14:val="none"/>
          <w:rPrChange w:id="26" w:author="Anila Mehta" w:date="2025-11-12T13:06:00Z">
            <w:rPr>
              <w:rFonts w:ascii="Times New Roman" w:eastAsia="Times New Roman" w:hAnsi="Times New Roman" w:cs="Times New Roman"/>
              <w:color w:val="000000"/>
              <w:kern w:val="0"/>
              <w:shd w:val="clear" w:color="auto" w:fill="FFFFFF"/>
              <w14:ligatures w14:val="none"/>
            </w:rPr>
          </w:rPrChang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08084620" w14:textId="5FE6B9C6" w:rsidR="00023368" w:rsidDel="007666D7" w:rsidRDefault="00023368" w:rsidP="006B10FD">
      <w:pPr>
        <w:rPr>
          <w:del w:id="27" w:author="Brian Locke" w:date="2025-12-07T20:52:00Z" w16du:dateUtc="2025-12-08T03:52:00Z"/>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2AE6CEB7" w14:textId="77777777" w:rsidR="007666D7" w:rsidRDefault="007666D7" w:rsidP="006B10FD">
      <w:pPr>
        <w:rPr>
          <w:ins w:id="28" w:author="Brian Locke" w:date="2025-12-07T20:52:00Z" w16du:dateUtc="2025-12-08T03:52:00Z"/>
          <w:rFonts w:ascii="Times New Roman" w:eastAsia="Times New Roman" w:hAnsi="Times New Roman" w:cs="Times New Roman"/>
          <w:b/>
          <w:bCs/>
          <w:color w:val="000000"/>
          <w:kern w:val="0"/>
          <w:u w:val="single"/>
          <w:shd w:val="clear" w:color="auto" w:fill="FFFFFF"/>
          <w14:ligatures w14:val="none"/>
        </w:rPr>
      </w:pPr>
    </w:p>
    <w:p w14:paraId="4889051D" w14:textId="40C2CBF7" w:rsidR="006B10FD" w:rsidRPr="00491638" w:rsidRDefault="007666D7" w:rsidP="006B10FD">
      <w:pPr>
        <w:rPr>
          <w:ins w:id="29" w:author="Brian Locke" w:date="2025-12-07T20:53:00Z" w16du:dateUtc="2025-12-08T03:53:00Z"/>
          <w:rFonts w:ascii="Times New Roman" w:eastAsia="Times New Roman" w:hAnsi="Times New Roman" w:cs="Times New Roman"/>
          <w:color w:val="000000"/>
          <w:kern w:val="0"/>
          <w:u w:val="single"/>
          <w:shd w:val="clear" w:color="auto" w:fill="FFFFFF"/>
          <w14:ligatures w14:val="none"/>
          <w:rPrChange w:id="30" w:author="Brian Locke" w:date="2025-12-08T06:11:00Z" w16du:dateUtc="2025-12-08T13:11:00Z">
            <w:rPr>
              <w:ins w:id="31" w:author="Brian Locke" w:date="2025-12-07T20:53:00Z" w16du:dateUtc="2025-12-08T03:53:00Z"/>
              <w:rFonts w:ascii="Times New Roman" w:eastAsia="Times New Roman" w:hAnsi="Times New Roman" w:cs="Times New Roman"/>
              <w:b/>
              <w:bCs/>
              <w:color w:val="000000"/>
              <w:kern w:val="0"/>
              <w:u w:val="single"/>
              <w:shd w:val="clear" w:color="auto" w:fill="FFFFFF"/>
              <w14:ligatures w14:val="none"/>
            </w:rPr>
          </w:rPrChange>
        </w:rPr>
      </w:pPr>
      <w:ins w:id="32" w:author="Brian Locke" w:date="2025-12-07T20:52:00Z" w16du:dateUtc="2025-12-08T03:52:00Z">
        <w:r w:rsidRPr="00491638">
          <w:rPr>
            <w:rFonts w:ascii="Times New Roman" w:eastAsia="Times New Roman" w:hAnsi="Times New Roman" w:cs="Times New Roman"/>
            <w:color w:val="000000"/>
            <w:kern w:val="0"/>
            <w:u w:val="single"/>
            <w:shd w:val="clear" w:color="auto" w:fill="FFFFFF"/>
            <w14:ligatures w14:val="none"/>
            <w:rPrChange w:id="33"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t xml:space="preserve">Statistical code is available at </w:t>
        </w:r>
      </w:ins>
      <w:ins w:id="34" w:author="Brian Locke" w:date="2025-12-07T20:53:00Z" w16du:dateUtc="2025-12-08T03:53:00Z">
        <w:r w:rsidRPr="00491638">
          <w:rPr>
            <w:rFonts w:ascii="Times New Roman" w:eastAsia="Times New Roman" w:hAnsi="Times New Roman" w:cs="Times New Roman"/>
            <w:color w:val="000000"/>
            <w:kern w:val="0"/>
            <w:u w:val="single"/>
            <w:shd w:val="clear" w:color="auto" w:fill="FFFFFF"/>
            <w14:ligatures w14:val="none"/>
            <w:rPrChange w:id="35"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fldChar w:fldCharType="begin"/>
        </w:r>
        <w:r w:rsidRPr="00491638">
          <w:rPr>
            <w:rFonts w:ascii="Times New Roman" w:eastAsia="Times New Roman" w:hAnsi="Times New Roman" w:cs="Times New Roman"/>
            <w:color w:val="000000"/>
            <w:kern w:val="0"/>
            <w:u w:val="single"/>
            <w:shd w:val="clear" w:color="auto" w:fill="FFFFFF"/>
            <w14:ligatures w14:val="none"/>
            <w:rPrChange w:id="36"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instrText>HYPERLINK "</w:instrText>
        </w:r>
      </w:ins>
      <w:ins w:id="37" w:author="Brian Locke" w:date="2025-12-07T20:52:00Z" w16du:dateUtc="2025-12-08T03:52:00Z">
        <w:r w:rsidRPr="00491638">
          <w:rPr>
            <w:rFonts w:ascii="Times New Roman" w:eastAsia="Times New Roman" w:hAnsi="Times New Roman" w:cs="Times New Roman"/>
            <w:color w:val="000000"/>
            <w:kern w:val="0"/>
            <w:u w:val="single"/>
            <w:shd w:val="clear" w:color="auto" w:fill="FFFFFF"/>
            <w14:ligatures w14:val="none"/>
            <w:rPrChange w:id="38"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instrText>https://github.com/reblocke/abg-vbg-project</w:instrText>
        </w:r>
      </w:ins>
      <w:ins w:id="39" w:author="Brian Locke" w:date="2025-12-07T20:53:00Z" w16du:dateUtc="2025-12-08T03:53:00Z">
        <w:r w:rsidRPr="00491638">
          <w:rPr>
            <w:rFonts w:ascii="Times New Roman" w:eastAsia="Times New Roman" w:hAnsi="Times New Roman" w:cs="Times New Roman"/>
            <w:color w:val="000000"/>
            <w:kern w:val="0"/>
            <w:u w:val="single"/>
            <w:shd w:val="clear" w:color="auto" w:fill="FFFFFF"/>
            <w14:ligatures w14:val="none"/>
            <w:rPrChange w:id="40"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instrText>"</w:instrText>
        </w:r>
        <w:r w:rsidRPr="00491638">
          <w:rPr>
            <w:rFonts w:ascii="Times New Roman" w:eastAsia="Times New Roman" w:hAnsi="Times New Roman" w:cs="Times New Roman"/>
            <w:color w:val="000000"/>
            <w:kern w:val="0"/>
            <w:u w:val="single"/>
            <w:shd w:val="clear" w:color="auto" w:fill="FFFFFF"/>
            <w14:ligatures w14:val="none"/>
            <w:rPrChange w:id="41"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r>
        <w:r w:rsidRPr="00491638">
          <w:rPr>
            <w:rFonts w:ascii="Times New Roman" w:eastAsia="Times New Roman" w:hAnsi="Times New Roman" w:cs="Times New Roman"/>
            <w:color w:val="000000"/>
            <w:kern w:val="0"/>
            <w:u w:val="single"/>
            <w:shd w:val="clear" w:color="auto" w:fill="FFFFFF"/>
            <w14:ligatures w14:val="none"/>
            <w:rPrChange w:id="42"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fldChar w:fldCharType="separate"/>
        </w:r>
      </w:ins>
      <w:ins w:id="43" w:author="Brian Locke" w:date="2025-12-07T20:52:00Z" w16du:dateUtc="2025-12-08T03:52:00Z">
        <w:r w:rsidRPr="00491638">
          <w:rPr>
            <w:rStyle w:val="Hyperlink"/>
            <w:rFonts w:ascii="Times New Roman" w:eastAsia="Times New Roman" w:hAnsi="Times New Roman" w:cs="Times New Roman"/>
            <w:kern w:val="0"/>
            <w:shd w:val="clear" w:color="auto" w:fill="FFFFFF"/>
            <w14:ligatures w14:val="none"/>
            <w:rPrChange w:id="44" w:author="Brian Locke" w:date="2025-12-08T06:11:00Z" w16du:dateUtc="2025-12-08T13:11:00Z">
              <w:rPr>
                <w:rStyle w:val="Hyperlink"/>
                <w:rFonts w:ascii="Times New Roman" w:eastAsia="Times New Roman" w:hAnsi="Times New Roman" w:cs="Times New Roman"/>
                <w:b/>
                <w:bCs/>
                <w:kern w:val="0"/>
                <w:shd w:val="clear" w:color="auto" w:fill="FFFFFF"/>
                <w14:ligatures w14:val="none"/>
              </w:rPr>
            </w:rPrChange>
          </w:rPr>
          <w:t>https://github.com/reblocke/abg-vbg-project</w:t>
        </w:r>
      </w:ins>
      <w:ins w:id="45" w:author="Brian Locke" w:date="2025-12-07T20:53:00Z" w16du:dateUtc="2025-12-08T03:53:00Z">
        <w:r w:rsidRPr="00491638">
          <w:rPr>
            <w:rFonts w:ascii="Times New Roman" w:eastAsia="Times New Roman" w:hAnsi="Times New Roman" w:cs="Times New Roman"/>
            <w:color w:val="000000"/>
            <w:kern w:val="0"/>
            <w:u w:val="single"/>
            <w:shd w:val="clear" w:color="auto" w:fill="FFFFFF"/>
            <w14:ligatures w14:val="none"/>
            <w:rPrChange w:id="46"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fldChar w:fldCharType="end"/>
        </w:r>
        <w:r w:rsidRPr="00491638">
          <w:rPr>
            <w:rFonts w:ascii="Times New Roman" w:eastAsia="Times New Roman" w:hAnsi="Times New Roman" w:cs="Times New Roman"/>
            <w:color w:val="000000"/>
            <w:kern w:val="0"/>
            <w:u w:val="single"/>
            <w:shd w:val="clear" w:color="auto" w:fill="FFFFFF"/>
            <w14:ligatures w14:val="none"/>
            <w:rPrChange w:id="47"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t xml:space="preserve"> </w:t>
        </w:r>
      </w:ins>
    </w:p>
    <w:p w14:paraId="488A420A" w14:textId="39484825" w:rsidR="007666D7" w:rsidRPr="00491638" w:rsidRDefault="007666D7" w:rsidP="006B10FD">
      <w:pPr>
        <w:rPr>
          <w:rFonts w:ascii="Times New Roman" w:eastAsia="Times New Roman" w:hAnsi="Times New Roman" w:cs="Times New Roman"/>
          <w:color w:val="000000"/>
          <w:kern w:val="0"/>
          <w:u w:val="single"/>
          <w:shd w:val="clear" w:color="auto" w:fill="FFFFFF"/>
          <w14:ligatures w14:val="none"/>
          <w:rPrChange w:id="48"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pPr>
      <w:ins w:id="49" w:author="Brian Locke" w:date="2025-12-07T20:53:00Z" w16du:dateUtc="2025-12-08T03:53:00Z">
        <w:r w:rsidRPr="00491638">
          <w:rPr>
            <w:rFonts w:ascii="Times New Roman" w:eastAsia="Times New Roman" w:hAnsi="Times New Roman" w:cs="Times New Roman"/>
            <w:color w:val="000000"/>
            <w:kern w:val="0"/>
            <w:u w:val="single"/>
            <w:shd w:val="clear" w:color="auto" w:fill="FFFFFF"/>
            <w14:ligatures w14:val="none"/>
            <w:rPrChange w:id="50"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t xml:space="preserve">Individual patient data is from </w:t>
        </w:r>
        <w:proofErr w:type="spellStart"/>
        <w:r w:rsidRPr="00491638">
          <w:rPr>
            <w:rFonts w:ascii="Times New Roman" w:eastAsia="Times New Roman" w:hAnsi="Times New Roman" w:cs="Times New Roman"/>
            <w:color w:val="000000"/>
            <w:kern w:val="0"/>
            <w:u w:val="single"/>
            <w:shd w:val="clear" w:color="auto" w:fill="FFFFFF"/>
            <w14:ligatures w14:val="none"/>
            <w:rPrChange w:id="51"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t>TriNetX</w:t>
        </w:r>
        <w:proofErr w:type="spellEnd"/>
        <w:r w:rsidRPr="00491638">
          <w:rPr>
            <w:rFonts w:ascii="Times New Roman" w:eastAsia="Times New Roman" w:hAnsi="Times New Roman" w:cs="Times New Roman"/>
            <w:color w:val="000000"/>
            <w:kern w:val="0"/>
            <w:u w:val="single"/>
            <w:shd w:val="clear" w:color="auto" w:fill="FFFFFF"/>
            <w14:ligatures w14:val="none"/>
            <w:rPrChange w:id="52" w:author="Brian Locke" w:date="2025-12-08T06:11:00Z" w16du:dateUtc="2025-12-08T13:11:00Z">
              <w:rPr>
                <w:rFonts w:ascii="Times New Roman" w:eastAsia="Times New Roman" w:hAnsi="Times New Roman" w:cs="Times New Roman"/>
                <w:b/>
                <w:bCs/>
                <w:color w:val="000000"/>
                <w:kern w:val="0"/>
                <w:u w:val="single"/>
                <w:shd w:val="clear" w:color="auto" w:fill="FFFFFF"/>
                <w14:ligatures w14:val="none"/>
              </w:rPr>
            </w:rPrChange>
          </w:rPr>
          <w:t xml:space="preserve"> and is accessed under a data use agreement and cannot be shared.</w:t>
        </w:r>
      </w:ins>
    </w:p>
    <w:p w14:paraId="7F3EAD21" w14:textId="77777777"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53" w:author="Anila Mehta" w:date="2025-11-12T13:07:00Z">
            <w:rPr>
              <w:rFonts w:ascii="Aptos" w:eastAsia="Times New Roman" w:hAnsi="Aptos" w:cs="Times New Roman"/>
              <w:color w:val="000000"/>
              <w:kern w:val="0"/>
              <w:shd w:val="clear" w:color="auto" w:fill="FFFFFF"/>
              <w14:ligatures w14:val="none"/>
            </w:rPr>
          </w:rPrChange>
        </w:rPr>
      </w:pPr>
    </w:p>
    <w:p w14:paraId="38FE6ADA" w14:textId="77777777"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54" w:author="Anila Mehta" w:date="2025-11-12T13:06:00Z">
            <w:rPr>
              <w:rFonts w:ascii="Aptos" w:eastAsia="Times New Roman" w:hAnsi="Aptos" w:cs="Times New Roman"/>
              <w:color w:val="000000"/>
              <w:kern w:val="0"/>
              <w:shd w:val="clear" w:color="auto" w:fill="FFFFFF"/>
              <w14:ligatures w14:val="none"/>
            </w:rPr>
          </w:rPrChange>
        </w:rPr>
      </w:pPr>
    </w:p>
    <w:p w14:paraId="484565FB" w14:textId="77777777" w:rsidR="006B10FD" w:rsidRPr="006B10FD" w:rsidRDefault="006B10FD" w:rsidP="006B10FD">
      <w:pPr>
        <w:rPr>
          <w:rFonts w:ascii="Times New Roman" w:eastAsia="Times New Roman" w:hAnsi="Times New Roman" w:cs="Times New Roman"/>
          <w:color w:val="000000"/>
          <w:kern w:val="0"/>
          <w:shd w:val="clear" w:color="auto" w:fill="FFFFFF"/>
          <w14:ligatures w14:val="none"/>
          <w:rPrChange w:id="55" w:author="Anila Mehta" w:date="2025-11-12T13:06:00Z">
            <w:rPr>
              <w:rFonts w:ascii="Aptos" w:eastAsia="Times New Roman" w:hAnsi="Aptos" w:cs="Times New Roman"/>
              <w:color w:val="000000"/>
              <w:kern w:val="0"/>
              <w:shd w:val="clear" w:color="auto" w:fill="FFFFFF"/>
              <w14:ligatures w14:val="none"/>
            </w:rPr>
          </w:rPrChange>
        </w:rPr>
      </w:pPr>
    </w:p>
    <w:p w14:paraId="4EC403BB" w14:textId="4C0DA13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6B10FD">
        <w:rPr>
          <w:rFonts w:ascii="Times New Roman" w:eastAsia="Times New Roman" w:hAnsi="Times New Roman" w:cs="Times New Roman"/>
          <w:b/>
          <w:bCs/>
          <w:color w:val="000000"/>
          <w:kern w:val="0"/>
          <w:u w:val="single"/>
          <w:shd w:val="clear" w:color="auto" w:fill="FFFFFF"/>
          <w14:ligatures w14:val="none"/>
          <w:rPrChange w:id="56" w:author="Anila Mehta" w:date="2025-11-12T13:06:00Z">
            <w:rPr>
              <w:rFonts w:ascii="Aptos" w:eastAsia="Times New Roman" w:hAnsi="Aptos" w:cs="Times New Roman"/>
              <w:color w:val="000000"/>
              <w:kern w:val="0"/>
              <w:shd w:val="clear" w:color="auto" w:fill="FFFFFF"/>
              <w14:ligatures w14:val="none"/>
            </w:rPr>
          </w:rPrChange>
        </w:rPr>
        <w:t xml:space="preserve">Abstract: </w:t>
      </w:r>
      <w:proofErr w:type="gramStart"/>
      <w:ins w:id="57" w:author="Brian Locke" w:date="2025-12-07T23:22:00Z" w16du:dateUtc="2025-12-08T06:22:00Z">
        <w:r w:rsidR="00B63576">
          <w:rPr>
            <w:rFonts w:ascii="Times New Roman" w:eastAsia="Times New Roman" w:hAnsi="Times New Roman" w:cs="Times New Roman"/>
            <w:b/>
            <w:bCs/>
            <w:color w:val="000000"/>
            <w:kern w:val="0"/>
            <w:u w:val="single"/>
            <w:shd w:val="clear" w:color="auto" w:fill="FFFFFF"/>
            <w14:ligatures w14:val="none"/>
          </w:rPr>
          <w:t>[ ]</w:t>
        </w:r>
        <w:proofErr w:type="gramEnd"/>
        <w:r w:rsidR="00B63576">
          <w:rPr>
            <w:rFonts w:ascii="Times New Roman" w:eastAsia="Times New Roman" w:hAnsi="Times New Roman" w:cs="Times New Roman"/>
            <w:b/>
            <w:bCs/>
            <w:color w:val="000000"/>
            <w:kern w:val="0"/>
            <w:u w:val="single"/>
            <w:shd w:val="clear" w:color="auto" w:fill="FFFFFF"/>
            <w14:ligatures w14:val="none"/>
          </w:rPr>
          <w:t xml:space="preserve"> TODO last</w:t>
        </w:r>
      </w:ins>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531C90D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Methods:</w:t>
      </w:r>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B4DA76C"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6B6EAEB"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Pr="006B10FD" w:rsidRDefault="006B10FD" w:rsidP="006B10FD">
      <w:pPr>
        <w:rPr>
          <w:rFonts w:ascii="Times New Roman" w:eastAsia="Times New Roman" w:hAnsi="Times New Roman" w:cs="Times New Roman"/>
          <w:b/>
          <w:bCs/>
          <w:color w:val="000000"/>
          <w:kern w:val="0"/>
          <w14:ligatures w14:val="none"/>
          <w:rPrChange w:id="58" w:author="Anila Mehta" w:date="2025-11-12T13:07:00Z">
            <w:rPr>
              <w:rFonts w:ascii="Aptos" w:eastAsia="Times New Roman" w:hAnsi="Aptos" w:cs="Times New Roman"/>
              <w:color w:val="000000"/>
              <w:kern w:val="0"/>
              <w14:ligatures w14:val="none"/>
            </w:rPr>
          </w:rPrChange>
        </w:rPr>
      </w:pPr>
      <w:r>
        <w:rPr>
          <w:rFonts w:ascii="Times New Roman" w:eastAsia="Times New Roman" w:hAnsi="Times New Roman" w:cs="Times New Roman"/>
          <w:b/>
          <w:bCs/>
          <w:color w:val="000000"/>
          <w:kern w:val="0"/>
          <w:shd w:val="clear" w:color="auto" w:fill="FFFFFF"/>
          <w14:ligatures w14:val="none"/>
        </w:rPr>
        <w:t>Conclusions:</w:t>
      </w:r>
    </w:p>
    <w:p w14:paraId="62DC636F" w14:textId="77777777" w:rsidR="006B10FD" w:rsidRDefault="006B10FD" w:rsidP="00014B1A">
      <w:pPr>
        <w:pStyle w:val="p2"/>
        <w:spacing w:before="0" w:beforeAutospacing="0" w:after="0" w:afterAutospacing="0"/>
        <w:rPr>
          <w:color w:val="000000"/>
        </w:rPr>
      </w:pPr>
    </w:p>
    <w:p w14:paraId="31C0C985" w14:textId="77777777" w:rsidR="006B10FD" w:rsidRPr="00623125" w:rsidRDefault="006B10FD" w:rsidP="00014B1A">
      <w:pPr>
        <w:pStyle w:val="p2"/>
        <w:spacing w:before="0" w:beforeAutospacing="0" w:after="0" w:afterAutospacing="0"/>
        <w:rPr>
          <w:color w:val="000000"/>
        </w:rPr>
      </w:pP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13B2FF2A" w14:textId="77777777" w:rsidR="006B10FD" w:rsidRDefault="006B10FD" w:rsidP="00014B1A">
      <w:pPr>
        <w:pStyle w:val="p1"/>
        <w:spacing w:before="0" w:beforeAutospacing="0" w:after="0" w:afterAutospacing="0"/>
        <w:rPr>
          <w:ins w:id="59" w:author="Anila Mehta" w:date="2025-11-12T13:07:00Z"/>
          <w:rStyle w:val="s1"/>
          <w:b/>
          <w:bCs/>
          <w:color w:val="000000"/>
          <w:u w:val="single"/>
        </w:rPr>
      </w:pPr>
    </w:p>
    <w:p w14:paraId="34640A2F" w14:textId="77777777" w:rsidR="006B10FD" w:rsidRDefault="006B10FD" w:rsidP="00014B1A">
      <w:pPr>
        <w:pStyle w:val="p1"/>
        <w:spacing w:before="0" w:beforeAutospacing="0" w:after="0" w:afterAutospacing="0"/>
        <w:rPr>
          <w:ins w:id="60" w:author="Anila Mehta" w:date="2025-11-12T13:07:00Z"/>
          <w:rStyle w:val="s1"/>
          <w:b/>
          <w:bCs/>
          <w:color w:val="000000"/>
          <w:u w:val="single"/>
        </w:rPr>
      </w:pPr>
    </w:p>
    <w:p w14:paraId="28EBE43C" w14:textId="77777777" w:rsidR="006B10FD" w:rsidRDefault="006B10FD" w:rsidP="00014B1A">
      <w:pPr>
        <w:pStyle w:val="p1"/>
        <w:spacing w:before="0" w:beforeAutospacing="0" w:after="0" w:afterAutospacing="0"/>
        <w:rPr>
          <w:ins w:id="61" w:author="Anila Mehta" w:date="2025-11-12T13:07:00Z"/>
          <w:rStyle w:val="s1"/>
          <w:b/>
          <w:bCs/>
          <w:color w:val="000000"/>
          <w:u w:val="single"/>
        </w:rPr>
      </w:pPr>
    </w:p>
    <w:p w14:paraId="74DEAA75" w14:textId="7D6BBAD8" w:rsidR="00014B1A" w:rsidRPr="00656FB1" w:rsidRDefault="00014B1A" w:rsidP="00014B1A">
      <w:pPr>
        <w:pStyle w:val="p1"/>
        <w:spacing w:before="0" w:beforeAutospacing="0" w:after="0" w:afterAutospacing="0"/>
        <w:rPr>
          <w:b/>
          <w:bCs/>
          <w:color w:val="000000"/>
        </w:rPr>
      </w:pPr>
      <w:commentRangeStart w:id="62"/>
      <w:r w:rsidRPr="00656FB1">
        <w:rPr>
          <w:rStyle w:val="s1"/>
          <w:b/>
          <w:bCs/>
          <w:color w:val="000000"/>
          <w:u w:val="single"/>
        </w:rPr>
        <w:t>Introduction</w:t>
      </w:r>
      <w:commentRangeEnd w:id="62"/>
      <w:r w:rsidR="00D1109E">
        <w:rPr>
          <w:rStyle w:val="CommentReference"/>
          <w:rFonts w:asciiTheme="minorHAnsi" w:eastAsiaTheme="minorHAnsi" w:hAnsiTheme="minorHAnsi" w:cstheme="minorBidi"/>
          <w:kern w:val="2"/>
          <w14:ligatures w14:val="standardContextual"/>
        </w:rPr>
        <w:commentReference w:id="62"/>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3117FE02" w:rsidR="00014B1A" w:rsidRDefault="00B63576" w:rsidP="00014B1A">
      <w:pPr>
        <w:pStyle w:val="p1"/>
        <w:spacing w:before="0" w:beforeAutospacing="0" w:after="0" w:afterAutospacing="0"/>
        <w:rPr>
          <w:color w:val="000000"/>
        </w:rPr>
      </w:pPr>
      <w:ins w:id="63" w:author="Brian Locke" w:date="2025-12-07T23:28:00Z" w16du:dateUtc="2025-12-08T06:28:00Z">
        <w:r>
          <w:rPr>
            <w:color w:val="000000"/>
          </w:rPr>
          <w:t xml:space="preserve">Hypercapnia results from lungs’ inability to adequately remove carbon dioxide from the bloodstream, leading to its accumulation </w:t>
        </w:r>
      </w:ins>
      <w:commentRangeStart w:id="64"/>
      <w:r w:rsidR="00014B1A">
        <w:rPr>
          <w:color w:val="000000"/>
        </w:rPr>
        <w:t xml:space="preserve">Arterial blood gases (ABGs) </w:t>
      </w:r>
      <w:commentRangeEnd w:id="64"/>
      <w:r>
        <w:rPr>
          <w:rStyle w:val="CommentReference"/>
          <w:rFonts w:asciiTheme="minorHAnsi" w:eastAsiaTheme="minorHAnsi" w:hAnsiTheme="minorHAnsi" w:cstheme="minorBidi"/>
          <w:kern w:val="2"/>
          <w14:ligatures w14:val="standardContextual"/>
        </w:rPr>
        <w:commentReference w:id="64"/>
      </w:r>
      <w:r w:rsidR="00014B1A">
        <w:rPr>
          <w:color w:val="000000"/>
        </w:rPr>
        <w:t>are</w:t>
      </w:r>
      <w:del w:id="65" w:author="Brian Locke" w:date="2025-12-07T23:22:00Z" w16du:dateUtc="2025-12-08T06:22:00Z">
        <w:r w:rsidR="00014B1A" w:rsidDel="00B63576">
          <w:rPr>
            <w:color w:val="000000"/>
          </w:rPr>
          <w:delText xml:space="preserve"> considered</w:delText>
        </w:r>
      </w:del>
      <w:r w:rsidR="00014B1A">
        <w:rPr>
          <w:color w:val="000000"/>
        </w:rPr>
        <w:t xml:space="preserve"> the gold standard for assessing acid-base balance, oxygenation and ventilation status</w:t>
      </w:r>
      <w:r w:rsidR="00455F0D">
        <w:rPr>
          <w:color w:val="000000"/>
        </w:rPr>
        <w:t>,</w:t>
      </w:r>
      <w:r w:rsidR="00014B1A">
        <w:rPr>
          <w:color w:val="000000"/>
        </w:rPr>
        <w:t xml:space="preserve"> and </w:t>
      </w:r>
      <w:r w:rsidR="00455F0D">
        <w:rPr>
          <w:color w:val="000000"/>
        </w:rPr>
        <w:t>remain</w:t>
      </w:r>
      <w:r w:rsidR="00014B1A">
        <w:rPr>
          <w:color w:val="000000"/>
        </w:rPr>
        <w:t xml:space="preserve"> essential in the management of hypercapnic respiratory failure. However, </w:t>
      </w:r>
      <w:del w:id="66" w:author="Brian Locke" w:date="2025-12-07T23:23:00Z" w16du:dateUtc="2025-12-08T06:23:00Z">
        <w:r w:rsidR="00014B1A" w:rsidDel="00B63576">
          <w:rPr>
            <w:color w:val="000000"/>
          </w:rPr>
          <w:delText>obtaining an ABG</w:delText>
        </w:r>
      </w:del>
      <w:ins w:id="67" w:author="Brian Locke" w:date="2025-12-07T23:23:00Z" w16du:dateUtc="2025-12-08T06:23:00Z">
        <w:r>
          <w:rPr>
            <w:color w:val="000000"/>
          </w:rPr>
          <w:t>arterial sampling</w:t>
        </w:r>
      </w:ins>
      <w:del w:id="68" w:author="Brian Locke" w:date="2025-12-07T23:23:00Z" w16du:dateUtc="2025-12-08T06:23:00Z">
        <w:r w:rsidR="00014B1A" w:rsidDel="00B63576">
          <w:rPr>
            <w:color w:val="000000"/>
          </w:rPr>
          <w:delText xml:space="preserve"> can be</w:delText>
        </w:r>
      </w:del>
      <w:ins w:id="69" w:author="Brian Locke" w:date="2025-12-07T23:23:00Z" w16du:dateUtc="2025-12-08T06:23:00Z">
        <w:r>
          <w:rPr>
            <w:color w:val="000000"/>
          </w:rPr>
          <w:t xml:space="preserve"> is</w:t>
        </w:r>
      </w:ins>
      <w:r w:rsidR="00014B1A">
        <w:rPr>
          <w:color w:val="000000"/>
        </w:rPr>
        <w:t xml:space="preserve"> uncomfortable for patients, time-consuming</w:t>
      </w:r>
      <w:ins w:id="70" w:author="Brian Locke" w:date="2025-12-07T23:24:00Z" w16du:dateUtc="2025-12-08T06:24:00Z">
        <w:r>
          <w:rPr>
            <w:color w:val="000000"/>
          </w:rPr>
          <w:t>,</w:t>
        </w:r>
      </w:ins>
      <w:r w:rsidR="00014B1A">
        <w:rPr>
          <w:color w:val="000000"/>
        </w:rPr>
        <w:t xml:space="preserve"> and technically challenging</w:t>
      </w:r>
      <w:del w:id="71" w:author="Brian Locke" w:date="2025-12-07T23:24:00Z" w16du:dateUtc="2025-12-08T06:24:00Z">
        <w:r w:rsidR="00014B1A" w:rsidDel="00B63576">
          <w:rPr>
            <w:color w:val="000000"/>
          </w:rPr>
          <w:delText>, often requiring multiple attempts</w:delText>
        </w:r>
      </w:del>
      <w:r w:rsidR="00014B1A">
        <w:rPr>
          <w:color w:val="000000"/>
        </w:rPr>
        <w:t xml:space="preserve">. </w:t>
      </w:r>
      <w:r w:rsidR="00455F0D">
        <w:rPr>
          <w:color w:val="000000"/>
        </w:rPr>
        <w:t>Potential c</w:t>
      </w:r>
      <w:r w:rsidR="00014B1A">
        <w:rPr>
          <w:color w:val="000000"/>
        </w:rPr>
        <w:t xml:space="preserve">omplications </w:t>
      </w:r>
      <w:r w:rsidR="00441AC6">
        <w:rPr>
          <w:color w:val="000000"/>
        </w:rPr>
        <w:t xml:space="preserve">from ABGs </w:t>
      </w:r>
      <w:r w:rsidR="00014B1A">
        <w:rPr>
          <w:color w:val="000000"/>
        </w:rPr>
        <w:t xml:space="preserve">include arterial injury, thrombosis, air or clotted blood embolism, arterial occlusion, hematoma, and aneurysm formation.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51C122B4" w14:textId="2D7E7C0A" w:rsidR="00014B1A" w:rsidDel="00B63576" w:rsidRDefault="00014B1A" w:rsidP="00014B1A">
      <w:pPr>
        <w:pStyle w:val="p1"/>
        <w:spacing w:before="0" w:beforeAutospacing="0" w:after="0" w:afterAutospacing="0"/>
        <w:rPr>
          <w:del w:id="72" w:author="Brian Locke" w:date="2025-12-07T23:34:00Z" w16du:dateUtc="2025-12-08T06:34:00Z"/>
          <w:color w:val="000000"/>
        </w:rPr>
      </w:pPr>
    </w:p>
    <w:p w14:paraId="07F032D9" w14:textId="4CAC7AE3" w:rsidR="00014B1A" w:rsidRPr="00B63576" w:rsidDel="00206BCD" w:rsidRDefault="00B63576">
      <w:pPr>
        <w:pStyle w:val="p1"/>
        <w:rPr>
          <w:del w:id="73" w:author="Brian Locke" w:date="2025-12-07T23:35:00Z" w16du:dateUtc="2025-12-08T06:35:00Z"/>
          <w:rPrChange w:id="74" w:author="Brian Locke" w:date="2025-12-07T23:34:00Z" w16du:dateUtc="2025-12-08T06:34:00Z">
            <w:rPr>
              <w:del w:id="75" w:author="Brian Locke" w:date="2025-12-07T23:35:00Z" w16du:dateUtc="2025-12-08T06:35:00Z"/>
              <w:color w:val="000000"/>
            </w:rPr>
          </w:rPrChange>
        </w:rPr>
        <w:pPrChange w:id="76" w:author="Brian Locke" w:date="2025-12-07T23:34:00Z" w16du:dateUtc="2025-12-08T06:34:00Z">
          <w:pPr>
            <w:pStyle w:val="p1"/>
            <w:spacing w:before="0" w:beforeAutospacing="0" w:after="0" w:afterAutospacing="0"/>
          </w:pPr>
        </w:pPrChange>
      </w:pPr>
      <w:ins w:id="77" w:author="Brian Locke" w:date="2025-12-07T23:34:00Z" w16du:dateUtc="2025-12-08T06:34:00Z">
        <w:r>
          <w:t>Because venous sampling is routine, VBGs may offer a simpler and more patient-centered alternative to ABGs</w:t>
        </w:r>
      </w:ins>
      <w:ins w:id="78" w:author="Brian Locke" w:date="2025-12-07T23:35:00Z" w16du:dateUtc="2025-12-08T06:35:00Z">
        <w:r w:rsidR="00206BCD">
          <w:t xml:space="preserve">, though their value hinges on whether they carry comparable diagnostic and prognostic information. </w:t>
        </w:r>
      </w:ins>
      <w:del w:id="79" w:author="Brian Locke" w:date="2025-12-07T23:34:00Z" w16du:dateUtc="2025-12-08T06:34:00Z">
        <w:r w:rsidR="00441AC6" w:rsidDel="00B63576">
          <w:rPr>
            <w:color w:val="000000"/>
          </w:rPr>
          <w:delText>Given these challenges with ABGs, clinicians have increasingly looked to venous blood gases (VBGs) as an alternative.</w:delText>
        </w:r>
      </w:del>
      <w:del w:id="80" w:author="Brian Locke" w:date="2025-12-07T23:28:00Z" w16du:dateUtc="2025-12-08T06:28:00Z">
        <w:r w:rsidR="00441AC6" w:rsidDel="00B63576">
          <w:rPr>
            <w:color w:val="000000"/>
          </w:rPr>
          <w:delText xml:space="preserve"> </w:delText>
        </w:r>
        <w:r w:rsidR="00014B1A" w:rsidDel="00B63576">
          <w:rPr>
            <w:color w:val="000000"/>
          </w:rPr>
          <w:delText xml:space="preserve">Hypercapnia </w:delText>
        </w:r>
        <w:r w:rsidR="00455F0D" w:rsidDel="00B63576">
          <w:rPr>
            <w:color w:val="000000"/>
          </w:rPr>
          <w:delText xml:space="preserve">results from </w:delText>
        </w:r>
        <w:r w:rsidR="00014B1A" w:rsidDel="00B63576">
          <w:rPr>
            <w:color w:val="000000"/>
          </w:rPr>
          <w:delText>lungs’ inability to adequately remove carbon dioxide from the bloodstream, leading to its accumulation.</w:delText>
        </w:r>
      </w:del>
      <w:del w:id="81" w:author="Brian Locke" w:date="2025-12-07T23:34:00Z" w16du:dateUtc="2025-12-08T06:34:00Z">
        <w:r w:rsidR="00014B1A" w:rsidDel="00B63576">
          <w:rPr>
            <w:color w:val="000000"/>
          </w:rPr>
          <w:delText xml:space="preserve"> </w:delText>
        </w:r>
      </w:del>
      <w:r w:rsidR="00014B1A">
        <w:rPr>
          <w:color w:val="000000"/>
        </w:rPr>
        <w:t>On ABG, hypercapnia is defined as greater than 45 mmHg</w:t>
      </w:r>
      <w:r w:rsidR="00455F0D">
        <w:rPr>
          <w:color w:val="000000"/>
        </w:rPr>
        <w:t xml:space="preserve"> while on VBG, hypercapnia is </w:t>
      </w:r>
      <w:r w:rsidR="00E71005">
        <w:rPr>
          <w:color w:val="000000"/>
        </w:rPr>
        <w:t xml:space="preserve">usually 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2110B4E3" w14:textId="77777777" w:rsidR="00206BCD" w:rsidRDefault="00206BCD" w:rsidP="001F3608">
      <w:pPr>
        <w:pStyle w:val="p1"/>
        <w:rPr>
          <w:ins w:id="82" w:author="Brian Locke" w:date="2025-12-07T23:35:00Z" w16du:dateUtc="2025-12-08T06:35:00Z"/>
          <w:color w:val="000000"/>
        </w:rPr>
      </w:pPr>
    </w:p>
    <w:p w14:paraId="23FEBD0B" w14:textId="58611FE0" w:rsidR="00E71005" w:rsidRDefault="00014B1A" w:rsidP="001F3608">
      <w:pPr>
        <w:pStyle w:val="p1"/>
        <w:rPr>
          <w:ins w:id="83" w:author="Anila Mehta" w:date="2025-11-12T13:14:00Z"/>
          <w:color w:val="000000"/>
        </w:rPr>
      </w:pPr>
      <w:commentRangeStart w:id="84"/>
      <w:r>
        <w:rPr>
          <w:color w:val="000000"/>
        </w:rPr>
        <w:t xml:space="preserve">Despite </w:t>
      </w:r>
      <w:r w:rsidR="00455F0D">
        <w:rPr>
          <w:color w:val="000000"/>
        </w:rPr>
        <w:t>t</w:t>
      </w:r>
      <w:commentRangeEnd w:id="84"/>
      <w:r w:rsidR="00206BCD">
        <w:rPr>
          <w:rStyle w:val="CommentReference"/>
          <w:rFonts w:asciiTheme="minorHAnsi" w:eastAsiaTheme="minorHAnsi" w:hAnsiTheme="minorHAnsi" w:cstheme="minorBidi"/>
          <w:kern w:val="2"/>
          <w14:ligatures w14:val="standardContextual"/>
        </w:rPr>
        <w:commentReference w:id="84"/>
      </w:r>
      <w:r w:rsidR="00455F0D">
        <w:rPr>
          <w:color w:val="000000"/>
        </w:rPr>
        <w:t xml:space="preserve">heir </w:t>
      </w:r>
      <w:r>
        <w:rPr>
          <w:color w:val="000000"/>
        </w:rPr>
        <w:t>growing use, there has been limited studies comparing VBG versus ABG in diagnosis of hypercapnic respiratory failure</w:t>
      </w:r>
      <w:r w:rsidR="00E71005">
        <w:rPr>
          <w:color w:val="000000"/>
        </w:rPr>
        <w:t>, and billing and device qualification guidance does not admit venous blood gas as sufficient evidence of hypercapnic respiratory failure</w:t>
      </w:r>
      <w:r>
        <w:rPr>
          <w:color w:val="000000"/>
        </w:rPr>
        <w:t>. In a study by Davies et. al, hospitalized patients with known or suspected hypercapnic respiratory failure underwent near-simultaneous ABG and VBG</w:t>
      </w:r>
      <w:r w:rsidR="00455F0D">
        <w:rPr>
          <w:color w:val="000000"/>
        </w:rPr>
        <w:t xml:space="preserve"> testing</w:t>
      </w:r>
      <w:r>
        <w:rPr>
          <w:color w:val="000000"/>
        </w:rPr>
        <w:t>. Results demonstrated close agreement in PaCO</w:t>
      </w:r>
      <w:r w:rsidRPr="00455F0D">
        <w:rPr>
          <w:color w:val="000000"/>
          <w:vertAlign w:val="subscript"/>
        </w:rPr>
        <w:t>2</w:t>
      </w:r>
      <w:r>
        <w:rPr>
          <w:color w:val="000000"/>
        </w:rPr>
        <w:t xml:space="preserve"> values between ABG and calculated </w:t>
      </w:r>
      <w:r w:rsidR="00455F0D">
        <w:rPr>
          <w:color w:val="000000"/>
        </w:rPr>
        <w:t>values derived from VBGs, supporting the use of VBGs in monitoring hypercapnic patients.</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6746ED">
        <w:rPr>
          <w:color w:val="000000"/>
        </w:rPr>
        <w:fldChar w:fldCharType="separate"/>
      </w:r>
      <w:r w:rsidR="006746ED">
        <w:rPr>
          <w:color w:val="000000"/>
        </w:rPr>
        <w:fldChar w:fldCharType="end"/>
      </w:r>
      <w:r w:rsidR="00455F0D">
        <w:rPr>
          <w:color w:val="000000"/>
        </w:rPr>
        <w:t xml:space="preserve"> </w:t>
      </w:r>
      <w:r>
        <w:rPr>
          <w:color w:val="000000"/>
        </w:rPr>
        <w:t>Similarly, a review by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455F0D" w:rsidRPr="00455F0D">
        <w:rPr>
          <w:color w:val="000000"/>
        </w:rPr>
        <w:t>found wide variability between arterial and venous CO₂ levels in COPD patients with acute exacerbations, underscoring the limitations of VBG 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BE5EBB" w:rsidRPr="00BE5EBB">
        <w:rPr>
          <w:color w:val="000000"/>
        </w:rPr>
        <w:t>Most prior studies have emphasized the analytical agreement between venous and arterial blood gases. Few have examined whether hypercapnia identified by each method carries similar prognostic weight, or whether observed differences reflect patient selection rather than biology. If venous hypercapnia predicts outcomes</w:t>
      </w:r>
      <w:r w:rsidR="00BE5EBB">
        <w:rPr>
          <w:color w:val="000000"/>
        </w:rPr>
        <w:t xml:space="preserve"> adverse outcomes such as the need for ventilatory support,</w:t>
      </w:r>
      <w:r w:rsidR="00BE5EBB" w:rsidRPr="00BE5EBB">
        <w:rPr>
          <w:color w:val="000000"/>
        </w:rPr>
        <w:t xml:space="preserve"> this </w:t>
      </w:r>
      <w:proofErr w:type="gramStart"/>
      <w:r w:rsidR="00BE5EBB" w:rsidRPr="00BE5EBB">
        <w:rPr>
          <w:color w:val="000000"/>
        </w:rPr>
        <w:t>would</w:t>
      </w:r>
      <w:proofErr w:type="gramEnd"/>
      <w:r w:rsidR="00BE5EBB" w:rsidRPr="00BE5EBB">
        <w:rPr>
          <w:color w:val="000000"/>
        </w:rPr>
        <w:t xml:space="preserve"> support using VBGs as diagnostic evidence of hypercapnic </w:t>
      </w:r>
      <w:commentRangeStart w:id="85"/>
      <w:r w:rsidR="00BE5EBB" w:rsidRPr="00BE5EBB">
        <w:rPr>
          <w:color w:val="000000"/>
        </w:rPr>
        <w:t>respiratory failure.</w:t>
      </w:r>
      <w:commentRangeEnd w:id="85"/>
      <w:r w:rsidR="00D1109E">
        <w:rPr>
          <w:rStyle w:val="CommentReference"/>
          <w:rFonts w:asciiTheme="minorHAnsi" w:eastAsiaTheme="minorHAnsi" w:hAnsiTheme="minorHAnsi" w:cstheme="minorBidi"/>
          <w:kern w:val="2"/>
          <w14:ligatures w14:val="standardContextual"/>
        </w:rPr>
        <w:commentReference w:id="85"/>
      </w:r>
    </w:p>
    <w:p w14:paraId="403ED269" w14:textId="787E43F5" w:rsidR="00CD53B6" w:rsidRDefault="00CD53B6" w:rsidP="001F3608">
      <w:pPr>
        <w:pStyle w:val="p1"/>
        <w:rPr>
          <w:color w:val="000000"/>
        </w:rPr>
      </w:pPr>
      <w:ins w:id="86" w:author="Anila Mehta" w:date="2025-11-12T13:17:00Z">
        <w:r>
          <w:rPr>
            <w:color w:val="000000"/>
          </w:rPr>
          <w:t>Comparisons between ABG and VBG have often emphasized measurement agreement o</w:t>
        </w:r>
      </w:ins>
      <w:ins w:id="87" w:author="Anila Mehta" w:date="2025-11-12T13:26:00Z">
        <w:r w:rsidR="009D2F0E">
          <w:rPr>
            <w:color w:val="000000"/>
          </w:rPr>
          <w:t>r</w:t>
        </w:r>
      </w:ins>
      <w:ins w:id="88" w:author="Anila Mehta" w:date="2025-11-12T13:17:00Z">
        <w:r>
          <w:rPr>
            <w:color w:val="000000"/>
          </w:rPr>
          <w:t xml:space="preserve"> categorical concordance. While such analyses are important to assess interchangeability, they assess only the analytic d</w:t>
        </w:r>
      </w:ins>
      <w:ins w:id="89" w:author="Anila Mehta" w:date="2025-11-12T13:18:00Z">
        <w:r>
          <w:rPr>
            <w:color w:val="000000"/>
          </w:rPr>
          <w:t xml:space="preserve">imension of validity. Clinical </w:t>
        </w:r>
      </w:ins>
      <w:ins w:id="90" w:author="Anila Mehta" w:date="2025-11-12T13:21:00Z">
        <w:r w:rsidR="009D2F0E">
          <w:rPr>
            <w:color w:val="000000"/>
          </w:rPr>
          <w:t>utility</w:t>
        </w:r>
      </w:ins>
      <w:ins w:id="91" w:author="Anila Mehta" w:date="2025-11-12T13:18:00Z">
        <w:r>
          <w:rPr>
            <w:color w:val="000000"/>
          </w:rPr>
          <w:t xml:space="preserve">, however, </w:t>
        </w:r>
      </w:ins>
      <w:ins w:id="92" w:author="Anila Mehta" w:date="2025-11-12T13:21:00Z">
        <w:r w:rsidR="009D2F0E">
          <w:rPr>
            <w:color w:val="000000"/>
          </w:rPr>
          <w:t>ultimately</w:t>
        </w:r>
      </w:ins>
      <w:ins w:id="93" w:author="Anila Mehta" w:date="2025-11-12T13:18:00Z">
        <w:r>
          <w:rPr>
            <w:color w:val="000000"/>
          </w:rPr>
          <w:t xml:space="preserve"> depends on prognostic relevance – how well each </w:t>
        </w:r>
        <w:r w:rsidR="009D2F0E">
          <w:rPr>
            <w:color w:val="000000"/>
          </w:rPr>
          <w:t xml:space="preserve">measure aligns </w:t>
        </w:r>
      </w:ins>
      <w:ins w:id="94" w:author="Anila Mehta" w:date="2025-11-12T13:20:00Z">
        <w:r w:rsidR="009D2F0E">
          <w:rPr>
            <w:color w:val="000000"/>
          </w:rPr>
          <w:t xml:space="preserve">with patient-centered outcomes. </w:t>
        </w:r>
      </w:ins>
      <w:ins w:id="95" w:author="Anila Mehta" w:date="2025-11-12T13:27:00Z">
        <w:r w:rsidR="009D2F0E">
          <w:rPr>
            <w:color w:val="000000"/>
          </w:rPr>
          <w:t>A</w:t>
        </w:r>
      </w:ins>
      <w:ins w:id="96" w:author="Anila Mehta" w:date="2025-11-12T13:22:00Z">
        <w:r w:rsidR="009D2F0E">
          <w:rPr>
            <w:color w:val="000000"/>
          </w:rPr>
          <w:t xml:space="preserve">nalytic </w:t>
        </w:r>
        <w:r w:rsidR="009D2F0E">
          <w:rPr>
            <w:color w:val="000000"/>
          </w:rPr>
          <w:lastRenderedPageBreak/>
          <w:t xml:space="preserve">discordance alone does not indicate inferiority if prognostic performance is preserved. Our study focused on evaluating prognostic associations rather than measurement agreement alone. </w:t>
        </w:r>
      </w:ins>
    </w:p>
    <w:p w14:paraId="0D9C3E69" w14:textId="467AC17B" w:rsidR="00014B1A" w:rsidRPr="00692EC8" w:rsidRDefault="00014B1A" w:rsidP="00014B1A">
      <w:pPr>
        <w:pStyle w:val="p2"/>
        <w:spacing w:before="0" w:beforeAutospacing="0" w:after="0" w:afterAutospacing="0"/>
        <w:rPr>
          <w:color w:val="000000"/>
        </w:rPr>
      </w:pPr>
      <w:del w:id="97" w:author="Brian Locke" w:date="2025-12-07T23:44:00Z" w16du:dateUtc="2025-12-08T06:44:00Z">
        <w:r w:rsidRPr="00692EC8" w:rsidDel="00206BCD">
          <w:rPr>
            <w:color w:val="000000"/>
          </w:rPr>
          <w:delText xml:space="preserve">The objective of this study </w:delText>
        </w:r>
        <w:r w:rsidR="00455F0D" w:rsidDel="00206BCD">
          <w:rPr>
            <w:color w:val="000000"/>
          </w:rPr>
          <w:delText>wa</w:delText>
        </w:r>
        <w:r w:rsidRPr="00692EC8" w:rsidDel="00206BCD">
          <w:rPr>
            <w:color w:val="000000"/>
          </w:rPr>
          <w:delText xml:space="preserve">s to determine </w:delText>
        </w:r>
        <w:r w:rsidR="00BE5EBB" w:rsidDel="00206BCD">
          <w:rPr>
            <w:color w:val="000000"/>
          </w:rPr>
          <w:delText>the associations of</w:delText>
        </w:r>
      </w:del>
      <w:ins w:id="98" w:author="Brian Locke" w:date="2025-12-07T23:44:00Z" w16du:dateUtc="2025-12-08T06:44:00Z">
        <w:r w:rsidR="00206BCD">
          <w:rPr>
            <w:color w:val="000000"/>
          </w:rPr>
          <w:t>We therefore examined whether</w:t>
        </w:r>
      </w:ins>
      <w:r w:rsidR="00BE5EBB">
        <w:rPr>
          <w:color w:val="000000"/>
        </w:rPr>
        <w:t xml:space="preserve"> hypercapnia by ABG </w:t>
      </w:r>
      <w:ins w:id="99" w:author="Brian Locke" w:date="2025-12-07T23:44:00Z" w16du:dateUtc="2025-12-08T06:44:00Z">
        <w:r w:rsidR="00206BCD">
          <w:rPr>
            <w:color w:val="000000"/>
          </w:rPr>
          <w:t>and</w:t>
        </w:r>
      </w:ins>
      <w:del w:id="100" w:author="Brian Locke" w:date="2025-12-07T23:44:00Z" w16du:dateUtc="2025-12-08T06:44:00Z">
        <w:r w:rsidR="00BE5EBB" w:rsidDel="00206BCD">
          <w:rPr>
            <w:color w:val="000000"/>
          </w:rPr>
          <w:delText>and</w:delText>
        </w:r>
      </w:del>
      <w:r w:rsidRPr="00692EC8">
        <w:rPr>
          <w:color w:val="000000"/>
        </w:rPr>
        <w:t xml:space="preserve"> VBG </w:t>
      </w:r>
      <w:ins w:id="101" w:author="Brian Locke" w:date="2025-12-07T23:44:00Z" w16du:dateUtc="2025-12-08T06:44:00Z">
        <w:r w:rsidR="00206BCD">
          <w:rPr>
            <w:color w:val="000000"/>
          </w:rPr>
          <w:t xml:space="preserve">predicts </w:t>
        </w:r>
      </w:ins>
      <w:del w:id="102" w:author="Brian Locke" w:date="2025-12-07T23:44:00Z" w16du:dateUtc="2025-12-08T06:44:00Z">
        <w:r w:rsidR="00BE5EBB" w:rsidDel="00206BCD">
          <w:rPr>
            <w:color w:val="000000"/>
          </w:rPr>
          <w:delText>with hypercapnia-related</w:delText>
        </w:r>
      </w:del>
      <w:ins w:id="103" w:author="Brian Locke" w:date="2025-12-07T23:44:00Z" w16du:dateUtc="2025-12-08T06:44:00Z">
        <w:r w:rsidR="00206BCD">
          <w:rPr>
            <w:color w:val="000000"/>
          </w:rPr>
          <w:t>clinical</w:t>
        </w:r>
      </w:ins>
      <w:r w:rsidR="00BE5EBB">
        <w:rPr>
          <w:color w:val="000000"/>
        </w:rPr>
        <w:t xml:space="preserve"> outcomes</w:t>
      </w:r>
      <w:ins w:id="104" w:author="Brian Locke" w:date="2025-12-07T23:44:00Z" w16du:dateUtc="2025-12-08T06:44:00Z">
        <w:r w:rsidR="00206BCD">
          <w:rPr>
            <w:color w:val="000000"/>
          </w:rPr>
          <w:t xml:space="preserve"> in similar ways. </w:t>
        </w:r>
      </w:ins>
      <w:del w:id="105" w:author="Brian Locke" w:date="2025-12-07T23:44:00Z" w16du:dateUtc="2025-12-08T06:44:00Z">
        <w:r w:rsidR="00BE5EBB" w:rsidDel="00206BCD">
          <w:rPr>
            <w:color w:val="000000"/>
          </w:rPr>
          <w:delText xml:space="preserve">, </w:delText>
        </w:r>
      </w:del>
      <w:proofErr w:type="spellStart"/>
      <w:ins w:id="106" w:author="Brian Locke" w:date="2025-12-07T23:45:00Z" w16du:dateUtc="2025-12-08T06:45:00Z">
        <w:r w:rsidR="00206BCD">
          <w:rPr>
            <w:color w:val="000000"/>
          </w:rPr>
          <w:t>Aftwer</w:t>
        </w:r>
        <w:proofErr w:type="spellEnd"/>
        <w:r w:rsidR="00206BCD">
          <w:rPr>
            <w:color w:val="000000"/>
          </w:rPr>
          <w:t xml:space="preserve"> weighting for the propensity to receive each test, we compared their associations with </w:t>
        </w:r>
      </w:ins>
      <w:del w:id="107" w:author="Brian Locke" w:date="2025-12-07T23:45:00Z" w16du:dateUtc="2025-12-08T06:45:00Z">
        <w:r w:rsidR="00BE5EBB" w:rsidDel="00206BCD">
          <w:rPr>
            <w:color w:val="000000"/>
          </w:rPr>
          <w:delText xml:space="preserve">such as receipt of a </w:delText>
        </w:r>
      </w:del>
      <w:r w:rsidR="00BE5EBB">
        <w:rPr>
          <w:color w:val="000000"/>
        </w:rPr>
        <w:t>diagnosis code for hypercapnic respiratory failure,</w:t>
      </w:r>
      <w:r w:rsidRPr="00692EC8">
        <w:rPr>
          <w:color w:val="000000"/>
        </w:rPr>
        <w:t xml:space="preserve"> </w:t>
      </w:r>
      <w:r w:rsidR="00BE5EBB">
        <w:rPr>
          <w:color w:val="000000"/>
        </w:rPr>
        <w:t>receipt of invasive mechanical ventilation</w:t>
      </w:r>
      <w:r w:rsidRPr="00692EC8">
        <w:rPr>
          <w:color w:val="000000"/>
        </w:rPr>
        <w:t xml:space="preserve">, </w:t>
      </w:r>
      <w:r w:rsidR="00BE5EBB">
        <w:rPr>
          <w:color w:val="000000"/>
        </w:rPr>
        <w:t xml:space="preserve">receipt of </w:t>
      </w:r>
      <w:r w:rsidRPr="00692EC8">
        <w:rPr>
          <w:color w:val="000000"/>
        </w:rPr>
        <w:t>non-invasive ventilation (NIV),</w:t>
      </w:r>
      <w:r w:rsidR="00BE5EBB">
        <w:rPr>
          <w:color w:val="000000"/>
        </w:rPr>
        <w:t xml:space="preserve"> and</w:t>
      </w:r>
      <w:r w:rsidRPr="00692EC8">
        <w:rPr>
          <w:color w:val="000000"/>
        </w:rPr>
        <w:t xml:space="preserve"> </w:t>
      </w:r>
      <w:r>
        <w:rPr>
          <w:color w:val="000000"/>
        </w:rPr>
        <w:t>60-day</w:t>
      </w:r>
      <w:r w:rsidR="00BE5EBB">
        <w:rPr>
          <w:color w:val="000000"/>
        </w:rPr>
        <w:t xml:space="preserve"> any-cause</w:t>
      </w:r>
      <w:r>
        <w:rPr>
          <w:color w:val="000000"/>
        </w:rPr>
        <w:t xml:space="preserve"> mortalit</w:t>
      </w:r>
      <w:commentRangeStart w:id="108"/>
      <w:r>
        <w:rPr>
          <w:color w:val="000000"/>
        </w:rPr>
        <w:t>y</w:t>
      </w:r>
      <w:del w:id="109" w:author="Brian Locke" w:date="2025-12-07T23:45:00Z" w16du:dateUtc="2025-12-08T06:45:00Z">
        <w:r w:rsidR="00BE5EBB" w:rsidDel="00AA5DED">
          <w:rPr>
            <w:color w:val="000000"/>
          </w:rPr>
          <w:delText>, after adjusting for propensity to re</w:delText>
        </w:r>
        <w:r w:rsidR="00C675E8" w:rsidDel="00AA5DED">
          <w:rPr>
            <w:color w:val="000000"/>
          </w:rPr>
          <w:delText>c</w:delText>
        </w:r>
        <w:r w:rsidR="00BE5EBB" w:rsidDel="00AA5DED">
          <w:rPr>
            <w:color w:val="000000"/>
          </w:rPr>
          <w:delText>eive each type of blood gas sampling</w:delText>
        </w:r>
        <w:commentRangeEnd w:id="108"/>
        <w:r w:rsidR="00D1109E" w:rsidDel="00AA5DED">
          <w:rPr>
            <w:rStyle w:val="CommentReference"/>
            <w:rFonts w:asciiTheme="minorHAnsi" w:eastAsiaTheme="minorHAnsi" w:hAnsiTheme="minorHAnsi" w:cstheme="minorBidi"/>
            <w:kern w:val="2"/>
            <w14:ligatures w14:val="standardContextual"/>
          </w:rPr>
          <w:commentReference w:id="108"/>
        </w:r>
      </w:del>
      <w:r w:rsidR="00BE5EBB">
        <w:rPr>
          <w:color w:val="000000"/>
        </w:rPr>
        <w:t xml:space="preserve">. </w:t>
      </w:r>
      <w:ins w:id="110" w:author="Anila Mehta" w:date="2025-11-12T13:28:00Z">
        <w:r w:rsidR="00796D4C">
          <w:rPr>
            <w:color w:val="000000"/>
          </w:rPr>
          <w:t xml:space="preserve">We hypothesized that </w:t>
        </w:r>
      </w:ins>
      <w:ins w:id="111" w:author="Anila Mehta" w:date="2025-11-12T13:29:00Z">
        <w:r w:rsidR="00796D4C">
          <w:rPr>
            <w:color w:val="000000"/>
          </w:rPr>
          <w:t xml:space="preserve">venous and arterial </w:t>
        </w:r>
        <w:del w:id="112" w:author="Brian Locke" w:date="2025-12-07T23:45:00Z" w16du:dateUtc="2025-12-08T06:45:00Z">
          <w:r w:rsidR="00796D4C" w:rsidDel="00AA5DED">
            <w:rPr>
              <w:color w:val="000000"/>
            </w:rPr>
            <w:delText xml:space="preserve">measures of </w:delText>
          </w:r>
        </w:del>
        <w:r w:rsidR="00796D4C">
          <w:rPr>
            <w:color w:val="000000"/>
          </w:rPr>
          <w:t xml:space="preserve">hypercapnia would demonstrate similar associations with clinical outcomes, supporting </w:t>
        </w:r>
      </w:ins>
      <w:ins w:id="113" w:author="Brian Locke" w:date="2025-12-07T23:46:00Z" w16du:dateUtc="2025-12-08T06:46:00Z">
        <w:r w:rsidR="00AA5DED">
          <w:rPr>
            <w:color w:val="000000"/>
          </w:rPr>
          <w:t xml:space="preserve">VBGs as a viable alternative when ABGs are not performed. </w:t>
        </w:r>
      </w:ins>
      <w:ins w:id="114" w:author="Anila Mehta" w:date="2025-11-12T13:29:00Z">
        <w:del w:id="115" w:author="Brian Locke" w:date="2025-12-07T23:46:00Z" w16du:dateUtc="2025-12-08T06:46:00Z">
          <w:r w:rsidR="00796D4C" w:rsidDel="00AA5DED">
            <w:rPr>
              <w:color w:val="000000"/>
            </w:rPr>
            <w:delText xml:space="preserve">the functional utility of VBGs as a prognostic alternative to ABGs. </w:delText>
          </w:r>
        </w:del>
      </w:ins>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3FF3AC43" w:rsidR="00014B1A" w:rsidRDefault="00AA5DED" w:rsidP="00014B1A">
      <w:pPr>
        <w:pStyle w:val="li1"/>
        <w:spacing w:before="0" w:beforeAutospacing="0" w:after="0" w:afterAutospacing="0"/>
        <w:rPr>
          <w:color w:val="000000"/>
        </w:rPr>
      </w:pPr>
      <w:ins w:id="116" w:author="Brian Locke" w:date="2025-12-07T23:48:00Z" w16du:dateUtc="2025-12-08T06:48:00Z">
        <w:r>
          <w:rPr>
            <w:color w:val="000000"/>
          </w:rPr>
          <w:t>We conducted a</w:t>
        </w:r>
      </w:ins>
      <w:del w:id="117" w:author="Brian Locke" w:date="2025-12-07T23:48:00Z" w16du:dateUtc="2025-12-08T06:48:00Z">
        <w:r w:rsidR="00014B1A" w:rsidRPr="00A900B6" w:rsidDel="00AA5DED">
          <w:rPr>
            <w:color w:val="000000"/>
          </w:rPr>
          <w:delText>This</w:delText>
        </w:r>
      </w:del>
      <w:r w:rsidR="00014B1A" w:rsidRPr="00A900B6">
        <w:rPr>
          <w:color w:val="000000"/>
        </w:rPr>
        <w:t xml:space="preserve"> </w:t>
      </w:r>
      <w:r w:rsidR="00BE5EBB">
        <w:rPr>
          <w:color w:val="000000"/>
        </w:rPr>
        <w:t xml:space="preserve">multicenter </w:t>
      </w:r>
      <w:r w:rsidR="00014B1A" w:rsidRPr="00A900B6">
        <w:rPr>
          <w:color w:val="000000"/>
        </w:rPr>
        <w:t xml:space="preserve">retrospective cohort study using de-identified patent data from the 2022 </w:t>
      </w:r>
      <w:proofErr w:type="spellStart"/>
      <w:r w:rsidR="00014B1A" w:rsidRPr="00A900B6">
        <w:rPr>
          <w:color w:val="000000"/>
        </w:rPr>
        <w:t>TriNetX</w:t>
      </w:r>
      <w:proofErr w:type="spellEnd"/>
      <w:r w:rsidR="00014B1A"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del w:id="118" w:author="Brian Locke" w:date="2025-12-07T23:49:00Z" w16du:dateUtc="2025-12-08T06:49:00Z">
        <w:r w:rsidR="00023368" w:rsidRPr="00585875" w:rsidDel="00AA5DED">
          <w:rPr>
            <w:color w:val="000000"/>
          </w:rPr>
          <w:delText>W</w:delText>
        </w:r>
        <w:r w:rsidR="00585875" w:rsidRPr="00585875" w:rsidDel="00AA5DED">
          <w:rPr>
            <w:color w:val="000000"/>
          </w:rPr>
          <w:delText>hich provides deidentified individual-level patient data from</w:delText>
        </w:r>
      </w:del>
      <w:ins w:id="119" w:author="Brian Locke" w:date="2025-12-07T23:49:00Z" w16du:dateUtc="2025-12-08T06:49:00Z">
        <w:r>
          <w:rPr>
            <w:color w:val="000000"/>
          </w:rPr>
          <w:t>At the time of data requisition, the network included</w:t>
        </w:r>
      </w:ins>
      <w:r w:rsidR="00585875" w:rsidRPr="00585875">
        <w:rPr>
          <w:color w:val="000000"/>
        </w:rPr>
        <w:t xml:space="preserve"> 76 medical centers across the US serving roughly 115 million patients</w:t>
      </w:r>
      <w:del w:id="120" w:author="Brian Locke" w:date="2025-12-07T23:49:00Z" w16du:dateUtc="2025-12-08T06:49:00Z">
        <w:r w:rsidR="00585875" w:rsidRPr="00585875" w:rsidDel="00AA5DED">
          <w:rPr>
            <w:color w:val="000000"/>
          </w:rPr>
          <w:delText xml:space="preserve"> at the time of data requisition</w:delText>
        </w:r>
      </w:del>
      <w:r w:rsidR="00C675E8">
        <w:rPr>
          <w:color w:val="000000"/>
        </w:rPr>
        <w:t xml:space="preserve">. </w:t>
      </w:r>
      <w:r w:rsidR="00014B1A"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760B6517" w14:textId="731C6A80" w:rsidR="00014B1A" w:rsidDel="00AA5DED" w:rsidRDefault="00014B1A" w:rsidP="00014B1A">
      <w:pPr>
        <w:pStyle w:val="li1"/>
        <w:spacing w:before="0" w:beforeAutospacing="0" w:after="0" w:afterAutospacing="0"/>
        <w:rPr>
          <w:del w:id="121" w:author="Brian Locke" w:date="2025-12-07T23:53:00Z" w16du:dateUtc="2025-12-08T06:53:00Z"/>
          <w:b/>
          <w:bCs/>
          <w:color w:val="000000"/>
        </w:rPr>
      </w:pPr>
    </w:p>
    <w:p w14:paraId="16A25395" w14:textId="77777777" w:rsidR="00AA5DED" w:rsidRDefault="00AA5DED" w:rsidP="00AA5DED">
      <w:pPr>
        <w:pStyle w:val="p1"/>
        <w:rPr>
          <w:ins w:id="122" w:author="Brian Locke" w:date="2025-12-07T23:53:00Z" w16du:dateUtc="2025-12-08T06:53:00Z"/>
        </w:rPr>
      </w:pPr>
      <w:ins w:id="123" w:author="Brian Locke" w:date="2025-12-07T23:52:00Z" w16du:dateUtc="2025-12-08T06:52:00Z">
        <w:r>
          <w:rPr>
            <w:color w:val="000000"/>
          </w:rPr>
          <w:t xml:space="preserve">Adult patients (≥ 18 years) </w:t>
        </w:r>
      </w:ins>
      <w:ins w:id="124" w:author="Brian Locke" w:date="2025-12-07T23:52:00Z">
        <w:r w:rsidRPr="00AA5DED">
          <w:rPr>
            <w:color w:val="000000"/>
          </w:rPr>
          <w:t>were eligible if they had evidence suggesting possible hypercapnia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respiratory failure or severe obesity; or (3) procedure codes for invasive or non-invasive ventilatory support. Ambulatory encounters were excluded.</w:t>
        </w:r>
      </w:ins>
      <w:ins w:id="125" w:author="Brian Locke" w:date="2025-12-07T23:53:00Z" w16du:dateUtc="2025-12-08T06:53:00Z">
        <w:r>
          <w:rPr>
            <w:color w:val="000000"/>
          </w:rPr>
          <w:t xml:space="preserve"> </w:t>
        </w:r>
        <w:r>
          <w:t>Patients with missing key demographic variables or outcome data were excluded. All phenotype definitions, including LOINC, ICD-10, and CPT/PCS codes used to identify eligible encounters, are provided in e-Appendix 4.</w:t>
        </w:r>
      </w:ins>
    </w:p>
    <w:p w14:paraId="2AD4773A" w14:textId="6C6D3472" w:rsidR="00AA5DED" w:rsidRPr="00AA5DED" w:rsidRDefault="00AA5DED" w:rsidP="00AA5DED">
      <w:pPr>
        <w:pStyle w:val="li1"/>
        <w:spacing w:before="0" w:beforeAutospacing="0" w:after="0" w:afterAutospacing="0"/>
        <w:rPr>
          <w:ins w:id="126" w:author="Brian Locke" w:date="2025-12-07T23:52:00Z"/>
          <w:color w:val="000000"/>
        </w:rPr>
      </w:pPr>
    </w:p>
    <w:p w14:paraId="127D7C31" w14:textId="6253258D" w:rsidR="00BF0B86" w:rsidDel="00AA5DED" w:rsidRDefault="00014B1A" w:rsidP="00014B1A">
      <w:pPr>
        <w:pStyle w:val="li1"/>
        <w:spacing w:before="0" w:beforeAutospacing="0" w:after="0" w:afterAutospacing="0"/>
        <w:rPr>
          <w:del w:id="127" w:author="Brian Locke" w:date="2025-12-07T23:52:00Z" w16du:dateUtc="2025-12-08T06:52:00Z"/>
          <w:color w:val="000000"/>
        </w:rPr>
      </w:pPr>
      <w:del w:id="128" w:author="Brian Locke" w:date="2025-12-07T20:56:00Z" w16du:dateUtc="2025-12-08T03:56:00Z">
        <w:r w:rsidRPr="00A900B6" w:rsidDel="007666D7">
          <w:rPr>
            <w:color w:val="000000"/>
          </w:rPr>
          <w:lastRenderedPageBreak/>
          <w:delText>P</w:delText>
        </w:r>
      </w:del>
      <w:del w:id="129" w:author="Brian Locke" w:date="2025-12-07T23:52:00Z" w16du:dateUtc="2025-12-08T06:52:00Z">
        <w:r w:rsidRPr="00A900B6" w:rsidDel="00AA5DED">
          <w:rPr>
            <w:color w:val="000000"/>
          </w:rPr>
          <w:delText xml:space="preserve">atients were eligible for inclusion if they had at least one </w:delText>
        </w:r>
        <w:r w:rsidR="00366EC5" w:rsidDel="00AA5DED">
          <w:rPr>
            <w:color w:val="000000"/>
          </w:rPr>
          <w:delText xml:space="preserve">reason indicating a reasonable suspicion might suspect hypercapnia (see e-appendix 4 figure) during </w:delText>
        </w:r>
        <w:r w:rsidR="008A38A0" w:rsidDel="00AA5DED">
          <w:rPr>
            <w:color w:val="000000"/>
          </w:rPr>
          <w:delText>e</w:delText>
        </w:r>
        <w:r w:rsidR="00BE5EBB" w:rsidDel="00AA5DED">
          <w:rPr>
            <w:color w:val="000000"/>
          </w:rPr>
          <w:delText xml:space="preserve">mergency or </w:delText>
        </w:r>
        <w:r w:rsidR="008A38A0" w:rsidDel="00AA5DED">
          <w:rPr>
            <w:color w:val="000000"/>
          </w:rPr>
          <w:delText>i</w:delText>
        </w:r>
        <w:r w:rsidR="00BE5EBB" w:rsidDel="00AA5DED">
          <w:rPr>
            <w:color w:val="000000"/>
          </w:rPr>
          <w:delText xml:space="preserve">npatient </w:delText>
        </w:r>
        <w:r w:rsidRPr="00A900B6" w:rsidDel="00AA5DED">
          <w:rPr>
            <w:color w:val="000000"/>
          </w:rPr>
          <w:delText>encounter</w:delText>
        </w:r>
        <w:r w:rsidR="00585875" w:rsidDel="00AA5DED">
          <w:rPr>
            <w:color w:val="000000"/>
          </w:rPr>
          <w:delText xml:space="preserve"> from Jan 1 to Dec 31 2022.</w:delText>
        </w:r>
        <w:r w:rsidRPr="00A900B6" w:rsidDel="00AA5DED">
          <w:rPr>
            <w:color w:val="000000"/>
          </w:rPr>
          <w:delText xml:space="preserve"> </w:delText>
        </w:r>
        <w:r w:rsidR="0042458F" w:rsidDel="00AA5DED">
          <w:rPr>
            <w:color w:val="000000"/>
          </w:rPr>
          <w:delText xml:space="preserve">Ambulatory encounters were excluded from the dataset. </w:delText>
        </w:r>
      </w:del>
    </w:p>
    <w:p w14:paraId="18EA9644" w14:textId="416C798F" w:rsidR="00366EC5" w:rsidRDefault="00366EC5" w:rsidP="00014B1A">
      <w:pPr>
        <w:pStyle w:val="li1"/>
        <w:spacing w:before="0" w:beforeAutospacing="0" w:after="0" w:afterAutospacing="0"/>
        <w:rPr>
          <w:color w:val="000000"/>
        </w:rPr>
      </w:pPr>
      <w:r w:rsidRPr="00366EC5">
        <w:rPr>
          <w:noProof/>
          <w:color w:val="000000"/>
        </w:rPr>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0"/>
                    <a:stretch>
                      <a:fillRect/>
                    </a:stretch>
                  </pic:blipFill>
                  <pic:spPr>
                    <a:xfrm>
                      <a:off x="0" y="0"/>
                      <a:ext cx="5943600" cy="6971665"/>
                    </a:xfrm>
                    <a:prstGeom prst="rect">
                      <a:avLst/>
                    </a:prstGeom>
                  </pic:spPr>
                </pic:pic>
              </a:graphicData>
            </a:graphic>
          </wp:inline>
        </w:drawing>
      </w:r>
    </w:p>
    <w:p w14:paraId="2B9331AF" w14:textId="3EB00F61" w:rsidR="00585875" w:rsidDel="00AA5DED" w:rsidRDefault="00585875" w:rsidP="00014B1A">
      <w:pPr>
        <w:pStyle w:val="li1"/>
        <w:spacing w:before="0" w:beforeAutospacing="0" w:after="0" w:afterAutospacing="0"/>
        <w:rPr>
          <w:del w:id="130" w:author="Brian Locke" w:date="2025-12-07T23:53:00Z" w16du:dateUtc="2025-12-08T06:53:00Z"/>
          <w:color w:val="000000"/>
        </w:rPr>
      </w:pPr>
    </w:p>
    <w:p w14:paraId="1AF0774B" w14:textId="6428C854" w:rsidR="00585875" w:rsidDel="00AA5DED" w:rsidRDefault="00585875" w:rsidP="00014B1A">
      <w:pPr>
        <w:pStyle w:val="li1"/>
        <w:spacing w:before="0" w:beforeAutospacing="0" w:after="0" w:afterAutospacing="0"/>
        <w:rPr>
          <w:del w:id="131" w:author="Brian Locke" w:date="2025-12-07T23:53:00Z" w16du:dateUtc="2025-12-08T06:53:00Z"/>
          <w:color w:val="000000"/>
        </w:rPr>
      </w:pPr>
      <w:del w:id="132" w:author="Brian Locke" w:date="2025-12-07T23:53:00Z" w16du:dateUtc="2025-12-08T06:53:00Z">
        <w:r w:rsidDel="00AA5DED">
          <w:rPr>
            <w:color w:val="000000"/>
          </w:rPr>
          <w:delText xml:space="preserve">Patients with missing key demographic or outcome data were </w:delText>
        </w:r>
        <w:commentRangeStart w:id="133"/>
        <w:r w:rsidDel="00AA5DED">
          <w:rPr>
            <w:color w:val="000000"/>
          </w:rPr>
          <w:delText>excluded.</w:delText>
        </w:r>
        <w:commentRangeEnd w:id="133"/>
        <w:r w:rsidR="00A52488" w:rsidDel="00AA5DED">
          <w:rPr>
            <w:rStyle w:val="CommentReference"/>
            <w:rFonts w:asciiTheme="minorHAnsi" w:eastAsiaTheme="minorHAnsi" w:hAnsiTheme="minorHAnsi" w:cstheme="minorBidi"/>
            <w:kern w:val="2"/>
            <w14:ligatures w14:val="standardContextual"/>
          </w:rPr>
          <w:commentReference w:id="133"/>
        </w:r>
      </w:del>
    </w:p>
    <w:p w14:paraId="3553C85E" w14:textId="430B5232" w:rsidR="00585875" w:rsidDel="00AA5DED" w:rsidRDefault="00585875" w:rsidP="00014B1A">
      <w:pPr>
        <w:pStyle w:val="li1"/>
        <w:spacing w:before="0" w:beforeAutospacing="0" w:after="0" w:afterAutospacing="0"/>
        <w:rPr>
          <w:del w:id="134" w:author="Brian Locke" w:date="2025-12-07T23:53:00Z" w16du:dateUtc="2025-12-08T06:53:00Z"/>
          <w:color w:val="000000"/>
        </w:rPr>
      </w:pPr>
    </w:p>
    <w:p w14:paraId="654D11ED" w14:textId="3CA10EBB" w:rsidR="00585875" w:rsidDel="00AA5DED" w:rsidRDefault="00585875" w:rsidP="00014B1A">
      <w:pPr>
        <w:pStyle w:val="li1"/>
        <w:spacing w:before="0" w:beforeAutospacing="0" w:after="0" w:afterAutospacing="0"/>
        <w:rPr>
          <w:del w:id="135" w:author="Brian Locke" w:date="2025-12-07T23:53:00Z" w16du:dateUtc="2025-12-08T06:53:00Z"/>
          <w:color w:val="000000"/>
        </w:rPr>
      </w:pP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469EF823" w14:textId="5F308CAC" w:rsidR="00585875" w:rsidDel="00AE17B0" w:rsidRDefault="00585875">
      <w:pPr>
        <w:pStyle w:val="li1"/>
        <w:spacing w:before="0" w:beforeAutospacing="0" w:after="0" w:afterAutospacing="0"/>
        <w:rPr>
          <w:del w:id="136" w:author="Brian Locke" w:date="2025-12-08T00:08:00Z" w16du:dateUtc="2025-12-08T07:08:00Z"/>
          <w:color w:val="000000"/>
        </w:rPr>
      </w:pPr>
      <w:r>
        <w:rPr>
          <w:color w:val="000000"/>
        </w:rPr>
        <w:t xml:space="preserve">Arterial and Venous blood gas </w:t>
      </w:r>
      <w:ins w:id="137" w:author="Brian Locke" w:date="2025-12-07T23:54:00Z" w16du:dateUtc="2025-12-08T06:54:00Z">
        <w:r w:rsidR="00AA5DED">
          <w:rPr>
            <w:color w:val="000000"/>
          </w:rPr>
          <w:t>measurements</w:t>
        </w:r>
      </w:ins>
      <w:del w:id="138" w:author="Brian Locke" w:date="2025-12-07T23:54:00Z" w16du:dateUtc="2025-12-08T06:54:00Z">
        <w:r w:rsidDel="00AA5DED">
          <w:rPr>
            <w:color w:val="000000"/>
          </w:rPr>
          <w:delText>samples</w:delText>
        </w:r>
      </w:del>
      <w:r>
        <w:rPr>
          <w:color w:val="000000"/>
        </w:rPr>
        <w:t xml:space="preserve"> from the calendar day of the encounter start</w:t>
      </w:r>
      <w:ins w:id="139" w:author="Brian Locke" w:date="2025-12-08T00:08:00Z" w16du:dateUtc="2025-12-08T07:08:00Z">
        <w:r w:rsidR="00AE17B0">
          <w:rPr>
            <w:color w:val="000000"/>
          </w:rPr>
          <w:t xml:space="preserve"> (day 0)</w:t>
        </w:r>
      </w:ins>
      <w:r>
        <w:rPr>
          <w:color w:val="000000"/>
        </w:rPr>
        <w:t xml:space="preserve"> were</w:t>
      </w:r>
      <w:del w:id="140" w:author="Brian Locke" w:date="2025-12-08T00:08:00Z" w16du:dateUtc="2025-12-08T07:08:00Z">
        <w:r w:rsidDel="00AE17B0">
          <w:rPr>
            <w:color w:val="000000"/>
          </w:rPr>
          <w:delText xml:space="preserve"> included</w:delText>
        </w:r>
      </w:del>
      <w:ins w:id="141" w:author="Brian Locke" w:date="2025-12-08T00:08:00Z" w16du:dateUtc="2025-12-08T07:08:00Z">
        <w:r w:rsidR="00AE17B0">
          <w:rPr>
            <w:color w:val="000000"/>
          </w:rPr>
          <w:t xml:space="preserve"> used to define the exposure</w:t>
        </w:r>
      </w:ins>
      <w:r>
        <w:rPr>
          <w:color w:val="000000"/>
        </w:rPr>
        <w:t xml:space="preserve">. </w:t>
      </w:r>
    </w:p>
    <w:p w14:paraId="1555DD22" w14:textId="649178CD" w:rsidR="007F201E" w:rsidDel="00AE17B0" w:rsidRDefault="007F201E">
      <w:pPr>
        <w:pStyle w:val="li1"/>
        <w:spacing w:before="0" w:beforeAutospacing="0" w:after="0" w:afterAutospacing="0"/>
        <w:rPr>
          <w:del w:id="142" w:author="Brian Locke" w:date="2025-12-08T00:08:00Z" w16du:dateUtc="2025-12-08T07:08:00Z"/>
          <w:color w:val="000000"/>
        </w:rPr>
      </w:pPr>
    </w:p>
    <w:p w14:paraId="1D197206" w14:textId="1D26AD9F" w:rsidR="007F201E" w:rsidRDefault="007F201E" w:rsidP="00AE17B0">
      <w:pPr>
        <w:pStyle w:val="li1"/>
        <w:spacing w:before="0" w:beforeAutospacing="0" w:after="0" w:afterAutospacing="0"/>
        <w:rPr>
          <w:color w:val="000000"/>
        </w:rPr>
      </w:pPr>
      <w:del w:id="143" w:author="Brian Locke" w:date="2025-12-08T00:08:00Z" w16du:dateUtc="2025-12-08T07:08:00Z">
        <w:r w:rsidDel="00AE17B0">
          <w:rPr>
            <w:color w:val="000000"/>
          </w:rPr>
          <w:delText>The following LOINC codes were used to identify a</w:delText>
        </w:r>
      </w:del>
      <w:ins w:id="144" w:author="Brian Locke" w:date="2025-12-08T00:08:00Z" w16du:dateUtc="2025-12-08T07:08:00Z">
        <w:r w:rsidR="00AE17B0">
          <w:rPr>
            <w:color w:val="000000"/>
          </w:rPr>
          <w:t>A</w:t>
        </w:r>
      </w:ins>
      <w:r>
        <w:rPr>
          <w:color w:val="000000"/>
        </w:rPr>
        <w:t>rterial</w:t>
      </w:r>
      <w:ins w:id="145" w:author="Brian Locke" w:date="2025-12-08T00:08:00Z" w16du:dateUtc="2025-12-08T07:08:00Z">
        <w:r w:rsidR="00AE17B0">
          <w:rPr>
            <w:color w:val="000000"/>
          </w:rPr>
          <w:t xml:space="preserve"> samples were identified using </w:t>
        </w:r>
      </w:ins>
      <w:del w:id="146" w:author="Brian Locke" w:date="2025-12-08T00:08:00Z" w16du:dateUtc="2025-12-08T07:08:00Z">
        <w:r w:rsidDel="00AE17B0">
          <w:rPr>
            <w:color w:val="000000"/>
          </w:rPr>
          <w:delText xml:space="preserve"> (</w:delText>
        </w:r>
      </w:del>
      <w:r w:rsidRPr="007F201E">
        <w:rPr>
          <w:color w:val="000000"/>
        </w:rPr>
        <w:t>LOINC</w:t>
      </w:r>
      <w:ins w:id="147" w:author="Brian Locke" w:date="2025-12-08T00:08:00Z" w16du:dateUtc="2025-12-08T07:08:00Z">
        <w:r w:rsidR="00AE17B0">
          <w:rPr>
            <w:color w:val="000000"/>
          </w:rPr>
          <w:t xml:space="preserve"> codes </w:t>
        </w:r>
      </w:ins>
      <w:del w:id="148" w:author="Brian Locke" w:date="2025-12-08T00:08:00Z" w16du:dateUtc="2025-12-08T07:08:00Z">
        <w:r w:rsidRPr="007F201E" w:rsidDel="00AE17B0">
          <w:rPr>
            <w:color w:val="000000"/>
          </w:rPr>
          <w:delText xml:space="preserve">: </w:delText>
        </w:r>
      </w:del>
      <w:r w:rsidRPr="007F201E">
        <w:rPr>
          <w:color w:val="000000"/>
        </w:rPr>
        <w:t>2019-</w:t>
      </w:r>
      <w:r w:rsidRPr="007F201E">
        <w:rPr>
          <w:color w:val="000000"/>
        </w:rPr>
        <w:lastRenderedPageBreak/>
        <w:t>8</w:t>
      </w:r>
      <w:r>
        <w:rPr>
          <w:color w:val="000000"/>
        </w:rPr>
        <w:t xml:space="preserve">, </w:t>
      </w:r>
      <w:del w:id="149" w:author="Brian Locke" w:date="2025-12-08T00:08:00Z" w16du:dateUtc="2025-12-08T07:08:00Z">
        <w:r w:rsidRPr="007F201E" w:rsidDel="00AE17B0">
          <w:rPr>
            <w:color w:val="000000"/>
          </w:rPr>
          <w:delText xml:space="preserve">LOINC: </w:delText>
        </w:r>
      </w:del>
      <w:r w:rsidRPr="007F201E">
        <w:rPr>
          <w:color w:val="000000"/>
        </w:rPr>
        <w:t>2026-3</w:t>
      </w:r>
      <w:r>
        <w:rPr>
          <w:color w:val="000000"/>
        </w:rPr>
        <w:t>,</w:t>
      </w:r>
      <w:del w:id="150" w:author="Brian Locke" w:date="2025-12-08T00:08:00Z" w16du:dateUtc="2025-12-08T07:08:00Z">
        <w:r w:rsidDel="00AE17B0">
          <w:rPr>
            <w:color w:val="000000"/>
          </w:rPr>
          <w:delText xml:space="preserve"> </w:delText>
        </w:r>
        <w:r w:rsidRPr="007F201E" w:rsidDel="00AE17B0">
          <w:rPr>
            <w:color w:val="000000"/>
          </w:rPr>
          <w:delText>LOINC:</w:delText>
        </w:r>
      </w:del>
      <w:ins w:id="151" w:author="Brian Locke" w:date="2025-12-08T00:08:00Z" w16du:dateUtc="2025-12-08T07:08:00Z">
        <w:r w:rsidR="00AE17B0">
          <w:rPr>
            <w:color w:val="000000"/>
          </w:rPr>
          <w:t xml:space="preserve"> and</w:t>
        </w:r>
      </w:ins>
      <w:r w:rsidRPr="007F201E">
        <w:rPr>
          <w:color w:val="000000"/>
        </w:rPr>
        <w:t xml:space="preserve"> 32771-</w:t>
      </w:r>
      <w:proofErr w:type="gramStart"/>
      <w:r w:rsidRPr="007F201E">
        <w:rPr>
          <w:color w:val="000000"/>
        </w:rPr>
        <w:t>8</w:t>
      </w:r>
      <w:r>
        <w:rPr>
          <w:color w:val="000000"/>
        </w:rPr>
        <w:t xml:space="preserve"> )</w:t>
      </w:r>
      <w:proofErr w:type="gramEnd"/>
      <w:ins w:id="152" w:author="Brian Locke" w:date="2025-12-08T00:08:00Z" w16du:dateUtc="2025-12-08T07:08:00Z">
        <w:r w:rsidR="00AE17B0">
          <w:rPr>
            <w:color w:val="000000"/>
          </w:rPr>
          <w:t>;</w:t>
        </w:r>
      </w:ins>
      <w:r>
        <w:rPr>
          <w:color w:val="000000"/>
        </w:rPr>
        <w:t xml:space="preserve"> </w:t>
      </w:r>
      <w:del w:id="153" w:author="Brian Locke" w:date="2025-12-08T00:08:00Z" w16du:dateUtc="2025-12-08T07:08:00Z">
        <w:r w:rsidDel="00AE17B0">
          <w:rPr>
            <w:color w:val="000000"/>
          </w:rPr>
          <w:delText xml:space="preserve">and </w:delText>
        </w:r>
      </w:del>
      <w:r>
        <w:rPr>
          <w:color w:val="000000"/>
        </w:rPr>
        <w:t>venous</w:t>
      </w:r>
      <w:ins w:id="154" w:author="Brian Locke" w:date="2025-12-08T00:08:00Z" w16du:dateUtc="2025-12-08T07:08:00Z">
        <w:r w:rsidR="00AE17B0">
          <w:rPr>
            <w:color w:val="000000"/>
          </w:rPr>
          <w:t xml:space="preserve"> samples were identified using </w:t>
        </w:r>
      </w:ins>
      <w:del w:id="155" w:author="Brian Locke" w:date="2025-12-08T00:09:00Z" w16du:dateUtc="2025-12-08T07:09:00Z">
        <w:r w:rsidDel="00AE17B0">
          <w:rPr>
            <w:color w:val="000000"/>
          </w:rPr>
          <w:delText xml:space="preserve"> (</w:delText>
        </w:r>
      </w:del>
      <w:r>
        <w:t>LOINC</w:t>
      </w:r>
      <w:ins w:id="156" w:author="Brian Locke" w:date="2025-12-08T00:09:00Z" w16du:dateUtc="2025-12-08T07:09:00Z">
        <w:r w:rsidR="00AE17B0">
          <w:t xml:space="preserve"> codes </w:t>
        </w:r>
      </w:ins>
      <w:del w:id="157" w:author="Brian Locke" w:date="2025-12-08T00:09:00Z" w16du:dateUtc="2025-12-08T07:09:00Z">
        <w:r w:rsidDel="00AE17B0">
          <w:delText xml:space="preserve">: </w:delText>
        </w:r>
      </w:del>
      <w:r>
        <w:t>115577-6</w:t>
      </w:r>
      <w:del w:id="158" w:author="Brian Locke" w:date="2025-12-08T00:09:00Z" w16du:dateUtc="2025-12-08T07:09:00Z">
        <w:r w:rsidDel="00AE17B0">
          <w:delText>, LOINC:</w:delText>
        </w:r>
      </w:del>
      <w:ins w:id="159" w:author="Brian Locke" w:date="2025-12-08T00:09:00Z" w16du:dateUtc="2025-12-08T07:09:00Z">
        <w:r w:rsidR="00AE17B0">
          <w:t xml:space="preserve"> and</w:t>
        </w:r>
      </w:ins>
      <w:r>
        <w:t xml:space="preserve"> 2021-4</w:t>
      </w:r>
      <w:del w:id="160" w:author="Brian Locke" w:date="2025-12-08T00:09:00Z" w16du:dateUtc="2025-12-08T07:09:00Z">
        <w:r w:rsidDel="00AE17B0">
          <w:rPr>
            <w:color w:val="000000"/>
          </w:rPr>
          <w:delText>) blood gasses</w:delText>
        </w:r>
      </w:del>
      <w:r w:rsidR="007257FA">
        <w:rPr>
          <w:color w:val="000000"/>
        </w:rPr>
        <w:t>.</w:t>
      </w:r>
    </w:p>
    <w:p w14:paraId="023BDD18" w14:textId="0271041E" w:rsidR="000329AB" w:rsidDel="00127836" w:rsidRDefault="000329AB" w:rsidP="00014B1A">
      <w:pPr>
        <w:pStyle w:val="li1"/>
        <w:spacing w:before="0" w:beforeAutospacing="0" w:after="0" w:afterAutospacing="0"/>
        <w:rPr>
          <w:del w:id="161" w:author="Brian Locke" w:date="2025-12-08T00:18:00Z" w16du:dateUtc="2025-12-08T07:18:00Z"/>
          <w:color w:val="000000"/>
        </w:rPr>
      </w:pPr>
    </w:p>
    <w:p w14:paraId="31BE02E2" w14:textId="5291A623" w:rsidR="007F201E" w:rsidRPr="00127836" w:rsidDel="00127836" w:rsidRDefault="007F201E">
      <w:pPr>
        <w:pStyle w:val="p1"/>
        <w:rPr>
          <w:del w:id="162" w:author="Brian Locke" w:date="2025-12-08T00:21:00Z" w16du:dateUtc="2025-12-08T07:21:00Z"/>
          <w:rPrChange w:id="163" w:author="Brian Locke" w:date="2025-12-08T00:18:00Z" w16du:dateUtc="2025-12-08T07:18:00Z">
            <w:rPr>
              <w:del w:id="164" w:author="Brian Locke" w:date="2025-12-08T00:21:00Z" w16du:dateUtc="2025-12-08T07:21:00Z"/>
              <w:color w:val="000000"/>
            </w:rPr>
          </w:rPrChange>
        </w:rPr>
        <w:pPrChange w:id="165" w:author="Brian Locke" w:date="2025-12-08T00:18:00Z" w16du:dateUtc="2025-12-08T07:18:00Z">
          <w:pPr>
            <w:pStyle w:val="li1"/>
            <w:spacing w:before="0" w:beforeAutospacing="0" w:after="0" w:afterAutospacing="0"/>
          </w:pPr>
        </w:pPrChange>
      </w:pPr>
      <w:del w:id="166" w:author="Brian Locke" w:date="2025-12-08T00:21:00Z" w16du:dateUtc="2025-12-08T07:21:00Z">
        <w:r w:rsidRPr="007F201E" w:rsidDel="00127836">
          <w:rPr>
            <w:color w:val="000000"/>
          </w:rPr>
          <w:delText xml:space="preserve">CO₂ was </w:delText>
        </w:r>
      </w:del>
      <w:del w:id="167" w:author="Brian Locke" w:date="2025-12-08T00:09:00Z" w16du:dateUtc="2025-12-08T07:09:00Z">
        <w:r w:rsidRPr="007F201E" w:rsidDel="00AE17B0">
          <w:rPr>
            <w:color w:val="000000"/>
          </w:rPr>
          <w:delText xml:space="preserve">represented </w:delText>
        </w:r>
      </w:del>
      <w:del w:id="168" w:author="Brian Locke" w:date="2025-12-08T00:21:00Z" w16du:dateUtc="2025-12-08T07:21:00Z">
        <w:r w:rsidRPr="007F201E" w:rsidDel="00127836">
          <w:rPr>
            <w:color w:val="000000"/>
          </w:rPr>
          <w:delText xml:space="preserve">in two </w:delText>
        </w:r>
      </w:del>
      <w:del w:id="169" w:author="Brian Locke" w:date="2025-12-08T00:09:00Z" w16du:dateUtc="2025-12-08T07:09:00Z">
        <w:r w:rsidRPr="007F201E" w:rsidDel="00AE17B0">
          <w:rPr>
            <w:color w:val="000000"/>
          </w:rPr>
          <w:delText>ways</w:delText>
        </w:r>
      </w:del>
      <w:del w:id="170" w:author="Brian Locke" w:date="2025-12-08T00:21:00Z" w16du:dateUtc="2025-12-08T07:21:00Z">
        <w:r w:rsidRPr="007F201E" w:rsidDel="00127836">
          <w:rPr>
            <w:color w:val="000000"/>
          </w:rPr>
          <w:delText xml:space="preserve">. First, as a categorical variable: </w:delText>
        </w:r>
      </w:del>
      <w:del w:id="171" w:author="Brian Locke" w:date="2025-12-08T00:10:00Z" w16du:dateUtc="2025-12-08T07:10:00Z">
        <w:r w:rsidRPr="007F201E" w:rsidDel="00AE17B0">
          <w:rPr>
            <w:color w:val="000000"/>
          </w:rPr>
          <w:delText xml:space="preserve">low (PaCO₂ &lt; </w:delText>
        </w:r>
        <w:r w:rsidRPr="00C675E8" w:rsidDel="00AE17B0">
          <w:rPr>
            <w:i/>
            <w:iCs/>
            <w:color w:val="000000"/>
          </w:rPr>
          <w:delText>, PvCO₂ &lt; ), normal (–</w:delText>
        </w:r>
        <w:r w:rsidRPr="007F201E" w:rsidDel="00AE17B0">
          <w:rPr>
            <w:color w:val="000000"/>
          </w:rPr>
          <w:delText xml:space="preserve"> mmHg), and high (PaCO₂ ≥ 45 mmHg, PvCO₂ ≥ 50 mmHg)</w:delText>
        </w:r>
      </w:del>
      <w:del w:id="172" w:author="Brian Locke" w:date="2025-12-08T00:21:00Z" w16du:dateUtc="2025-12-08T07:21:00Z">
        <w:r w:rsidRPr="007F201E" w:rsidDel="00127836">
          <w:rPr>
            <w:color w:val="000000"/>
          </w:rPr>
          <w:delText xml:space="preserve">. Second, as a continuous variable using </w:delText>
        </w:r>
      </w:del>
      <w:del w:id="173" w:author="Brian Locke" w:date="2025-12-08T00:10:00Z" w16du:dateUtc="2025-12-08T07:10:00Z">
        <w:r w:rsidRPr="007F201E" w:rsidDel="00AE17B0">
          <w:rPr>
            <w:color w:val="000000"/>
          </w:rPr>
          <w:delText xml:space="preserve">a </w:delText>
        </w:r>
      </w:del>
      <w:del w:id="174" w:author="Brian Locke" w:date="2025-12-08T00:21:00Z" w16du:dateUtc="2025-12-08T07:21:00Z">
        <w:r w:rsidRPr="007F201E" w:rsidDel="00127836">
          <w:rPr>
            <w:color w:val="000000"/>
          </w:rPr>
          <w:delText xml:space="preserve">restricted cubic spline with </w:delText>
        </w:r>
      </w:del>
      <w:del w:id="175" w:author="Brian Locke" w:date="2025-12-08T00:10:00Z" w16du:dateUtc="2025-12-08T07:10:00Z">
        <w:r w:rsidRPr="007F201E" w:rsidDel="00AE17B0">
          <w:rPr>
            <w:color w:val="000000"/>
          </w:rPr>
          <w:delText>***</w:delText>
        </w:r>
      </w:del>
      <w:del w:id="176" w:author="Brian Locke" w:date="2025-12-08T00:21:00Z" w16du:dateUtc="2025-12-08T07:21:00Z">
        <w:r w:rsidRPr="007F201E" w:rsidDel="00127836">
          <w:rPr>
            <w:color w:val="000000"/>
          </w:rPr>
          <w:delText xml:space="preserve"> knots, allowing flexible non-linear </w:delText>
        </w:r>
      </w:del>
      <w:del w:id="177" w:author="Brian Locke" w:date="2025-12-08T00:11:00Z" w16du:dateUtc="2025-12-08T07:11:00Z">
        <w:r w:rsidRPr="007F201E" w:rsidDel="00AE17B0">
          <w:rPr>
            <w:color w:val="000000"/>
          </w:rPr>
          <w:delText>shapes such as bends or curves.</w:delText>
        </w:r>
      </w:del>
    </w:p>
    <w:p w14:paraId="551A4F8C" w14:textId="07B9C9E8" w:rsidR="00585875" w:rsidDel="00AE17B0" w:rsidRDefault="00585875" w:rsidP="00014B1A">
      <w:pPr>
        <w:pStyle w:val="li1"/>
        <w:spacing w:before="0" w:beforeAutospacing="0" w:after="0" w:afterAutospacing="0"/>
        <w:rPr>
          <w:del w:id="178" w:author="Brian Locke" w:date="2025-12-08T00:13:00Z" w16du:dateUtc="2025-12-08T07:13:00Z"/>
          <w:color w:val="000000"/>
        </w:rPr>
      </w:pPr>
    </w:p>
    <w:p w14:paraId="59BBD1EE" w14:textId="38DFE13A" w:rsidR="00585875" w:rsidRPr="00C675E8" w:rsidRDefault="00585875" w:rsidP="00014B1A">
      <w:pPr>
        <w:pStyle w:val="NormalWeb"/>
        <w:rPr>
          <w:b/>
          <w:bCs/>
        </w:rPr>
      </w:pPr>
      <w:r w:rsidRPr="00C675E8">
        <w:rPr>
          <w:b/>
          <w:bCs/>
        </w:rPr>
        <w:t>Outcomes</w:t>
      </w:r>
    </w:p>
    <w:p w14:paraId="7D49358E" w14:textId="4E13A79C" w:rsidR="00585875" w:rsidDel="00796D4C" w:rsidRDefault="00AE17B0">
      <w:pPr>
        <w:pStyle w:val="NormalWeb"/>
        <w:rPr>
          <w:del w:id="179" w:author="Anila Mehta" w:date="2025-11-12T13:30:00Z"/>
        </w:rPr>
        <w:pPrChange w:id="180" w:author="Anila Mehta" w:date="2025-11-12T13:30:00Z">
          <w:pPr>
            <w:pStyle w:val="NormalWeb"/>
            <w:numPr>
              <w:numId w:val="5"/>
            </w:numPr>
            <w:ind w:left="720" w:hanging="360"/>
          </w:pPr>
        </w:pPrChange>
      </w:pPr>
      <w:ins w:id="181" w:author="Brian Locke" w:date="2025-12-08T00:15:00Z" w16du:dateUtc="2025-12-08T07:15:00Z">
        <w:r>
          <w:t>We evaluated</w:t>
        </w:r>
      </w:ins>
      <w:ins w:id="182" w:author="Anila Mehta" w:date="2025-11-12T13:30:00Z">
        <w:del w:id="183" w:author="Brian Locke" w:date="2025-12-08T00:15:00Z" w16du:dateUtc="2025-12-08T07:15:00Z">
          <w:r w:rsidR="00796D4C" w:rsidDel="00AE17B0">
            <w:delText>The</w:delText>
          </w:r>
        </w:del>
        <w:r w:rsidR="00796D4C">
          <w:t xml:space="preserve"> four outcomes</w:t>
        </w:r>
      </w:ins>
      <w:ins w:id="184" w:author="Brian Locke" w:date="2025-12-08T00:15:00Z" w16du:dateUtc="2025-12-08T07:15:00Z">
        <w:r>
          <w:t xml:space="preserve">. </w:t>
        </w:r>
      </w:ins>
      <w:ins w:id="185" w:author="Anila Mehta" w:date="2025-11-12T13:30:00Z">
        <w:del w:id="186" w:author="Brian Locke" w:date="2025-12-08T00:15:00Z" w16du:dateUtc="2025-12-08T07:15:00Z">
          <w:r w:rsidR="00796D4C" w:rsidDel="00AE17B0">
            <w:delText xml:space="preserve"> analyzed included</w:delText>
          </w:r>
        </w:del>
      </w:ins>
      <w:ins w:id="187" w:author="Brian Locke" w:date="2025-12-08T00:15:00Z" w16du:dateUtc="2025-12-08T07:15:00Z">
        <w:r>
          <w:t>(1)</w:t>
        </w:r>
      </w:ins>
      <w:ins w:id="188" w:author="Anila Mehta" w:date="2025-11-12T13:30:00Z">
        <w:r w:rsidR="00796D4C">
          <w:t xml:space="preserve"> h</w:t>
        </w:r>
      </w:ins>
      <w:del w:id="189" w:author="Anila Mehta" w:date="2025-11-12T13:30:00Z">
        <w:r w:rsidR="00585875" w:rsidDel="00796D4C">
          <w:delText>H</w:delText>
        </w:r>
      </w:del>
      <w:r w:rsidR="00585875">
        <w:t xml:space="preserve">ypercapnic respiratory failure diagnosis </w:t>
      </w:r>
      <w:ins w:id="190" w:author="Brian Locke" w:date="2025-12-08T00:15:00Z" w16du:dateUtc="2025-12-08T07:15:00Z">
        <w:r>
          <w:t xml:space="preserve">during the encounter, identified using </w:t>
        </w:r>
      </w:ins>
      <w:del w:id="191" w:author="Brian Locke" w:date="2025-12-08T00:15:00Z" w16du:dateUtc="2025-12-08T07:15:00Z">
        <w:r w:rsidR="00585875" w:rsidDel="00AE17B0">
          <w:delText xml:space="preserve">code: </w:delText>
        </w:r>
      </w:del>
      <w:r w:rsidR="00585875" w:rsidRPr="00585875">
        <w:t>ICD-10-CM codes E66.2, J96.02, J96.12, J96.22, and J96.92</w:t>
      </w:r>
      <w:ins w:id="192" w:author="Brian Locke" w:date="2025-12-08T00:15:00Z" w16du:dateUtc="2025-12-08T07:15:00Z">
        <w:r>
          <w:t>. (2)</w:t>
        </w:r>
      </w:ins>
      <w:ins w:id="193" w:author="Anila Mehta" w:date="2025-11-12T13:30:00Z">
        <w:del w:id="194" w:author="Brian Locke" w:date="2025-12-08T00:15:00Z" w16du:dateUtc="2025-12-08T07:15:00Z">
          <w:r w:rsidR="00796D4C" w:rsidDel="00AE17B0">
            <w:delText>,</w:delText>
          </w:r>
        </w:del>
        <w:r w:rsidR="00796D4C">
          <w:t xml:space="preserve"> r</w:t>
        </w:r>
      </w:ins>
    </w:p>
    <w:p w14:paraId="232B99EB" w14:textId="24B72115" w:rsidR="00585875" w:rsidDel="00796D4C" w:rsidRDefault="00585875">
      <w:pPr>
        <w:pStyle w:val="NormalWeb"/>
        <w:rPr>
          <w:del w:id="195" w:author="Anila Mehta" w:date="2025-11-12T13:30:00Z"/>
        </w:rPr>
        <w:pPrChange w:id="196" w:author="Anila Mehta" w:date="2025-11-12T13:30:00Z">
          <w:pPr>
            <w:pStyle w:val="NormalWeb"/>
            <w:numPr>
              <w:numId w:val="5"/>
            </w:numPr>
            <w:ind w:left="720" w:hanging="360"/>
          </w:pPr>
        </w:pPrChange>
      </w:pPr>
      <w:del w:id="197" w:author="Anila Mehta" w:date="2025-11-12T13:30:00Z">
        <w:r w:rsidDel="00796D4C">
          <w:delText>R</w:delText>
        </w:r>
      </w:del>
      <w:r>
        <w:t xml:space="preserve">eceipt of non-invasive ventilation </w:t>
      </w:r>
      <w:ins w:id="198" w:author="Brian Locke" w:date="2025-12-08T00:15:00Z" w16du:dateUtc="2025-12-08T07:15:00Z">
        <w:r w:rsidR="00AE17B0">
          <w:t>at a</w:t>
        </w:r>
      </w:ins>
      <w:ins w:id="199" w:author="Brian Locke" w:date="2025-12-08T00:16:00Z" w16du:dateUtc="2025-12-08T07:16:00Z">
        <w:r w:rsidR="00AE17B0">
          <w:t xml:space="preserve">ny time during the hospitalization as identified using ICD-10-PCS and CPT </w:t>
        </w:r>
      </w:ins>
      <w:r>
        <w:t>procedure code</w:t>
      </w:r>
      <w:ins w:id="200" w:author="Brian Locke" w:date="2025-12-08T00:16:00Z" w16du:dateUtc="2025-12-08T07:16:00Z">
        <w:r w:rsidR="00AE17B0">
          <w:t>s</w:t>
        </w:r>
      </w:ins>
      <w:del w:id="201" w:author="Brian Locke" w:date="2025-12-08T00:16:00Z" w16du:dateUtc="2025-12-08T07:16:00Z">
        <w:r w:rsidDel="00AE17B0">
          <w:delText xml:space="preserve"> at any time during the hospitalization</w:delText>
        </w:r>
      </w:del>
      <w:ins w:id="202" w:author="Anila Mehta" w:date="2025-11-12T13:30:00Z">
        <w:r w:rsidR="00796D4C">
          <w:t>,</w:t>
        </w:r>
      </w:ins>
      <w:ins w:id="203" w:author="Brian Locke" w:date="2025-12-08T00:16:00Z" w16du:dateUtc="2025-12-08T07:16:00Z">
        <w:r w:rsidR="00AE17B0">
          <w:t xml:space="preserve"> (3)</w:t>
        </w:r>
      </w:ins>
      <w:ins w:id="204" w:author="Anila Mehta" w:date="2025-11-12T13:30:00Z">
        <w:del w:id="205" w:author="Brian Locke" w:date="2025-12-08T00:16:00Z" w16du:dateUtc="2025-12-08T07:16:00Z">
          <w:r w:rsidR="00796D4C" w:rsidDel="00AE17B0">
            <w:delText xml:space="preserve"> </w:delText>
          </w:r>
        </w:del>
      </w:ins>
      <w:ins w:id="206" w:author="Brian Locke" w:date="2025-12-08T00:16:00Z" w16du:dateUtc="2025-12-08T07:16:00Z">
        <w:r w:rsidR="00AE17B0">
          <w:t xml:space="preserve"> </w:t>
        </w:r>
      </w:ins>
      <w:ins w:id="207" w:author="Anila Mehta" w:date="2025-11-12T13:30:00Z">
        <w:r w:rsidR="00796D4C">
          <w:t>r</w:t>
        </w:r>
      </w:ins>
    </w:p>
    <w:p w14:paraId="1290DA60" w14:textId="2D7C6C52" w:rsidR="00585875" w:rsidDel="00796D4C" w:rsidRDefault="00585875">
      <w:pPr>
        <w:pStyle w:val="NormalWeb"/>
        <w:rPr>
          <w:del w:id="208" w:author="Anila Mehta" w:date="2025-11-12T13:30:00Z"/>
        </w:rPr>
        <w:pPrChange w:id="209" w:author="Anila Mehta" w:date="2025-11-12T13:30:00Z">
          <w:pPr>
            <w:pStyle w:val="NormalWeb"/>
            <w:numPr>
              <w:numId w:val="5"/>
            </w:numPr>
            <w:ind w:left="720" w:hanging="360"/>
          </w:pPr>
        </w:pPrChange>
      </w:pPr>
      <w:del w:id="210" w:author="Anila Mehta" w:date="2025-11-12T13:30:00Z">
        <w:r w:rsidDel="00796D4C">
          <w:delText>R</w:delText>
        </w:r>
      </w:del>
      <w:r>
        <w:t>eceipt of</w:t>
      </w:r>
      <w:del w:id="211" w:author="Brian Locke" w:date="2025-12-08T00:16:00Z" w16du:dateUtc="2025-12-08T07:16:00Z">
        <w:r w:rsidDel="00AE17B0">
          <w:delText xml:space="preserve"> an</w:delText>
        </w:r>
      </w:del>
      <w:r>
        <w:t xml:space="preserve"> invasive mechanical ventilation </w:t>
      </w:r>
      <w:ins w:id="212" w:author="Brian Locke" w:date="2025-12-08T00:17:00Z" w16du:dateUtc="2025-12-08T07:17:00Z">
        <w:r w:rsidR="00AE17B0">
          <w:t xml:space="preserve">at any time during the hospitalization, identified using ICD-10-PCS and CPT codes, </w:t>
        </w:r>
      </w:ins>
      <w:del w:id="213" w:author="Brian Locke" w:date="2025-12-08T00:17:00Z" w16du:dateUtc="2025-12-08T07:17:00Z">
        <w:r w:rsidDel="00AE17B0">
          <w:delText>procedure code at any time during the hospitalization</w:delText>
        </w:r>
      </w:del>
      <w:ins w:id="214" w:author="Anila Mehta" w:date="2025-11-12T13:30:00Z">
        <w:del w:id="215" w:author="Brian Locke" w:date="2025-12-08T00:17:00Z" w16du:dateUtc="2025-12-08T07:17:00Z">
          <w:r w:rsidR="00796D4C" w:rsidDel="00AE17B0">
            <w:delText xml:space="preserve"> </w:delText>
          </w:r>
        </w:del>
        <w:r w:rsidR="00796D4C">
          <w:t>and</w:t>
        </w:r>
      </w:ins>
      <w:ins w:id="216" w:author="Brian Locke" w:date="2025-12-08T00:17:00Z" w16du:dateUtc="2025-12-08T07:17:00Z">
        <w:r w:rsidR="00AE17B0">
          <w:t xml:space="preserve"> (4)</w:t>
        </w:r>
      </w:ins>
      <w:ins w:id="217" w:author="Anila Mehta" w:date="2025-11-12T13:30:00Z">
        <w:r w:rsidR="00796D4C">
          <w:t xml:space="preserve"> </w:t>
        </w:r>
      </w:ins>
    </w:p>
    <w:p w14:paraId="728443B1" w14:textId="15815371" w:rsidR="00585875" w:rsidRDefault="00796D4C">
      <w:pPr>
        <w:pStyle w:val="NormalWeb"/>
        <w:pPrChange w:id="218" w:author="Anila Mehta" w:date="2025-11-12T13:30:00Z">
          <w:pPr>
            <w:pStyle w:val="NormalWeb"/>
            <w:numPr>
              <w:numId w:val="5"/>
            </w:numPr>
            <w:ind w:left="720" w:hanging="360"/>
          </w:pPr>
        </w:pPrChange>
      </w:pPr>
      <w:ins w:id="219" w:author="Anila Mehta" w:date="2025-11-12T13:30:00Z">
        <w:r>
          <w:t>a</w:t>
        </w:r>
      </w:ins>
      <w:commentRangeStart w:id="220"/>
      <w:del w:id="221" w:author="Anila Mehta" w:date="2025-11-12T13:30:00Z">
        <w:r w:rsidR="00585875" w:rsidRPr="00585875" w:rsidDel="00796D4C">
          <w:delText>A</w:delText>
        </w:r>
      </w:del>
      <w:r w:rsidR="00585875" w:rsidRPr="00585875">
        <w:t xml:space="preserve">ll-cause mortality </w:t>
      </w:r>
      <w:commentRangeEnd w:id="220"/>
      <w:r w:rsidR="00D1109E">
        <w:rPr>
          <w:rStyle w:val="CommentReference"/>
          <w:rFonts w:asciiTheme="minorHAnsi" w:eastAsiaTheme="minorHAnsi" w:hAnsiTheme="minorHAnsi" w:cstheme="minorBidi"/>
          <w:kern w:val="2"/>
          <w14:ligatures w14:val="standardContextual"/>
        </w:rPr>
        <w:commentReference w:id="220"/>
      </w:r>
      <w:r w:rsidR="00585875" w:rsidRPr="00585875">
        <w:t>within 60 days of encounter start. The 60-day window was selected based on ARDS literature, where this time point captures the greatest intervention-related mortality differences, reflecting the period when deaths attributable to respiratory failure and its management are most apparent.</w:t>
      </w:r>
      <w:del w:id="222" w:author="Anila Mehta" w:date="2025-11-12T13:30:00Z">
        <w:r w:rsidR="00585875" w:rsidRPr="00585875" w:rsidDel="00796D4C">
          <w:delText>”</w:delText>
        </w:r>
      </w:del>
    </w:p>
    <w:p w14:paraId="2D25267E" w14:textId="11A82CA2" w:rsidR="00127836" w:rsidRPr="00C675E8" w:rsidRDefault="00127836" w:rsidP="00127836">
      <w:pPr>
        <w:pStyle w:val="NormalWeb"/>
        <w:rPr>
          <w:ins w:id="223" w:author="Brian Locke" w:date="2025-12-08T00:21:00Z" w16du:dateUtc="2025-12-08T07:21:00Z"/>
          <w:b/>
          <w:bCs/>
        </w:rPr>
      </w:pPr>
      <w:ins w:id="224" w:author="Brian Locke" w:date="2025-12-08T00:21:00Z" w16du:dateUtc="2025-12-08T07:21:00Z">
        <w:r>
          <w:rPr>
            <w:b/>
            <w:bCs/>
          </w:rPr>
          <w:t>Unadjusted Outcome Models</w:t>
        </w:r>
      </w:ins>
    </w:p>
    <w:p w14:paraId="6CF57A5C" w14:textId="43853B06" w:rsidR="00127836" w:rsidRPr="00293D5E" w:rsidRDefault="00127836" w:rsidP="00127836">
      <w:pPr>
        <w:pStyle w:val="p1"/>
        <w:rPr>
          <w:ins w:id="225" w:author="Brian Locke" w:date="2025-12-08T00:21:00Z" w16du:dateUtc="2025-12-08T07:21:00Z"/>
        </w:rPr>
      </w:pPr>
      <w:ins w:id="226" w:author="Brian Locke" w:date="2025-12-08T00:21:00Z" w16du:dateUtc="2025-12-08T07:21:00Z">
        <w:r w:rsidRPr="007F201E">
          <w:rPr>
            <w:color w:val="000000"/>
          </w:rPr>
          <w:t xml:space="preserve">CO₂ was </w:t>
        </w:r>
        <w:r>
          <w:rPr>
            <w:color w:val="000000"/>
          </w:rPr>
          <w:t>modeled</w:t>
        </w:r>
        <w:r w:rsidRPr="007F201E">
          <w:rPr>
            <w:color w:val="000000"/>
          </w:rPr>
          <w:t xml:space="preserve"> in two </w:t>
        </w:r>
        <w:r>
          <w:rPr>
            <w:color w:val="000000"/>
          </w:rPr>
          <w:t>forms</w:t>
        </w:r>
        <w:r w:rsidRPr="007F201E">
          <w:rPr>
            <w:color w:val="000000"/>
          </w:rPr>
          <w:t xml:space="preserve">. First, as a categorical variable: </w:t>
        </w:r>
        <w:r>
          <w:rPr>
            <w:color w:val="000000"/>
          </w:rPr>
          <w:t>l</w:t>
        </w:r>
        <w:r w:rsidRPr="00AE17B0">
          <w:rPr>
            <w:color w:val="000000"/>
          </w:rPr>
          <w:t xml:space="preserve">ow (PaCO₂ &lt;35 mmHg; </w:t>
        </w:r>
        <w:proofErr w:type="spellStart"/>
        <w:r w:rsidRPr="00AE17B0">
          <w:rPr>
            <w:color w:val="000000"/>
          </w:rPr>
          <w:t>PvCO</w:t>
        </w:r>
        <w:proofErr w:type="spellEnd"/>
        <w:r w:rsidRPr="00AE17B0">
          <w:rPr>
            <w:color w:val="000000"/>
          </w:rPr>
          <w:t xml:space="preserve">₂ &lt;40 mmHg), normal (PaCO₂ 35–45 mmHg; </w:t>
        </w:r>
        <w:proofErr w:type="spellStart"/>
        <w:r w:rsidRPr="00AE17B0">
          <w:rPr>
            <w:color w:val="000000"/>
          </w:rPr>
          <w:t>PvCO</w:t>
        </w:r>
        <w:proofErr w:type="spellEnd"/>
        <w:r w:rsidRPr="00AE17B0">
          <w:rPr>
            <w:color w:val="000000"/>
          </w:rPr>
          <w:t xml:space="preserve">₂ 40–50 mmHg), and high (PaCO₂ ≥45 mmHg; </w:t>
        </w:r>
        <w:proofErr w:type="spellStart"/>
        <w:r w:rsidRPr="00AE17B0">
          <w:rPr>
            <w:color w:val="000000"/>
          </w:rPr>
          <w:t>PvCO</w:t>
        </w:r>
        <w:proofErr w:type="spellEnd"/>
        <w:r w:rsidRPr="00AE17B0">
          <w:rPr>
            <w:color w:val="000000"/>
          </w:rPr>
          <w:t>₂ ≥50 mmHg)</w:t>
        </w:r>
        <w:r w:rsidRPr="007F201E">
          <w:rPr>
            <w:color w:val="000000"/>
          </w:rPr>
          <w:t>. Second,</w:t>
        </w:r>
        <w:r>
          <w:rPr>
            <w:color w:val="000000"/>
          </w:rPr>
          <w:t xml:space="preserve"> we modeled CO2</w:t>
        </w:r>
        <w:r w:rsidRPr="007F201E">
          <w:rPr>
            <w:color w:val="000000"/>
          </w:rPr>
          <w:t xml:space="preserve"> as a continuous variable using restricted cubic spline</w:t>
        </w:r>
        <w:r>
          <w:rPr>
            <w:color w:val="000000"/>
          </w:rPr>
          <w:t>s</w:t>
        </w:r>
        <w:r w:rsidRPr="007F201E">
          <w:rPr>
            <w:color w:val="000000"/>
          </w:rPr>
          <w:t xml:space="preserve"> with </w:t>
        </w:r>
        <w:r>
          <w:rPr>
            <w:color w:val="000000"/>
          </w:rPr>
          <w:t>4</w:t>
        </w:r>
        <w:r w:rsidRPr="007F201E">
          <w:rPr>
            <w:color w:val="000000"/>
          </w:rPr>
          <w:t xml:space="preserve"> knots, allowing flexible non-linear </w:t>
        </w:r>
        <w:r>
          <w:rPr>
            <w:color w:val="000000"/>
          </w:rPr>
          <w:t xml:space="preserve">associations with outcomes. When multiple blood gas values were available on day 0, the initial measurement was used. </w:t>
        </w:r>
        <w:r>
          <w:t>All diagnostic and procedural code lists are provided in e-Appendix 4.</w:t>
        </w:r>
      </w:ins>
    </w:p>
    <w:p w14:paraId="2BF07E33" w14:textId="6EC93C91" w:rsidR="00127836" w:rsidRPr="00127836" w:rsidRDefault="00127836">
      <w:pPr>
        <w:pStyle w:val="p1"/>
        <w:rPr>
          <w:ins w:id="227" w:author="Brian Locke" w:date="2025-12-08T00:21:00Z" w16du:dateUtc="2025-12-08T07:21:00Z"/>
          <w:rPrChange w:id="228" w:author="Brian Locke" w:date="2025-12-08T00:23:00Z" w16du:dateUtc="2025-12-08T07:23:00Z">
            <w:rPr>
              <w:ins w:id="229" w:author="Brian Locke" w:date="2025-12-08T00:21:00Z" w16du:dateUtc="2025-12-08T07:21:00Z"/>
              <w:b/>
              <w:bCs/>
            </w:rPr>
          </w:rPrChange>
        </w:rPr>
        <w:pPrChange w:id="230" w:author="Brian Locke" w:date="2025-12-08T00:23:00Z" w16du:dateUtc="2025-12-08T07:23:00Z">
          <w:pPr>
            <w:pStyle w:val="NormalWeb"/>
          </w:pPr>
        </w:pPrChange>
      </w:pPr>
      <w:ins w:id="231" w:author="Brian Locke" w:date="2025-12-08T00:22:00Z">
        <w:r w:rsidRPr="00127836">
          <w:rPr>
            <w:rPrChange w:id="232" w:author="Brian Locke" w:date="2025-12-08T00:22:00Z" w16du:dateUtc="2025-12-08T07:22:00Z">
              <w:rPr>
                <w:b/>
                <w:bCs/>
              </w:rPr>
            </w:rPrChange>
          </w:rPr>
          <w:t xml:space="preserve">We first fit unadjusted logistic regression models to estimate the association between </w:t>
        </w:r>
        <w:proofErr w:type="spellStart"/>
        <w:r w:rsidRPr="00127836">
          <w:rPr>
            <w:rPrChange w:id="233" w:author="Brian Locke" w:date="2025-12-08T00:22:00Z" w16du:dateUtc="2025-12-08T07:22:00Z">
              <w:rPr>
                <w:b/>
                <w:bCs/>
              </w:rPr>
            </w:rPrChange>
          </w:rPr>
          <w:t>pCO</w:t>
        </w:r>
        <w:proofErr w:type="spellEnd"/>
        <w:r w:rsidRPr="00127836">
          <w:rPr>
            <w:rPrChange w:id="234" w:author="Brian Locke" w:date="2025-12-08T00:22:00Z" w16du:dateUtc="2025-12-08T07:22:00Z">
              <w:rPr>
                <w:b/>
                <w:bCs/>
              </w:rPr>
            </w:rPrChange>
          </w:rPr>
          <w:t xml:space="preserve">₂ category (low, normal, high) and each of the four clinical outcomes. Odds ratios (ORs) with 95% confidence intervals were calculated using the normal </w:t>
        </w:r>
        <w:proofErr w:type="spellStart"/>
        <w:r w:rsidRPr="00127836">
          <w:rPr>
            <w:rPrChange w:id="235" w:author="Brian Locke" w:date="2025-12-08T00:22:00Z" w16du:dateUtc="2025-12-08T07:22:00Z">
              <w:rPr>
                <w:b/>
                <w:bCs/>
              </w:rPr>
            </w:rPrChange>
          </w:rPr>
          <w:t>pCO</w:t>
        </w:r>
        <w:proofErr w:type="spellEnd"/>
        <w:r w:rsidRPr="00127836">
          <w:rPr>
            <w:rPrChange w:id="236" w:author="Brian Locke" w:date="2025-12-08T00:22:00Z" w16du:dateUtc="2025-12-08T07:22:00Z">
              <w:rPr>
                <w:b/>
                <w:bCs/>
              </w:rPr>
            </w:rPrChange>
          </w:rPr>
          <w:t>₂ group as the reference. Results were visualized using forest plots on a logarithmic scale, stratified by blood-gas cohort.</w:t>
        </w:r>
      </w:ins>
      <w:ins w:id="237" w:author="Brian Locke" w:date="2025-12-08T00:22:00Z" w16du:dateUtc="2025-12-08T07:22:00Z">
        <w:r>
          <w:t xml:space="preserve"> We then modeled </w:t>
        </w:r>
        <w:proofErr w:type="spellStart"/>
        <w:r>
          <w:t>pCO</w:t>
        </w:r>
        <w:proofErr w:type="spellEnd"/>
        <w:r>
          <w:t xml:space="preserve">₂ as a continuous predictor using restricted cubic splines to allow for non-linear associations. These models produced conditional predicted probabilities of each outcome across the full observed </w:t>
        </w:r>
        <w:proofErr w:type="spellStart"/>
        <w:r>
          <w:t>pCO</w:t>
        </w:r>
        <w:proofErr w:type="spellEnd"/>
        <w:r>
          <w:t>₂ range, with 95% confidence intervals.</w:t>
        </w:r>
      </w:ins>
    </w:p>
    <w:p w14:paraId="203E9CDE" w14:textId="77777777" w:rsidR="00127836" w:rsidRPr="00127836" w:rsidRDefault="00127836" w:rsidP="00127836">
      <w:pPr>
        <w:pStyle w:val="NormalWeb"/>
        <w:rPr>
          <w:ins w:id="238" w:author="Brian Locke" w:date="2025-12-08T00:23:00Z"/>
          <w:b/>
          <w:bCs/>
        </w:rPr>
      </w:pPr>
      <w:ins w:id="239" w:author="Brian Locke" w:date="2025-12-08T00:23:00Z">
        <w:r w:rsidRPr="00127836">
          <w:rPr>
            <w:b/>
            <w:bCs/>
          </w:rPr>
          <w:t>Inverse Probability of Sampling Weighting (IPSW)</w:t>
        </w:r>
      </w:ins>
    </w:p>
    <w:p w14:paraId="35F587B3" w14:textId="0713DE2A" w:rsidR="00585875" w:rsidRPr="00C675E8" w:rsidDel="00127836" w:rsidRDefault="007F201E" w:rsidP="00014B1A">
      <w:pPr>
        <w:pStyle w:val="NormalWeb"/>
        <w:rPr>
          <w:del w:id="240" w:author="Brian Locke" w:date="2025-12-08T00:23:00Z" w16du:dateUtc="2025-12-08T07:23:00Z"/>
          <w:b/>
          <w:bCs/>
        </w:rPr>
      </w:pPr>
      <w:del w:id="241" w:author="Brian Locke" w:date="2025-12-08T00:23:00Z" w16du:dateUtc="2025-12-08T07:23:00Z">
        <w:r w:rsidRPr="00C675E8" w:rsidDel="00127836">
          <w:rPr>
            <w:b/>
            <w:bCs/>
          </w:rPr>
          <w:delText>Statistical Modeling</w:delText>
        </w:r>
      </w:del>
    </w:p>
    <w:p w14:paraId="39C6BB4A" w14:textId="1F5A440C" w:rsidR="00585875" w:rsidDel="00127836" w:rsidRDefault="00014B1A" w:rsidP="007F201E">
      <w:pPr>
        <w:pStyle w:val="NormalWeb"/>
        <w:rPr>
          <w:del w:id="242" w:author="Brian Locke" w:date="2025-12-08T00:23:00Z" w16du:dateUtc="2025-12-08T07:23:00Z"/>
          <w:color w:val="000000"/>
        </w:rPr>
      </w:pPr>
      <w:del w:id="243" w:author="Brian Locke" w:date="2025-12-08T00:23:00Z" w16du:dateUtc="2025-12-08T07:23:00Z">
        <w:r w:rsidRPr="00C65532" w:rsidDel="00127836">
          <w:rPr>
            <w:color w:val="000000"/>
          </w:rPr>
          <w:delText xml:space="preserve">Separate </w:delText>
        </w:r>
        <w:r w:rsidR="007F201E" w:rsidDel="00127836">
          <w:rPr>
            <w:color w:val="000000"/>
          </w:rPr>
          <w:delText xml:space="preserve">simple </w:delText>
        </w:r>
        <w:r w:rsidRPr="00C65532" w:rsidDel="00127836">
          <w:rPr>
            <w:color w:val="000000"/>
          </w:rPr>
          <w:delText xml:space="preserve">logistic regression models were </w:delText>
        </w:r>
        <w:r w:rsidR="007F201E" w:rsidDel="00127836">
          <w:rPr>
            <w:color w:val="000000"/>
          </w:rPr>
          <w:delText xml:space="preserve">fit </w:delText>
        </w:r>
        <w:r w:rsidRPr="00C65532" w:rsidDel="00127836">
          <w:rPr>
            <w:color w:val="000000"/>
          </w:rPr>
          <w:delText xml:space="preserve">to evaluate the association between pCO₂ category (below normal, normal, above normal) and each </w:delText>
        </w:r>
        <w:r w:rsidDel="00127836">
          <w:rPr>
            <w:color w:val="000000"/>
          </w:rPr>
          <w:delText xml:space="preserve">of the four </w:delText>
        </w:r>
        <w:r w:rsidRPr="00C65532" w:rsidDel="00127836">
          <w:rPr>
            <w:color w:val="000000"/>
          </w:rPr>
          <w:delText>outcome</w:delText>
        </w:r>
        <w:r w:rsidDel="00127836">
          <w:rPr>
            <w:color w:val="000000"/>
          </w:rPr>
          <w:delText>s listed above</w:delText>
        </w:r>
        <w:r w:rsidR="007F201E" w:rsidDel="00127836">
          <w:rPr>
            <w:color w:val="000000"/>
          </w:rPr>
          <w:delText xml:space="preserve"> and no adjustment for additional variables</w:delText>
        </w:r>
        <w:r w:rsidRPr="00C65532" w:rsidDel="00127836">
          <w:rPr>
            <w:color w:val="000000"/>
          </w:rPr>
          <w:delText>. Odds ratios (O</w:delText>
        </w:r>
        <w:r w:rsidR="00023368" w:rsidRPr="00C65532" w:rsidDel="00127836">
          <w:rPr>
            <w:color w:val="000000"/>
          </w:rPr>
          <w:delText>r</w:delText>
        </w:r>
        <w:r w:rsidRPr="00C65532" w:rsidDel="00127836">
          <w:rPr>
            <w:color w:val="000000"/>
          </w:rPr>
          <w:delText>s) with 95% confidence intervals (C</w:delText>
        </w:r>
        <w:r w:rsidR="00023368" w:rsidRPr="00C65532" w:rsidDel="00127836">
          <w:rPr>
            <w:color w:val="000000"/>
          </w:rPr>
          <w:delText>i</w:delText>
        </w:r>
        <w:r w:rsidRPr="00C65532" w:rsidDel="00127836">
          <w:rPr>
            <w:color w:val="000000"/>
          </w:rPr>
          <w:delText>s) were calculated, using the</w:delText>
        </w:r>
        <w:r w:rsidRPr="00C65532" w:rsidDel="00127836">
          <w:rPr>
            <w:rStyle w:val="apple-converted-space"/>
            <w:color w:val="000000"/>
          </w:rPr>
          <w:delText> </w:delText>
        </w:r>
        <w:r w:rsidRPr="008623B4" w:rsidDel="00127836">
          <w:rPr>
            <w:rStyle w:val="Emphasis"/>
            <w:i w:val="0"/>
            <w:iCs w:val="0"/>
            <w:color w:val="000000"/>
          </w:rPr>
          <w:delText>normal pCO₂</w:delText>
        </w:r>
        <w:r w:rsidRPr="00C65532" w:rsidDel="00127836">
          <w:rPr>
            <w:rStyle w:val="apple-converted-space"/>
            <w:color w:val="000000"/>
          </w:rPr>
          <w:delText> </w:delText>
        </w:r>
        <w:r w:rsidRPr="00C65532" w:rsidDel="00127836">
          <w:rPr>
            <w:color w:val="000000"/>
          </w:rPr>
          <w:delText>group as the reference. Odds ratios from categorical models were displayed using forest plots on a logarithmic scale, stratified by cohort.</w:delText>
        </w:r>
        <w:r w:rsidR="007F201E" w:rsidDel="00127836">
          <w:rPr>
            <w:color w:val="000000"/>
          </w:rPr>
          <w:delText xml:space="preserve"> An additional set of </w:delText>
        </w:r>
        <w:r w:rsidR="00CF2F66" w:rsidDel="00127836">
          <w:rPr>
            <w:color w:val="000000"/>
          </w:rPr>
          <w:delText>four</w:delText>
        </w:r>
        <w:r w:rsidR="007F201E" w:rsidDel="00127836">
          <w:rPr>
            <w:color w:val="000000"/>
          </w:rPr>
          <w:delText xml:space="preserve"> simple logistic regression models were </w:delText>
        </w:r>
        <w:r w:rsidR="007F201E" w:rsidRPr="001F3608" w:rsidDel="00127836">
          <w:rPr>
            <w:rFonts w:eastAsiaTheme="majorEastAsia"/>
            <w:color w:val="000000"/>
          </w:rPr>
          <w:delText>fit using</w:delText>
        </w:r>
        <w:r w:rsidR="007F201E" w:rsidDel="00127836">
          <w:rPr>
            <w:rFonts w:eastAsiaTheme="majorEastAsia"/>
            <w:b/>
            <w:bCs/>
            <w:color w:val="000000"/>
            <w:kern w:val="2"/>
            <w14:ligatures w14:val="standardContextual"/>
          </w:rPr>
          <w:delText xml:space="preserve"> </w:delText>
        </w:r>
        <w:r w:rsidR="00585875" w:rsidRPr="00C65532" w:rsidDel="00127836">
          <w:rPr>
            <w:color w:val="000000"/>
          </w:rPr>
          <w:delText xml:space="preserve">restricted cubic splines. </w:delText>
        </w:r>
        <w:r w:rsidR="007F201E" w:rsidDel="00127836">
          <w:rPr>
            <w:color w:val="000000"/>
          </w:rPr>
          <w:delText>Conditional p</w:delText>
        </w:r>
        <w:r w:rsidR="00585875" w:rsidRPr="00C65532" w:rsidDel="00127836">
          <w:rPr>
            <w:color w:val="000000"/>
          </w:rPr>
          <w:delText xml:space="preserve">redicted probabilities of each outcome were estimated across the full observed range of pCO₂ values, with 95% confidence </w:delText>
        </w:r>
        <w:r w:rsidR="00585875" w:rsidDel="00127836">
          <w:rPr>
            <w:color w:val="000000"/>
          </w:rPr>
          <w:delText>intervals</w:delText>
        </w:r>
        <w:r w:rsidR="00585875" w:rsidRPr="00C65532" w:rsidDel="00127836">
          <w:rPr>
            <w:color w:val="000000"/>
          </w:rPr>
          <w:delText xml:space="preserve">. </w:delText>
        </w:r>
      </w:del>
    </w:p>
    <w:p w14:paraId="033C41B6" w14:textId="77777777" w:rsidR="00127836" w:rsidRDefault="00366EC5" w:rsidP="00366EC5">
      <w:pPr>
        <w:pStyle w:val="NormalWeb"/>
        <w:rPr>
          <w:ins w:id="244" w:author="Brian Locke" w:date="2025-12-08T00:24:00Z" w16du:dateUtc="2025-12-08T07:24:00Z"/>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w:t>
      </w:r>
    </w:p>
    <w:p w14:paraId="7C3B5E25" w14:textId="77777777" w:rsidR="00127836" w:rsidRPr="00127836" w:rsidRDefault="00366EC5" w:rsidP="00127836">
      <w:pPr>
        <w:pStyle w:val="NormalWeb"/>
        <w:rPr>
          <w:ins w:id="245" w:author="Brian Locke" w:date="2025-12-08T00:26:00Z"/>
          <w:color w:val="000000"/>
        </w:rPr>
      </w:pPr>
      <w:r w:rsidRPr="00366EC5">
        <w:rPr>
          <w:color w:val="000000"/>
        </w:rPr>
        <w:t xml:space="preserve">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w:t>
      </w:r>
      <w:ins w:id="246" w:author="Brian Locke" w:date="2025-12-08T00:25:00Z" w16du:dateUtc="2025-12-08T07:25:00Z">
        <w:r w:rsidR="00127836">
          <w:rPr>
            <w:color w:val="000000"/>
          </w:rPr>
          <w:t>After reweighting, p</w:t>
        </w:r>
      </w:ins>
      <w:ins w:id="247" w:author="Brian Locke" w:date="2025-12-08T00:25:00Z">
        <w:r w:rsidR="00127836" w:rsidRPr="00127836">
          <w:rPr>
            <w:color w:val="000000"/>
          </w:rPr>
          <w:t xml:space="preserve">atients in each testing cohort </w:t>
        </w:r>
      </w:ins>
      <w:ins w:id="248" w:author="Brian Locke" w:date="2025-12-08T00:25:00Z" w16du:dateUtc="2025-12-08T07:25:00Z">
        <w:r w:rsidR="00127836">
          <w:rPr>
            <w:color w:val="000000"/>
          </w:rPr>
          <w:t xml:space="preserve">represent </w:t>
        </w:r>
      </w:ins>
      <w:ins w:id="249" w:author="Brian Locke" w:date="2025-12-08T00:25:00Z">
        <w:r w:rsidR="00127836" w:rsidRPr="00127836">
          <w:rPr>
            <w:color w:val="000000"/>
          </w:rPr>
          <w:t>the same target population: all individuals meeting the hypercapnia-suspicion phenotype</w:t>
        </w:r>
      </w:ins>
      <w:ins w:id="250" w:author="Brian Locke" w:date="2025-12-08T00:26:00Z" w16du:dateUtc="2025-12-08T07:26:00Z">
        <w:r w:rsidR="00127836">
          <w:rPr>
            <w:color w:val="000000"/>
          </w:rPr>
          <w:t xml:space="preserve">. </w:t>
        </w:r>
      </w:ins>
      <w:ins w:id="251" w:author="Brian Locke" w:date="2025-12-08T00:26:00Z">
        <w:r w:rsidR="00127836" w:rsidRPr="00127836">
          <w:rPr>
            <w:color w:val="000000"/>
          </w:rPr>
          <w:t>This creates two pseudo-populations that approximate the same underlying source population and enables comparison of prognostic associations while reducing selection bias.</w:t>
        </w:r>
      </w:ins>
    </w:p>
    <w:p w14:paraId="5F5C7423" w14:textId="77777777" w:rsidR="00127836" w:rsidRPr="00127836" w:rsidRDefault="00127836" w:rsidP="00127836">
      <w:pPr>
        <w:pStyle w:val="NormalWeb"/>
        <w:rPr>
          <w:ins w:id="252" w:author="Brian Locke" w:date="2025-12-08T00:26:00Z"/>
          <w:b/>
          <w:bCs/>
          <w:color w:val="000000"/>
        </w:rPr>
      </w:pPr>
      <w:ins w:id="253" w:author="Brian Locke" w:date="2025-12-08T00:26:00Z">
        <w:r w:rsidRPr="00127836">
          <w:rPr>
            <w:b/>
            <w:bCs/>
            <w:color w:val="000000"/>
          </w:rPr>
          <w:t>Propensity Score Model Specification and Diagnostics</w:t>
        </w:r>
      </w:ins>
    </w:p>
    <w:p w14:paraId="382A17C3" w14:textId="3A9EA1CE" w:rsidR="00366EC5" w:rsidRPr="00366EC5" w:rsidDel="00127836" w:rsidRDefault="00366EC5" w:rsidP="00127836">
      <w:pPr>
        <w:pStyle w:val="NormalWeb"/>
        <w:rPr>
          <w:del w:id="254" w:author="Brian Locke" w:date="2025-12-08T00:28:00Z" w16du:dateUtc="2025-12-08T07:28:00Z"/>
          <w:color w:val="000000"/>
        </w:rPr>
      </w:pPr>
      <w:del w:id="255" w:author="Brian Locke" w:date="2025-12-08T00:25:00Z" w16du:dateUtc="2025-12-08T07:25:00Z">
        <w:r w:rsidDel="00127836">
          <w:rPr>
            <w:color w:val="000000"/>
          </w:rPr>
          <w:lastRenderedPageBreak/>
          <w:delText xml:space="preserve">Patients who received ABG testing were then re-weighted by the ABG propensity to approximate the target population of patients with any reason to suspect hypercapnia. Patients who underwent VBG testing were then reweighted to the same population. </w:delText>
        </w:r>
      </w:del>
      <w:del w:id="256" w:author="Brian Locke" w:date="2025-12-08T00:26:00Z" w16du:dateUtc="2025-12-08T07:26:00Z">
        <w:r w:rsidRPr="00366EC5" w:rsidDel="00127836">
          <w:rPr>
            <w:color w:val="000000"/>
          </w:rPr>
          <w:delText>The result</w:delText>
        </w:r>
        <w:r w:rsidDel="00127836">
          <w:rPr>
            <w:color w:val="000000"/>
          </w:rPr>
          <w:delText xml:space="preserve">ing reweighted samples </w:delText>
        </w:r>
        <w:r w:rsidR="00CF2F66" w:rsidDel="00127836">
          <w:rPr>
            <w:color w:val="000000"/>
          </w:rPr>
          <w:delText xml:space="preserve">to </w:delText>
        </w:r>
        <w:r w:rsidDel="00127836">
          <w:rPr>
            <w:color w:val="000000"/>
          </w:rPr>
          <w:delText xml:space="preserve">the same target populations </w:delText>
        </w:r>
        <w:r w:rsidRPr="00366EC5" w:rsidDel="00127836">
          <w:rPr>
            <w:color w:val="000000"/>
          </w:rPr>
          <w:delText>allow</w:delText>
        </w:r>
        <w:r w:rsidDel="00127836">
          <w:rPr>
            <w:color w:val="000000"/>
          </w:rPr>
          <w:delText>s</w:delText>
        </w:r>
        <w:r w:rsidRPr="00366EC5" w:rsidDel="00127836">
          <w:rPr>
            <w:color w:val="000000"/>
          </w:rPr>
          <w:delText xml:space="preserve"> </w:delText>
        </w:r>
        <w:r w:rsidDel="00127836">
          <w:rPr>
            <w:color w:val="000000"/>
          </w:rPr>
          <w:delText xml:space="preserve">for </w:delText>
        </w:r>
        <w:r w:rsidRPr="00366EC5" w:rsidDel="00127836">
          <w:rPr>
            <w:color w:val="000000"/>
          </w:rPr>
          <w:delText xml:space="preserve">comparisons of prognostic significance </w:delText>
        </w:r>
        <w:r w:rsidDel="00127836">
          <w:rPr>
            <w:color w:val="000000"/>
          </w:rPr>
          <w:delText>while adjusting for differences in the types of patients sampled</w:delText>
        </w:r>
        <w:r w:rsidRPr="00366EC5" w:rsidDel="00127836">
          <w:rPr>
            <w:color w:val="000000"/>
          </w:rPr>
          <w:delText>.</w:delText>
        </w:r>
      </w:del>
    </w:p>
    <w:p w14:paraId="3AF781DA" w14:textId="77777777" w:rsidR="007B144D" w:rsidRDefault="00014B1A" w:rsidP="00014B1A">
      <w:pPr>
        <w:pStyle w:val="NormalWeb"/>
        <w:rPr>
          <w:ins w:id="257" w:author="Brian Locke" w:date="2025-12-08T00:29:00Z" w16du:dateUtc="2025-12-08T07:29:00Z"/>
          <w:color w:val="000000"/>
        </w:rPr>
      </w:pPr>
      <w:r w:rsidRPr="00C65532">
        <w:rPr>
          <w:color w:val="000000"/>
        </w:rPr>
        <w:t>Propensity scores were estimated</w:t>
      </w:r>
      <w:ins w:id="258" w:author="Brian Locke" w:date="2025-12-08T00:28:00Z" w16du:dateUtc="2025-12-08T07:28:00Z">
        <w:r w:rsidR="007B144D">
          <w:rPr>
            <w:color w:val="000000"/>
          </w:rPr>
          <w:t xml:space="preserve"> using extreme gradient boosting machines (</w:t>
        </w:r>
        <w:proofErr w:type="spellStart"/>
        <w:r w:rsidR="007B144D">
          <w:rPr>
            <w:color w:val="000000"/>
          </w:rPr>
          <w:t>XGBoost</w:t>
        </w:r>
        <w:proofErr w:type="spellEnd"/>
        <w:r w:rsidR="007B144D">
          <w:rPr>
            <w:color w:val="000000"/>
          </w:rPr>
          <w:t>), a supervised learnin</w:t>
        </w:r>
      </w:ins>
      <w:ins w:id="259" w:author="Brian Locke" w:date="2025-12-08T00:29:00Z" w16du:dateUtc="2025-12-08T07:29:00Z">
        <w:r w:rsidR="007B144D">
          <w:rPr>
            <w:color w:val="000000"/>
          </w:rPr>
          <w:t>g algorithm that flexibility accommodates non-linearities and missing data. Covariates included</w:t>
        </w:r>
      </w:ins>
      <w:del w:id="260" w:author="Brian Locke" w:date="2025-12-08T00:29:00Z" w16du:dateUtc="2025-12-08T07:29:00Z">
        <w:r w:rsidRPr="00C65532" w:rsidDel="007B144D">
          <w:rPr>
            <w:color w:val="000000"/>
          </w:rPr>
          <w:delText xml:space="preserve"> </w:delText>
        </w:r>
        <w:r w:rsidR="007A56D7" w:rsidDel="007B144D">
          <w:rPr>
            <w:color w:val="000000"/>
          </w:rPr>
          <w:delText xml:space="preserve">by modeling the </w:delText>
        </w:r>
        <w:r w:rsidRPr="00C65532" w:rsidDel="007B144D">
          <w:rPr>
            <w:color w:val="000000"/>
          </w:rPr>
          <w:delText xml:space="preserve">likelihood of </w:delText>
        </w:r>
        <w:r w:rsidDel="007B144D">
          <w:rPr>
            <w:color w:val="000000"/>
          </w:rPr>
          <w:delText xml:space="preserve">obtaining an arterial or venous blood gas, </w:delText>
        </w:r>
        <w:r w:rsidRPr="00C65532" w:rsidDel="007B144D">
          <w:rPr>
            <w:color w:val="000000"/>
          </w:rPr>
          <w:delText>belonging to each cohort based on</w:delText>
        </w:r>
      </w:del>
      <w:r w:rsidRPr="00C65532">
        <w:rPr>
          <w:color w:val="000000"/>
        </w:rPr>
        <w:t xml:space="preserve">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xml:space="preserve">. </w:t>
      </w:r>
      <w:del w:id="261" w:author="Brian Locke" w:date="2025-12-08T00:29:00Z" w16du:dateUtc="2025-12-08T07:29:00Z">
        <w:r w:rsidR="007A56D7" w:rsidDel="007B144D">
          <w:rPr>
            <w:color w:val="000000"/>
          </w:rPr>
          <w:delText>Propensities were estimated</w:delText>
        </w:r>
      </w:del>
      <w:del w:id="262" w:author="Brian Locke" w:date="2025-12-08T00:28:00Z" w16du:dateUtc="2025-12-08T07:28:00Z">
        <w:r w:rsidR="007A56D7" w:rsidDel="007B144D">
          <w:rPr>
            <w:color w:val="000000"/>
          </w:rPr>
          <w:delText xml:space="preserve"> using extreme gradient boosting machines (XGBoost; *** parameter settings)</w:delText>
        </w:r>
      </w:del>
      <w:del w:id="263" w:author="Brian Locke" w:date="2025-12-08T00:29:00Z" w16du:dateUtc="2025-12-08T07:29:00Z">
        <w:r w:rsidR="007A56D7" w:rsidDel="007B144D">
          <w:rPr>
            <w:color w:val="000000"/>
          </w:rPr>
          <w:delText>, a machine learning algorithm that natively handles non-linearities and missing data</w:delText>
        </w:r>
        <w:r w:rsidRPr="00C65532" w:rsidDel="007B144D">
          <w:rPr>
            <w:color w:val="000000"/>
          </w:rPr>
          <w:delText xml:space="preserve">. </w:delText>
        </w:r>
      </w:del>
    </w:p>
    <w:p w14:paraId="195F0EA6" w14:textId="7771B775" w:rsidR="007B144D" w:rsidRPr="007B144D" w:rsidRDefault="00014B1A" w:rsidP="007B144D">
      <w:pPr>
        <w:pStyle w:val="NormalWeb"/>
        <w:rPr>
          <w:ins w:id="264" w:author="Brian Locke" w:date="2025-12-08T00:30:00Z"/>
          <w:color w:val="000000"/>
        </w:rPr>
      </w:pPr>
      <w:r w:rsidRPr="00C65532">
        <w:rPr>
          <w:color w:val="000000"/>
        </w:rPr>
        <w:t xml:space="preserve">Weights were </w:t>
      </w:r>
      <w:proofErr w:type="spellStart"/>
      <w:r w:rsidR="007A56D7">
        <w:rPr>
          <w:color w:val="000000"/>
        </w:rPr>
        <w:t>windsorized</w:t>
      </w:r>
      <w:proofErr w:type="spellEnd"/>
      <w:r w:rsidR="007A56D7">
        <w:rPr>
          <w:color w:val="000000"/>
        </w:rPr>
        <w:t xml:space="preserve"> (truncated) at the </w:t>
      </w:r>
      <w:r w:rsidR="007A56D7" w:rsidRPr="00796D4C">
        <w:rPr>
          <w:color w:val="000000"/>
          <w:highlight w:val="yellow"/>
          <w:rPrChange w:id="265" w:author="Anila Mehta" w:date="2025-11-12T13:31:00Z">
            <w:rPr>
              <w:color w:val="000000"/>
            </w:rPr>
          </w:rPrChange>
        </w:rPr>
        <w:t>1</w:t>
      </w:r>
      <w:r w:rsidR="007A56D7" w:rsidRPr="00796D4C">
        <w:rPr>
          <w:color w:val="000000"/>
          <w:highlight w:val="yellow"/>
          <w:vertAlign w:val="superscript"/>
          <w:rPrChange w:id="266" w:author="Anila Mehta" w:date="2025-11-12T13:31:00Z">
            <w:rPr>
              <w:color w:val="000000"/>
              <w:vertAlign w:val="superscript"/>
            </w:rPr>
          </w:rPrChange>
        </w:rPr>
        <w:t>st</w:t>
      </w:r>
      <w:r w:rsidR="007A56D7" w:rsidRPr="00796D4C">
        <w:rPr>
          <w:color w:val="000000"/>
          <w:highlight w:val="yellow"/>
          <w:rPrChange w:id="267" w:author="Anila Mehta" w:date="2025-11-12T13:31:00Z">
            <w:rPr>
              <w:color w:val="000000"/>
            </w:rPr>
          </w:rPrChange>
        </w:rPr>
        <w:t xml:space="preserve"> </w:t>
      </w:r>
      <w:r w:rsidRPr="00796D4C">
        <w:rPr>
          <w:color w:val="000000"/>
          <w:highlight w:val="yellow"/>
          <w:rPrChange w:id="268" w:author="Anila Mehta" w:date="2025-11-12T13:31:00Z">
            <w:rPr>
              <w:color w:val="000000"/>
            </w:rPr>
          </w:rPrChange>
        </w:rPr>
        <w:t>percentile</w:t>
      </w:r>
      <w:del w:id="269" w:author="Brian Locke" w:date="2025-12-08T00:30:00Z" w16du:dateUtc="2025-12-08T07:30:00Z">
        <w:r w:rsidRPr="00796D4C" w:rsidDel="007B144D">
          <w:rPr>
            <w:color w:val="000000"/>
            <w:highlight w:val="yellow"/>
            <w:rPrChange w:id="270" w:author="Anila Mehta" w:date="2025-11-12T13:31:00Z">
              <w:rPr>
                <w:color w:val="000000"/>
              </w:rPr>
            </w:rPrChange>
          </w:rPr>
          <w:delText>s</w:delText>
        </w:r>
      </w:del>
      <w:r w:rsidRPr="00C65532">
        <w:rPr>
          <w:color w:val="000000"/>
        </w:rPr>
        <w:t xml:space="preserve"> to</w:t>
      </w:r>
      <w:ins w:id="271" w:author="Brian Locke" w:date="2025-12-08T00:30:00Z" w16du:dateUtc="2025-12-08T07:30:00Z">
        <w:r w:rsidR="007B144D">
          <w:rPr>
            <w:color w:val="000000"/>
          </w:rPr>
          <w:t xml:space="preserve"> reduce the influence of extreme weights</w:t>
        </w:r>
      </w:ins>
      <w:del w:id="272" w:author="Brian Locke" w:date="2025-12-08T00:30:00Z" w16du:dateUtc="2025-12-08T07:30:00Z">
        <w:r w:rsidR="007A56D7" w:rsidDel="007B144D">
          <w:rPr>
            <w:color w:val="000000"/>
          </w:rPr>
          <w:delText xml:space="preserve"> avoid unstable weights and patients who may have had no realistic chance of receiving blood gas sampling.</w:delText>
        </w:r>
      </w:del>
      <w:ins w:id="273" w:author="Brian Locke" w:date="2025-12-08T00:30:00Z" w16du:dateUtc="2025-12-08T07:30:00Z">
        <w:r w:rsidR="007B144D">
          <w:rPr>
            <w:color w:val="000000"/>
          </w:rPr>
          <w:t>.</w:t>
        </w:r>
      </w:ins>
      <w:r w:rsidR="007A56D7">
        <w:rPr>
          <w:color w:val="000000"/>
        </w:rPr>
        <w:t xml:space="preserve"> </w:t>
      </w:r>
      <w:r w:rsidRPr="00C65532">
        <w:rPr>
          <w:color w:val="000000"/>
        </w:rPr>
        <w:t xml:space="preserve">Covariate balance was evaluated using standardized mean differences, with &lt;0.1 indicating acceptable balance. </w:t>
      </w:r>
      <w:ins w:id="274" w:author="Brian Locke" w:date="2025-12-08T00:30:00Z">
        <w:r w:rsidR="007B144D" w:rsidRPr="007B144D">
          <w:rPr>
            <w:color w:val="000000"/>
          </w:rPr>
          <w:t>Propensity score distributions were examined before and after weighting to evaluate overlap and support the positivity assumption.</w:t>
        </w:r>
      </w:ins>
    </w:p>
    <w:p w14:paraId="53B7C910" w14:textId="77777777" w:rsidR="007B144D" w:rsidRPr="007B144D" w:rsidRDefault="007B144D" w:rsidP="007B144D">
      <w:pPr>
        <w:pStyle w:val="NormalWeb"/>
        <w:rPr>
          <w:ins w:id="275" w:author="Brian Locke" w:date="2025-12-08T00:30:00Z"/>
          <w:b/>
          <w:bCs/>
          <w:color w:val="000000"/>
        </w:rPr>
      </w:pPr>
      <w:ins w:id="276" w:author="Brian Locke" w:date="2025-12-08T00:30:00Z">
        <w:r w:rsidRPr="007B144D">
          <w:rPr>
            <w:b/>
            <w:bCs/>
            <w:color w:val="000000"/>
          </w:rPr>
          <w:t>Model Interpretability</w:t>
        </w:r>
      </w:ins>
    </w:p>
    <w:p w14:paraId="443572E1" w14:textId="7B560DB2" w:rsidR="00014B1A" w:rsidDel="007B144D" w:rsidRDefault="007B144D">
      <w:pPr>
        <w:pStyle w:val="NormalWeb"/>
        <w:rPr>
          <w:del w:id="277" w:author="Brian Locke" w:date="2025-12-08T00:30:00Z" w16du:dateUtc="2025-12-08T07:30:00Z"/>
          <w:color w:val="000000"/>
        </w:rPr>
      </w:pPr>
      <w:ins w:id="278" w:author="Brian Locke" w:date="2025-12-08T00:31:00Z" w16du:dateUtc="2025-12-08T07:31:00Z">
        <w:r>
          <w:rPr>
            <w:color w:val="000000"/>
          </w:rPr>
          <w:t xml:space="preserve">We assessed variable influence using </w:t>
        </w:r>
      </w:ins>
      <w:del w:id="279" w:author="Brian Locke" w:date="2025-12-08T00:30:00Z" w16du:dateUtc="2025-12-08T07:30:00Z">
        <w:r w:rsidR="00014B1A" w:rsidDel="007B144D">
          <w:rPr>
            <w:color w:val="000000"/>
          </w:rPr>
          <w:delText>Additionally, p</w:delText>
        </w:r>
        <w:r w:rsidR="00014B1A" w:rsidRPr="00C65532" w:rsidDel="007B144D">
          <w:rPr>
            <w:color w:val="000000"/>
          </w:rPr>
          <w:delText>ropensity score distributions were compared graphically to assess overlap between groups before and after weighting.</w:delText>
        </w:r>
      </w:del>
    </w:p>
    <w:p w14:paraId="7BBF3659" w14:textId="343CF0E2" w:rsidR="007B144D" w:rsidRPr="007B144D" w:rsidRDefault="00474628" w:rsidP="007B144D">
      <w:pPr>
        <w:pStyle w:val="NormalWeb"/>
        <w:rPr>
          <w:ins w:id="280" w:author="Brian Locke" w:date="2025-12-08T00:31:00Z"/>
          <w:color w:val="000000"/>
        </w:rPr>
      </w:pPr>
      <w:del w:id="281" w:author="Brian Locke" w:date="2025-12-08T00:31:00Z" w16du:dateUtc="2025-12-08T07:31:00Z">
        <w:r w:rsidDel="007B144D">
          <w:rPr>
            <w:color w:val="000000"/>
          </w:rPr>
          <w:delText xml:space="preserve">Model interpretability was evaluated using </w:delText>
        </w:r>
      </w:del>
      <w:r>
        <w:rPr>
          <w:color w:val="000000"/>
        </w:rPr>
        <w:t xml:space="preserve">both global feature importance and SHAP (Shapley additive explanations) analyses. </w:t>
      </w:r>
      <w:ins w:id="282" w:author="Brian Locke" w:date="2025-12-08T00:32:00Z">
        <w:r w:rsidR="007B144D" w:rsidRPr="007B144D">
          <w:rPr>
            <w:color w:val="000000"/>
          </w:rPr>
          <w:t>Relative influence scores from the gradient-boosted model quantified each covariate’s contribution to overall model performance</w:t>
        </w:r>
      </w:ins>
      <w:ins w:id="283" w:author="Brian Locke" w:date="2025-12-08T00:32:00Z" w16du:dateUtc="2025-12-08T07:32:00Z">
        <w:r w:rsidR="007B144D">
          <w:rPr>
            <w:color w:val="000000"/>
          </w:rPr>
          <w:t xml:space="preserve">. </w:t>
        </w:r>
      </w:ins>
      <w:ins w:id="284" w:author="Brian Locke" w:date="2025-12-08T00:31:00Z">
        <w:r w:rsidR="007B144D" w:rsidRPr="007B144D">
          <w:rPr>
            <w:color w:val="000000"/>
          </w:rPr>
          <w:t>SHAP values provided 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ins>
    </w:p>
    <w:p w14:paraId="5C65A452" w14:textId="1AC8EADD" w:rsidR="0001686B" w:rsidRPr="00C65532" w:rsidDel="007B144D" w:rsidRDefault="00474628" w:rsidP="007B144D">
      <w:pPr>
        <w:pStyle w:val="NormalWeb"/>
        <w:rPr>
          <w:del w:id="285" w:author="Brian Locke" w:date="2025-12-08T00:32:00Z" w16du:dateUtc="2025-12-08T07:32:00Z"/>
          <w:color w:val="000000"/>
        </w:rPr>
      </w:pPr>
      <w:del w:id="286" w:author="Brian Locke" w:date="2025-12-08T00:31:00Z" w16du:dateUtc="2025-12-08T07:31:00Z">
        <w:r w:rsidDel="007B144D">
          <w:rPr>
            <w:color w:val="000000"/>
          </w:rPr>
          <w:delText>Global feature importance, derived from the gradient boosted model’s relative influence scores, quantified each covariate’s overall contribution to model performance across the training distribution. To complement this, SHAP values were computed to provide local, signed attributions for each individual, indicating how much each feature increased or decreased the log-odds of receiving an ABG or VBG relative to the model baseline. Global SHAP summaries, calculated as the mean absolute SHAP value across all observations, captured the typical magnitude of each feature’s effect on predictions and allowed directional interpretation of feature influence.</w:delText>
        </w:r>
      </w:del>
      <w:r>
        <w:rPr>
          <w:color w:val="000000"/>
        </w:rPr>
        <w:t xml:space="preserve">  </w:t>
      </w:r>
    </w:p>
    <w:p w14:paraId="0ED7E16B" w14:textId="031FB00A" w:rsidR="00014B1A" w:rsidRDefault="007F201E">
      <w:pPr>
        <w:pStyle w:val="NormalWeb"/>
        <w:rPr>
          <w:color w:val="000000"/>
        </w:rPr>
        <w:pPrChange w:id="287" w:author="Brian Locke" w:date="2025-12-08T00:32:00Z" w16du:dateUtc="2025-12-08T07:32:00Z">
          <w:pPr>
            <w:pStyle w:val="p2"/>
            <w:spacing w:before="0" w:beforeAutospacing="0" w:after="0" w:afterAutospacing="0"/>
          </w:pPr>
        </w:pPrChange>
      </w:pPr>
      <w:r>
        <w:rPr>
          <w:color w:val="000000"/>
        </w:rPr>
        <w:t xml:space="preserve">Software: </w:t>
      </w:r>
      <w:r>
        <w:rPr>
          <w:color w:val="000000"/>
          <w:u w:val="single"/>
        </w:rPr>
        <w:t xml:space="preserve">R version ***, using packages rms, </w:t>
      </w:r>
      <w:proofErr w:type="spellStart"/>
      <w:r>
        <w:rPr>
          <w:color w:val="000000"/>
          <w:u w:val="single"/>
        </w:rPr>
        <w:t>weightit</w:t>
      </w:r>
      <w:proofErr w:type="spellEnd"/>
      <w:r>
        <w:rPr>
          <w:color w:val="000000"/>
          <w:u w:val="single"/>
        </w:rPr>
        <w:t xml:space="preserve"> ***</w:t>
      </w:r>
      <w:r w:rsidR="00014B1A" w:rsidRPr="00623125">
        <w:rPr>
          <w:color w:val="000000"/>
        </w:rPr>
        <w:t> </w:t>
      </w:r>
    </w:p>
    <w:p w14:paraId="48A5BDA5" w14:textId="468DD931" w:rsidR="007A56D7" w:rsidRDefault="007A56D7" w:rsidP="00014B1A">
      <w:pPr>
        <w:pStyle w:val="p2"/>
        <w:spacing w:before="0" w:beforeAutospacing="0" w:after="0" w:afterAutospacing="0"/>
        <w:rPr>
          <w:color w:val="000000"/>
        </w:rPr>
      </w:pPr>
      <w:r>
        <w:rPr>
          <w:color w:val="000000"/>
        </w:rPr>
        <w:t>Code is available at</w:t>
      </w:r>
      <w:ins w:id="288" w:author="Brian Locke" w:date="2025-12-08T06:11:00Z" w16du:dateUtc="2025-12-08T13:11:00Z">
        <w:r w:rsidR="00491638">
          <w:rPr>
            <w:color w:val="000000"/>
          </w:rPr>
          <w:t xml:space="preserve"> </w:t>
        </w:r>
        <w:r w:rsidR="00491638">
          <w:rPr>
            <w:b/>
            <w:bCs/>
            <w:color w:val="000000"/>
            <w:u w:val="single"/>
            <w:shd w:val="clear" w:color="auto" w:fill="FFFFFF"/>
          </w:rPr>
          <w:fldChar w:fldCharType="begin"/>
        </w:r>
        <w:r w:rsidR="00491638">
          <w:rPr>
            <w:b/>
            <w:bCs/>
            <w:color w:val="000000"/>
            <w:u w:val="single"/>
            <w:shd w:val="clear" w:color="auto" w:fill="FFFFFF"/>
          </w:rPr>
          <w:instrText>HYPERLINK "</w:instrText>
        </w:r>
        <w:r w:rsidR="00491638" w:rsidRPr="007666D7">
          <w:rPr>
            <w:b/>
            <w:bCs/>
            <w:color w:val="000000"/>
            <w:u w:val="single"/>
            <w:shd w:val="clear" w:color="auto" w:fill="FFFFFF"/>
          </w:rPr>
          <w:instrText>https://github.com/reblocke/abg-vbg-project</w:instrText>
        </w:r>
        <w:r w:rsidR="00491638">
          <w:rPr>
            <w:b/>
            <w:bCs/>
            <w:color w:val="000000"/>
            <w:u w:val="single"/>
            <w:shd w:val="clear" w:color="auto" w:fill="FFFFFF"/>
          </w:rPr>
          <w:instrText>"</w:instrText>
        </w:r>
        <w:r w:rsidR="00491638">
          <w:rPr>
            <w:b/>
            <w:bCs/>
            <w:color w:val="000000"/>
            <w:u w:val="single"/>
            <w:shd w:val="clear" w:color="auto" w:fill="FFFFFF"/>
          </w:rPr>
        </w:r>
        <w:r w:rsidR="00491638">
          <w:rPr>
            <w:b/>
            <w:bCs/>
            <w:color w:val="000000"/>
            <w:u w:val="single"/>
            <w:shd w:val="clear" w:color="auto" w:fill="FFFFFF"/>
          </w:rPr>
          <w:fldChar w:fldCharType="separate"/>
        </w:r>
        <w:r w:rsidR="00491638" w:rsidRPr="00D86417">
          <w:rPr>
            <w:rStyle w:val="Hyperlink"/>
            <w:b/>
            <w:bCs/>
            <w:shd w:val="clear" w:color="auto" w:fill="FFFFFF"/>
          </w:rPr>
          <w:t>https://github.com/reblocke/abg-vbg-project</w:t>
        </w:r>
        <w:r w:rsidR="00491638">
          <w:rPr>
            <w:b/>
            <w:bCs/>
            <w:color w:val="000000"/>
            <w:u w:val="single"/>
            <w:shd w:val="clear" w:color="auto" w:fill="FFFFFF"/>
          </w:rPr>
          <w:fldChar w:fldCharType="end"/>
        </w:r>
      </w:ins>
      <w:del w:id="289" w:author="Brian Locke" w:date="2025-12-08T06:11:00Z" w16du:dateUtc="2025-12-08T13:11:00Z">
        <w:r w:rsidDel="00491638">
          <w:rPr>
            <w:color w:val="000000"/>
          </w:rPr>
          <w:delText xml:space="preserve"> </w:delText>
        </w:r>
        <w:commentRangeStart w:id="290"/>
        <w:commentRangeStart w:id="291"/>
        <w:r w:rsidDel="00491638">
          <w:rPr>
            <w:color w:val="000000"/>
          </w:rPr>
          <w:delText>***</w:delText>
        </w:r>
        <w:commentRangeEnd w:id="290"/>
        <w:r w:rsidDel="00491638">
          <w:rPr>
            <w:rStyle w:val="CommentReference"/>
            <w:rFonts w:asciiTheme="minorHAnsi" w:eastAsiaTheme="minorHAnsi" w:hAnsiTheme="minorHAnsi" w:cstheme="minorBidi"/>
            <w:kern w:val="2"/>
            <w14:ligatures w14:val="standardContextual"/>
          </w:rPr>
          <w:commentReference w:id="290"/>
        </w:r>
        <w:commentRangeEnd w:id="291"/>
        <w:r w:rsidR="009329C5" w:rsidDel="00491638">
          <w:rPr>
            <w:rStyle w:val="CommentReference"/>
            <w:rFonts w:asciiTheme="minorHAnsi" w:eastAsiaTheme="minorHAnsi" w:hAnsiTheme="minorHAnsi" w:cstheme="minorBidi"/>
            <w:kern w:val="2"/>
            <w14:ligatures w14:val="standardContextual"/>
          </w:rPr>
          <w:commentReference w:id="291"/>
        </w:r>
      </w:del>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3AEC7E9B" w:rsidR="00491638" w:rsidRPr="00491638" w:rsidRDefault="00014B1A" w:rsidP="00491638">
      <w:pPr>
        <w:pStyle w:val="p2"/>
        <w:spacing w:before="0" w:beforeAutospacing="0" w:after="0" w:afterAutospacing="0"/>
        <w:rPr>
          <w:ins w:id="292" w:author="Brian Locke" w:date="2025-12-08T06:13:00Z"/>
          <w:color w:val="000000"/>
        </w:rPr>
        <w:pPrChange w:id="293" w:author="Brian Locke" w:date="2025-12-08T06:13:00Z" w16du:dateUtc="2025-12-08T13:13:00Z">
          <w:pPr>
            <w:pStyle w:val="p2"/>
            <w:numPr>
              <w:ilvl w:val="2"/>
              <w:numId w:val="7"/>
            </w:numPr>
            <w:tabs>
              <w:tab w:val="num" w:pos="2160"/>
            </w:tabs>
            <w:spacing w:before="0" w:beforeAutospacing="0" w:after="0" w:afterAutospacing="0"/>
            <w:ind w:left="2160" w:hanging="360"/>
          </w:pPr>
        </w:pPrChange>
      </w:pPr>
      <w:r w:rsidRPr="00491638">
        <w:rPr>
          <w:color w:val="000000"/>
        </w:rPr>
        <w:t xml:space="preserve">A total of </w:t>
      </w:r>
      <w:r w:rsidR="0042458F" w:rsidRPr="00491638">
        <w:rPr>
          <w:color w:val="000000"/>
        </w:rPr>
        <w:t>***</w:t>
      </w:r>
      <w:r w:rsidR="006F20D0" w:rsidRPr="00491638">
        <w:rPr>
          <w:color w:val="000000"/>
        </w:rPr>
        <w:t xml:space="preserve"> </w:t>
      </w:r>
      <w:r w:rsidRPr="00491638">
        <w:rPr>
          <w:color w:val="000000"/>
        </w:rPr>
        <w:t>patients met inclusion criteria for the study</w:t>
      </w:r>
      <w:ins w:id="294" w:author="Brian Locke" w:date="2025-12-08T06:12:00Z" w16du:dateUtc="2025-12-08T13:12:00Z">
        <w:r w:rsidR="00491638" w:rsidRPr="00491638">
          <w:rPr>
            <w:color w:val="000000"/>
          </w:rPr>
          <w:t>. N</w:t>
        </w:r>
      </w:ins>
      <w:ins w:id="295" w:author="Brian Locke" w:date="2025-12-08T06:12:00Z">
        <w:r w:rsidR="00491638" w:rsidRPr="00491638">
          <w:rPr>
            <w:color w:val="000000"/>
          </w:rPr>
          <w:t>umbers excluded (missing key data, age &lt;18, etc.</w:t>
        </w:r>
      </w:ins>
      <w:del w:id="296" w:author="Brian Locke" w:date="2025-12-08T06:12:00Z" w16du:dateUtc="2025-12-08T13:12:00Z">
        <w:r w:rsidR="00A52488" w:rsidRPr="00491638" w:rsidDel="00491638">
          <w:rPr>
            <w:color w:val="000000"/>
          </w:rPr>
          <w:delText xml:space="preserve">, </w:delText>
        </w:r>
      </w:del>
      <w:ins w:id="297" w:author="Brian Locke" w:date="2025-12-08T06:12:00Z" w16du:dateUtc="2025-12-08T13:12:00Z">
        <w:r w:rsidR="00491638" w:rsidRPr="00491638">
          <w:rPr>
            <w:color w:val="000000"/>
          </w:rPr>
          <w:t xml:space="preserve"> </w:t>
        </w:r>
      </w:ins>
      <w:r w:rsidR="00A52488" w:rsidRPr="00491638">
        <w:rPr>
          <w:color w:val="000000"/>
        </w:rPr>
        <w:t xml:space="preserve">see figure </w:t>
      </w:r>
      <w:commentRangeStart w:id="298"/>
      <w:r w:rsidR="00A52488" w:rsidRPr="00491638">
        <w:rPr>
          <w:color w:val="000000"/>
        </w:rPr>
        <w:t>CONSORT</w:t>
      </w:r>
      <w:commentRangeEnd w:id="298"/>
      <w:r w:rsidR="00A52488">
        <w:rPr>
          <w:rStyle w:val="CommentReference"/>
          <w:rFonts w:asciiTheme="minorHAnsi" w:eastAsiaTheme="minorHAnsi" w:hAnsiTheme="minorHAnsi" w:cstheme="minorBidi"/>
          <w:kern w:val="2"/>
          <w14:ligatures w14:val="standardContextual"/>
        </w:rPr>
        <w:commentReference w:id="298"/>
      </w:r>
      <w:r w:rsidRPr="00491638">
        <w:rPr>
          <w:color w:val="000000"/>
        </w:rPr>
        <w:t>.</w:t>
      </w:r>
      <w:ins w:id="299" w:author="Brian Locke" w:date="2025-12-08T06:12:00Z" w16du:dateUtc="2025-12-08T13:12:00Z">
        <w:r w:rsidR="00491638" w:rsidRPr="00491638">
          <w:rPr>
            <w:color w:val="000000"/>
          </w:rPr>
          <w:t>)</w:t>
        </w:r>
      </w:ins>
      <w:del w:id="300" w:author="Brian Locke" w:date="2025-12-08T06:13:00Z" w16du:dateUtc="2025-12-08T13:13:00Z">
        <w:r w:rsidRPr="00491638" w:rsidDel="00491638">
          <w:rPr>
            <w:color w:val="000000"/>
          </w:rPr>
          <w:delText xml:space="preserve"> </w:delText>
        </w:r>
      </w:del>
      <w:ins w:id="301" w:author="Brian Locke" w:date="2025-12-08T06:13:00Z" w16du:dateUtc="2025-12-08T13:13:00Z">
        <w:r w:rsidR="00491638">
          <w:rPr>
            <w:color w:val="000000"/>
          </w:rPr>
          <w:t xml:space="preserve">. </w:t>
        </w:r>
      </w:ins>
      <w:ins w:id="302" w:author="Brian Locke" w:date="2025-12-08T06:13:00Z">
        <w:r w:rsidR="00491638" w:rsidRPr="00491638">
          <w:rPr>
            <w:color w:val="000000"/>
          </w:rPr>
          <w:t>Counts with any ABG, any VBG, both, and neither.</w:t>
        </w:r>
      </w:ins>
    </w:p>
    <w:p w14:paraId="389EA8C2" w14:textId="3279DDD2" w:rsidR="00491638" w:rsidRDefault="00014B1A" w:rsidP="001F3608">
      <w:pPr>
        <w:pStyle w:val="p2"/>
        <w:spacing w:before="0" w:beforeAutospacing="0" w:after="0" w:afterAutospacing="0"/>
        <w:rPr>
          <w:ins w:id="303" w:author="Brian Locke" w:date="2025-12-08T06:13:00Z" w16du:dateUtc="2025-12-08T13:13:00Z"/>
          <w:color w:val="000000"/>
        </w:rPr>
      </w:pPr>
      <w:del w:id="304" w:author="Brian Locke" w:date="2025-12-08T06:13:00Z" w16du:dateUtc="2025-12-08T13:13:00Z">
        <w:r w:rsidDel="00491638">
          <w:rPr>
            <w:color w:val="000000"/>
          </w:rPr>
          <w:delText>Patients were categorized according to blood gas type and the presence or absence of hypercapnia, resulting in six analytic groups</w:delText>
        </w:r>
      </w:del>
    </w:p>
    <w:p w14:paraId="3A630838" w14:textId="77777777" w:rsidR="00491638" w:rsidRDefault="00491638" w:rsidP="00491638">
      <w:pPr>
        <w:pStyle w:val="p2"/>
        <w:spacing w:beforeAutospacing="0" w:afterAutospacing="0"/>
        <w:rPr>
          <w:ins w:id="305" w:author="Brian Locke" w:date="2025-12-08T06:13:00Z" w16du:dateUtc="2025-12-08T13:13:00Z"/>
          <w:color w:val="000000"/>
        </w:rPr>
      </w:pPr>
    </w:p>
    <w:p w14:paraId="14DE1A83" w14:textId="77777777" w:rsidR="00491638" w:rsidRDefault="00491638" w:rsidP="00491638">
      <w:pPr>
        <w:pStyle w:val="p2"/>
        <w:spacing w:beforeAutospacing="0" w:afterAutospacing="0"/>
        <w:rPr>
          <w:ins w:id="306" w:author="Brian Locke" w:date="2025-12-08T06:15:00Z" w16du:dateUtc="2025-12-08T13:15:00Z"/>
          <w:color w:val="000000"/>
        </w:rPr>
      </w:pPr>
      <w:ins w:id="307" w:author="Brian Locke" w:date="2025-12-08T06:13:00Z">
        <w:r w:rsidRPr="00491638">
          <w:rPr>
            <w:color w:val="000000"/>
          </w:rPr>
          <w:t>Describe major baseline characteristics (age, sex, BMI, race/ethnicity, comorbidities, encounter type) across:</w:t>
        </w:r>
      </w:ins>
      <w:ins w:id="308" w:author="Brian Locke" w:date="2025-12-08T06:14:00Z" w16du:dateUtc="2025-12-08T13:14:00Z">
        <w:r>
          <w:rPr>
            <w:color w:val="000000"/>
          </w:rPr>
          <w:t xml:space="preserve"> </w:t>
        </w:r>
      </w:ins>
      <w:ins w:id="309" w:author="Brian Locke" w:date="2025-12-08T06:13:00Z">
        <w:r w:rsidRPr="00491638">
          <w:rPr>
            <w:color w:val="000000"/>
          </w:rPr>
          <w:t>Overall cohort</w:t>
        </w:r>
      </w:ins>
      <w:ins w:id="310" w:author="Brian Locke" w:date="2025-12-08T06:14:00Z" w16du:dateUtc="2025-12-08T13:14:00Z">
        <w:r>
          <w:rPr>
            <w:color w:val="000000"/>
          </w:rPr>
          <w:t xml:space="preserve">, </w:t>
        </w:r>
      </w:ins>
      <w:ins w:id="311" w:author="Brian Locke" w:date="2025-12-08T06:13:00Z">
        <w:r w:rsidRPr="00491638">
          <w:rPr>
            <w:color w:val="000000"/>
          </w:rPr>
          <w:t>ABG vs no ABG</w:t>
        </w:r>
      </w:ins>
      <w:ins w:id="312" w:author="Brian Locke" w:date="2025-12-08T06:14:00Z" w16du:dateUtc="2025-12-08T13:14:00Z">
        <w:r>
          <w:rPr>
            <w:color w:val="000000"/>
          </w:rPr>
          <w:t xml:space="preserve">, </w:t>
        </w:r>
      </w:ins>
      <w:ins w:id="313" w:author="Brian Locke" w:date="2025-12-08T06:13:00Z">
        <w:r w:rsidRPr="00491638">
          <w:rPr>
            <w:color w:val="000000"/>
          </w:rPr>
          <w:t>VBG vs no VBG</w:t>
        </w:r>
      </w:ins>
      <w:ins w:id="314" w:author="Brian Locke" w:date="2025-12-08T06:14:00Z" w16du:dateUtc="2025-12-08T13:14:00Z">
        <w:r>
          <w:rPr>
            <w:color w:val="000000"/>
          </w:rPr>
          <w:t xml:space="preserve">. </w:t>
        </w:r>
      </w:ins>
      <w:ins w:id="315" w:author="Brian Locke" w:date="2025-12-08T06:13:00Z">
        <w:r w:rsidRPr="00491638">
          <w:rPr>
            <w:color w:val="000000"/>
          </w:rPr>
          <w:t>Highlight clinically relevant differences (e.g., ABG patients more acutely ill, more NIV/IMV, etc.).</w:t>
        </w:r>
      </w:ins>
    </w:p>
    <w:p w14:paraId="7EC033B8" w14:textId="77777777" w:rsidR="00491638" w:rsidRDefault="00491638" w:rsidP="00491638">
      <w:pPr>
        <w:pStyle w:val="p2"/>
        <w:spacing w:beforeAutospacing="0" w:afterAutospacing="0"/>
        <w:rPr>
          <w:ins w:id="316" w:author="Brian Locke" w:date="2025-12-08T06:15:00Z" w16du:dateUtc="2025-12-08T13:15:00Z"/>
          <w:color w:val="000000"/>
        </w:rPr>
      </w:pPr>
    </w:p>
    <w:p w14:paraId="71F46EBB" w14:textId="2967ECDD" w:rsidR="00585875" w:rsidDel="00491638" w:rsidRDefault="00491638" w:rsidP="00491638">
      <w:pPr>
        <w:pStyle w:val="p2"/>
        <w:spacing w:beforeAutospacing="0" w:afterAutospacing="0"/>
        <w:rPr>
          <w:del w:id="317" w:author="Brian Locke" w:date="2025-12-08T06:14:00Z" w16du:dateUtc="2025-12-08T13:14:00Z"/>
          <w:color w:val="000000"/>
        </w:rPr>
        <w:pPrChange w:id="318" w:author="Brian Locke" w:date="2025-12-08T06:15:00Z" w16du:dateUtc="2025-12-08T13:15:00Z">
          <w:pPr>
            <w:pStyle w:val="p2"/>
            <w:spacing w:before="0" w:beforeAutospacing="0" w:after="0" w:afterAutospacing="0"/>
          </w:pPr>
        </w:pPrChange>
      </w:pPr>
      <w:ins w:id="319" w:author="Brian Locke" w:date="2025-12-08T06:14:00Z" w16du:dateUtc="2025-12-08T13:14:00Z">
        <w:r w:rsidRPr="00491638">
          <w:rPr>
            <w:color w:val="000000"/>
          </w:rPr>
          <w:t>Within the ABG cohort: compare patients with vs without hypercapnia on ABG</w:t>
        </w:r>
      </w:ins>
      <w:ins w:id="320" w:author="Brian Locke" w:date="2025-12-08T06:15:00Z" w16du:dateUtc="2025-12-08T13:15:00Z">
        <w:r>
          <w:rPr>
            <w:color w:val="000000"/>
          </w:rPr>
          <w:t xml:space="preserve">, </w:t>
        </w:r>
      </w:ins>
      <w:ins w:id="321" w:author="Brian Locke" w:date="2025-12-08T06:14:00Z" w16du:dateUtc="2025-12-08T13:14:00Z">
        <w:r w:rsidRPr="00491638">
          <w:rPr>
            <w:color w:val="000000"/>
          </w:rPr>
          <w:t>Within the VBG cohort: compare patients with vs without hypercapnia on VBG.</w:t>
        </w:r>
      </w:ins>
      <w:ins w:id="322" w:author="Brian Locke" w:date="2025-12-08T06:15:00Z" w16du:dateUtc="2025-12-08T13:15:00Z">
        <w:r>
          <w:rPr>
            <w:color w:val="000000"/>
          </w:rPr>
          <w:t xml:space="preserve"> </w:t>
        </w:r>
      </w:ins>
      <w:ins w:id="323" w:author="Brian Locke" w:date="2025-12-08T06:14:00Z" w16du:dateUtc="2025-12-08T13:14:00Z">
        <w:r w:rsidRPr="00491638">
          <w:rPr>
            <w:color w:val="000000"/>
          </w:rPr>
          <w:t>Emphasize whether hypercapnic patients appear sicker at baseline.</w:t>
        </w:r>
      </w:ins>
      <w:ins w:id="324" w:author="Brian Locke" w:date="2025-12-08T06:15:00Z" w16du:dateUtc="2025-12-08T13:15:00Z">
        <w:r>
          <w:rPr>
            <w:color w:val="000000"/>
          </w:rPr>
          <w:t xml:space="preserve"> </w:t>
        </w:r>
      </w:ins>
      <w:ins w:id="325" w:author="Brian Locke" w:date="2025-12-08T06:14:00Z" w16du:dateUtc="2025-12-08T13:14:00Z">
        <w:r w:rsidRPr="00491638">
          <w:rPr>
            <w:color w:val="000000"/>
          </w:rPr>
          <w:t>Reference: Table 2. Characteristics by hypercapnia status within ABG and VBG cohorts (can stay largely as already generated).</w:t>
        </w:r>
      </w:ins>
      <w:del w:id="326" w:author="Brian Locke" w:date="2025-12-08T06:14:00Z" w16du:dateUtc="2025-12-08T13:14:00Z">
        <w:r w:rsidR="00014B1A" w:rsidDel="00491638">
          <w:rPr>
            <w:color w:val="000000"/>
          </w:rPr>
          <w:delText>.</w:delText>
        </w:r>
      </w:del>
      <w:del w:id="327" w:author="Brian Locke" w:date="2025-12-08T06:13:00Z" w16du:dateUtc="2025-12-08T13:13:00Z">
        <w:r w:rsidR="00014B1A" w:rsidDel="00491638">
          <w:rPr>
            <w:color w:val="000000"/>
          </w:rPr>
          <w:delText xml:space="preserve"> </w:delText>
        </w:r>
      </w:del>
      <w:del w:id="328" w:author="Brian Locke" w:date="2025-12-08T06:14:00Z" w16du:dateUtc="2025-12-08T13:14:00Z">
        <w:r w:rsidR="00014B1A" w:rsidDel="00491638">
          <w:rPr>
            <w:color w:val="000000"/>
          </w:rPr>
          <w:delText xml:space="preserve">Baseline demographic and clinical characteristics for these groups are summarized in Table </w:delText>
        </w:r>
        <w:r w:rsidR="00A90844" w:rsidDel="00491638">
          <w:rPr>
            <w:color w:val="000000"/>
          </w:rPr>
          <w:delText>1 and 2</w:delText>
        </w:r>
        <w:r w:rsidR="00014B1A" w:rsidDel="00491638">
          <w:rPr>
            <w:color w:val="000000"/>
          </w:rPr>
          <w:delText xml:space="preserve">. </w:delText>
        </w:r>
      </w:del>
    </w:p>
    <w:p w14:paraId="39A71983" w14:textId="77777777" w:rsidR="001F3608" w:rsidRDefault="001F3608" w:rsidP="00130945">
      <w:pPr>
        <w:pStyle w:val="p2"/>
        <w:spacing w:before="0" w:beforeAutospacing="0" w:after="0" w:afterAutospacing="0"/>
        <w:rPr>
          <w:ins w:id="329" w:author="Brian Locke" w:date="2025-12-08T06:14:00Z" w16du:dateUtc="2025-12-08T13:14:00Z"/>
          <w:color w:val="000000"/>
        </w:rPr>
      </w:pPr>
    </w:p>
    <w:p w14:paraId="1A3B3094" w14:textId="77777777" w:rsidR="00491638" w:rsidRDefault="00491638" w:rsidP="00130945">
      <w:pPr>
        <w:pStyle w:val="p2"/>
        <w:spacing w:before="0" w:beforeAutospacing="0" w:after="0" w:afterAutospacing="0"/>
        <w:rPr>
          <w:color w:val="000000"/>
        </w:rPr>
      </w:pPr>
    </w:p>
    <w:p w14:paraId="192E82A2" w14:textId="077CDABC" w:rsidR="00014B1A" w:rsidRDefault="00A90844" w:rsidP="00014B1A">
      <w:pPr>
        <w:pStyle w:val="p2"/>
        <w:spacing w:before="0" w:beforeAutospacing="0" w:after="0" w:afterAutospacing="0"/>
        <w:rPr>
          <w:color w:val="000000"/>
        </w:rPr>
      </w:pPr>
      <w:r>
        <w:rPr>
          <w:color w:val="000000"/>
        </w:rPr>
        <w:t>***Add description of Table 1 and 2***</w:t>
      </w:r>
    </w:p>
    <w:p w14:paraId="466FEBDE" w14:textId="77777777" w:rsidR="00A52488" w:rsidRDefault="00A52488" w:rsidP="00014B1A">
      <w:pPr>
        <w:pStyle w:val="p2"/>
        <w:spacing w:before="0" w:beforeAutospacing="0" w:after="0" w:afterAutospacing="0"/>
        <w:rPr>
          <w:color w:val="000000"/>
        </w:rPr>
      </w:pPr>
    </w:p>
    <w:p w14:paraId="682A6C77" w14:textId="77777777" w:rsidR="00585875" w:rsidRDefault="00585875" w:rsidP="00014B1A">
      <w:pPr>
        <w:pStyle w:val="p2"/>
        <w:spacing w:before="0" w:beforeAutospacing="0" w:after="0" w:afterAutospacing="0"/>
        <w:rPr>
          <w:color w:val="000000"/>
        </w:rPr>
      </w:pPr>
    </w:p>
    <w:p w14:paraId="329E7EB0" w14:textId="77777777" w:rsidR="00585875" w:rsidRDefault="00585875" w:rsidP="00014B1A">
      <w:pPr>
        <w:pStyle w:val="p2"/>
        <w:spacing w:before="0" w:beforeAutospacing="0" w:after="0" w:afterAutospacing="0"/>
        <w:rPr>
          <w:color w:val="000000"/>
        </w:rPr>
      </w:pP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b/>
          <w:bCs/>
          <w:color w:val="000000"/>
        </w:rPr>
      </w:pPr>
    </w:p>
    <w:p w14:paraId="3DF373EA" w14:textId="77777777" w:rsidR="00014B1A" w:rsidDel="00491638" w:rsidRDefault="00014B1A" w:rsidP="00014B1A">
      <w:pPr>
        <w:pStyle w:val="li1"/>
        <w:spacing w:before="0" w:beforeAutospacing="0" w:after="0" w:afterAutospacing="0"/>
        <w:rPr>
          <w:del w:id="330" w:author="Brian Locke" w:date="2025-12-08T06:15:00Z" w16du:dateUtc="2025-12-08T13:15:00Z"/>
          <w:b/>
          <w:bCs/>
          <w:color w:val="000000"/>
        </w:rPr>
      </w:pPr>
    </w:p>
    <w:p w14:paraId="3FB2AF73" w14:textId="72584B82" w:rsidR="00014B1A" w:rsidDel="00491638" w:rsidRDefault="00014B1A" w:rsidP="00014B1A">
      <w:pPr>
        <w:pStyle w:val="li1"/>
        <w:spacing w:before="0" w:beforeAutospacing="0" w:after="0" w:afterAutospacing="0"/>
        <w:rPr>
          <w:del w:id="331" w:author="Brian Locke" w:date="2025-12-08T06:15:00Z" w16du:dateUtc="2025-12-08T13:15:00Z"/>
          <w:b/>
          <w:bCs/>
          <w:color w:val="000000"/>
        </w:rPr>
      </w:pPr>
    </w:p>
    <w:p w14:paraId="4501A7A4" w14:textId="77777777" w:rsidR="00014B1A" w:rsidDel="00491638" w:rsidRDefault="00014B1A" w:rsidP="00014B1A">
      <w:pPr>
        <w:pStyle w:val="li1"/>
        <w:spacing w:before="0" w:beforeAutospacing="0" w:after="0" w:afterAutospacing="0"/>
        <w:rPr>
          <w:del w:id="332" w:author="Brian Locke" w:date="2025-12-08T06:15:00Z" w16du:dateUtc="2025-12-08T13:15:00Z"/>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Default="00014B1A" w:rsidP="00014B1A">
      <w:pPr>
        <w:pStyle w:val="li1"/>
        <w:spacing w:before="0" w:beforeAutospacing="0" w:after="0" w:afterAutospacing="0"/>
        <w:rPr>
          <w:ins w:id="333" w:author="Brian Locke" w:date="2025-12-08T06:15:00Z" w16du:dateUtc="2025-12-08T13:15:00Z"/>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ins w:id="334" w:author="Brian Locke" w:date="2025-12-08T06:15:00Z" w16du:dateUtc="2025-12-08T13:15:00Z"/>
          <w:b/>
          <w:bCs/>
          <w:color w:val="000000"/>
        </w:rPr>
      </w:pPr>
    </w:p>
    <w:p w14:paraId="2F7072B4" w14:textId="0745B8DC" w:rsidR="00491638" w:rsidRPr="00491638" w:rsidRDefault="00491638" w:rsidP="00491638">
      <w:pPr>
        <w:pStyle w:val="li1"/>
        <w:rPr>
          <w:ins w:id="335" w:author="Brian Locke" w:date="2025-12-08T06:15:00Z" w16du:dateUtc="2025-12-08T13:15:00Z"/>
          <w:color w:val="000000"/>
          <w:rPrChange w:id="336" w:author="Brian Locke" w:date="2025-12-08T06:15:00Z" w16du:dateUtc="2025-12-08T13:15:00Z">
            <w:rPr>
              <w:ins w:id="337" w:author="Brian Locke" w:date="2025-12-08T06:15:00Z" w16du:dateUtc="2025-12-08T13:15:00Z"/>
              <w:b/>
              <w:bCs/>
              <w:color w:val="000000"/>
            </w:rPr>
          </w:rPrChange>
        </w:rPr>
        <w:pPrChange w:id="338" w:author="Brian Locke" w:date="2025-12-08T06:18:00Z" w16du:dateUtc="2025-12-08T13:18:00Z">
          <w:pPr>
            <w:pStyle w:val="li1"/>
            <w:spacing w:before="0" w:beforeAutospacing="0" w:after="0" w:afterAutospacing="0"/>
          </w:pPr>
        </w:pPrChange>
      </w:pPr>
      <w:ins w:id="339" w:author="Brian Locke" w:date="2025-12-08T06:15:00Z" w16du:dateUtc="2025-12-08T13:15:00Z">
        <w:r w:rsidRPr="00491638">
          <w:rPr>
            <w:color w:val="000000"/>
            <w:rPrChange w:id="340" w:author="Brian Locke" w:date="2025-12-08T06:15:00Z" w16du:dateUtc="2025-12-08T13:15:00Z">
              <w:rPr>
                <w:b/>
                <w:bCs/>
                <w:color w:val="000000"/>
              </w:rPr>
            </w:rPrChange>
          </w:rPr>
          <w:t>Distribution of CO₂ Values and Outcomes</w:t>
        </w:r>
      </w:ins>
      <w:ins w:id="341" w:author="Brian Locke" w:date="2025-12-08T06:18:00Z" w16du:dateUtc="2025-12-08T13:18:00Z">
        <w:r>
          <w:rPr>
            <w:color w:val="000000"/>
          </w:rPr>
          <w:t xml:space="preserve">. </w:t>
        </w:r>
      </w:ins>
      <w:ins w:id="342" w:author="Brian Locke" w:date="2025-12-08T06:15:00Z" w16du:dateUtc="2025-12-08T13:15:00Z">
        <w:r w:rsidRPr="00491638">
          <w:rPr>
            <w:color w:val="000000"/>
            <w:rPrChange w:id="343" w:author="Brian Locke" w:date="2025-12-08T06:15:00Z" w16du:dateUtc="2025-12-08T13:15:00Z">
              <w:rPr>
                <w:b/>
                <w:bCs/>
                <w:color w:val="000000"/>
              </w:rPr>
            </w:rPrChange>
          </w:rPr>
          <w:t xml:space="preserve">Describe the distribution of PaCO₂ and </w:t>
        </w:r>
        <w:proofErr w:type="spellStart"/>
        <w:r w:rsidRPr="00491638">
          <w:rPr>
            <w:color w:val="000000"/>
            <w:rPrChange w:id="344" w:author="Brian Locke" w:date="2025-12-08T06:15:00Z" w16du:dateUtc="2025-12-08T13:15:00Z">
              <w:rPr>
                <w:b/>
                <w:bCs/>
                <w:color w:val="000000"/>
              </w:rPr>
            </w:rPrChange>
          </w:rPr>
          <w:t>PvCO</w:t>
        </w:r>
        <w:proofErr w:type="spellEnd"/>
        <w:r w:rsidRPr="00491638">
          <w:rPr>
            <w:color w:val="000000"/>
            <w:rPrChange w:id="345" w:author="Brian Locke" w:date="2025-12-08T06:15:00Z" w16du:dateUtc="2025-12-08T13:15:00Z">
              <w:rPr>
                <w:b/>
                <w:bCs/>
                <w:color w:val="000000"/>
              </w:rPr>
            </w:rPrChange>
          </w:rPr>
          <w:t>₂ (medians, IQRs, range) and the proportion low/normal/high for each test type.</w:t>
        </w:r>
      </w:ins>
      <w:ins w:id="346" w:author="Brian Locke" w:date="2025-12-08T06:18:00Z" w16du:dateUtc="2025-12-08T13:18:00Z">
        <w:r>
          <w:rPr>
            <w:color w:val="000000"/>
          </w:rPr>
          <w:t xml:space="preserve"> </w:t>
        </w:r>
      </w:ins>
      <w:ins w:id="347" w:author="Brian Locke" w:date="2025-12-08T06:15:00Z" w16du:dateUtc="2025-12-08T13:15:00Z">
        <w:r w:rsidRPr="00491638">
          <w:rPr>
            <w:color w:val="000000"/>
            <w:rPrChange w:id="348" w:author="Brian Locke" w:date="2025-12-08T06:15:00Z" w16du:dateUtc="2025-12-08T13:15:00Z">
              <w:rPr>
                <w:b/>
                <w:bCs/>
                <w:color w:val="000000"/>
              </w:rPr>
            </w:rPrChange>
          </w:rPr>
          <w:t>Give crude outcome rates (hypercapnic RF diagnosis code, NIV, IMV, 60‑day mortality) within each CO₂ category for ABG and VBG.</w:t>
        </w:r>
      </w:ins>
      <w:ins w:id="349" w:author="Brian Locke" w:date="2025-12-08T06:18:00Z" w16du:dateUtc="2025-12-08T13:18:00Z">
        <w:r>
          <w:rPr>
            <w:color w:val="000000"/>
          </w:rPr>
          <w:t xml:space="preserve"> Reference </w:t>
        </w:r>
      </w:ins>
      <w:ins w:id="350" w:author="Brian Locke" w:date="2025-12-08T06:15:00Z" w16du:dateUtc="2025-12-08T13:15:00Z">
        <w:r w:rsidRPr="00491638">
          <w:rPr>
            <w:color w:val="000000"/>
            <w:rPrChange w:id="351" w:author="Brian Locke" w:date="2025-12-08T06:15:00Z" w16du:dateUtc="2025-12-08T13:15:00Z">
              <w:rPr>
                <w:b/>
                <w:bCs/>
                <w:color w:val="000000"/>
              </w:rPr>
            </w:rPrChange>
          </w:rPr>
          <w:t>CO₂ categories and crude outcome rates</w:t>
        </w:r>
      </w:ins>
      <w:proofErr w:type="gramStart"/>
      <w:ins w:id="352" w:author="Brian Locke" w:date="2025-12-08T06:19:00Z" w16du:dateUtc="2025-12-08T13:19:00Z">
        <w:r>
          <w:rPr>
            <w:color w:val="000000"/>
          </w:rPr>
          <w:t>, ?</w:t>
        </w:r>
      </w:ins>
      <w:ins w:id="353" w:author="Brian Locke" w:date="2025-12-08T06:15:00Z" w16du:dateUtc="2025-12-08T13:15:00Z">
        <w:r w:rsidRPr="00491638">
          <w:rPr>
            <w:color w:val="000000"/>
            <w:rPrChange w:id="354" w:author="Brian Locke" w:date="2025-12-08T06:15:00Z" w16du:dateUtc="2025-12-08T13:15:00Z">
              <w:rPr>
                <w:b/>
                <w:bCs/>
                <w:color w:val="000000"/>
              </w:rPr>
            </w:rPrChange>
          </w:rPr>
          <w:t>a</w:t>
        </w:r>
        <w:proofErr w:type="gramEnd"/>
        <w:r w:rsidRPr="00491638">
          <w:rPr>
            <w:color w:val="000000"/>
            <w:rPrChange w:id="355" w:author="Brian Locke" w:date="2025-12-08T06:15:00Z" w16du:dateUtc="2025-12-08T13:15:00Z">
              <w:rPr>
                <w:b/>
                <w:bCs/>
                <w:color w:val="000000"/>
              </w:rPr>
            </w:rPrChange>
          </w:rPr>
          <w:t xml:space="preserve"> simple histogram/density plot in supplement.</w:t>
        </w:r>
      </w:ins>
    </w:p>
    <w:p w14:paraId="59F834EC" w14:textId="77777777" w:rsidR="00491638" w:rsidRDefault="00491638" w:rsidP="00014B1A">
      <w:pPr>
        <w:pStyle w:val="li1"/>
        <w:spacing w:before="0" w:beforeAutospacing="0" w:after="0" w:afterAutospacing="0"/>
        <w:rPr>
          <w:ins w:id="356" w:author="Brian Locke" w:date="2025-12-08T06:19:00Z" w16du:dateUtc="2025-12-08T13:19:00Z"/>
          <w:b/>
          <w:bCs/>
          <w:color w:val="000000"/>
        </w:rPr>
      </w:pPr>
    </w:p>
    <w:p w14:paraId="3B490E6C" w14:textId="66A923D0" w:rsidR="00491638" w:rsidRPr="00491638" w:rsidRDefault="00491638" w:rsidP="00491638">
      <w:pPr>
        <w:pStyle w:val="li1"/>
        <w:spacing w:beforeAutospacing="0" w:afterAutospacing="0"/>
        <w:rPr>
          <w:ins w:id="357" w:author="Brian Locke" w:date="2025-12-08T06:20:00Z"/>
          <w:color w:val="000000"/>
        </w:rPr>
        <w:pPrChange w:id="358" w:author="Brian Locke" w:date="2025-12-08T06:20:00Z" w16du:dateUtc="2025-12-08T13:20:00Z">
          <w:pPr>
            <w:pStyle w:val="li1"/>
            <w:numPr>
              <w:ilvl w:val="2"/>
              <w:numId w:val="10"/>
            </w:numPr>
            <w:tabs>
              <w:tab w:val="num" w:pos="2160"/>
            </w:tabs>
            <w:spacing w:before="0" w:beforeAutospacing="0" w:after="0" w:afterAutospacing="0"/>
            <w:ind w:left="2160" w:hanging="360"/>
          </w:pPr>
        </w:pPrChange>
      </w:pPr>
      <w:ins w:id="359" w:author="Brian Locke" w:date="2025-12-08T06:19:00Z" w16du:dateUtc="2025-12-08T13:19:00Z">
        <w:r w:rsidRPr="00491638">
          <w:rPr>
            <w:color w:val="000000"/>
            <w:rPrChange w:id="360" w:author="Brian Locke" w:date="2025-12-08T06:19:00Z" w16du:dateUtc="2025-12-08T13:19:00Z">
              <w:rPr>
                <w:b/>
                <w:bCs/>
                <w:color w:val="000000"/>
              </w:rPr>
            </w:rPrChange>
          </w:rPr>
          <w:t>Unweighted Associations of CO₂ with Outcomes</w:t>
        </w:r>
        <w:r>
          <w:rPr>
            <w:color w:val="000000"/>
          </w:rPr>
          <w:t xml:space="preserve">: </w:t>
        </w:r>
      </w:ins>
      <w:ins w:id="361" w:author="Brian Locke" w:date="2025-12-08T06:20:00Z">
        <w:r w:rsidRPr="00491638">
          <w:rPr>
            <w:color w:val="000000"/>
          </w:rPr>
          <w:t>Summarize unadjusted logistic regressions (binary hypercapnia vs normal, separately for ABG and VBG) for the four outcomes.</w:t>
        </w:r>
      </w:ins>
      <w:ins w:id="362" w:author="Brian Locke" w:date="2025-12-08T06:20:00Z" w16du:dateUtc="2025-12-08T13:20:00Z">
        <w:r>
          <w:rPr>
            <w:color w:val="000000"/>
          </w:rPr>
          <w:t xml:space="preserve"> </w:t>
        </w:r>
      </w:ins>
      <w:ins w:id="363" w:author="Brian Locke" w:date="2025-12-08T06:20:00Z">
        <w:r w:rsidRPr="00491638">
          <w:rPr>
            <w:color w:val="000000"/>
          </w:rPr>
          <w:t xml:space="preserve">Report ranges of odds ratios and </w:t>
        </w:r>
        <w:proofErr w:type="gramStart"/>
        <w:r w:rsidRPr="00491638">
          <w:rPr>
            <w:color w:val="000000"/>
          </w:rPr>
          <w:t>note</w:t>
        </w:r>
        <w:proofErr w:type="gramEnd"/>
        <w:r w:rsidRPr="00491638">
          <w:rPr>
            <w:color w:val="000000"/>
          </w:rPr>
          <w:t xml:space="preserve"> broad similarity/differences between ABG and VBG.</w:t>
        </w:r>
      </w:ins>
      <w:ins w:id="364" w:author="Brian Locke" w:date="2025-12-08T06:20:00Z" w16du:dateUtc="2025-12-08T13:20:00Z">
        <w:r>
          <w:rPr>
            <w:color w:val="000000"/>
          </w:rPr>
          <w:t xml:space="preserve"> </w:t>
        </w:r>
      </w:ins>
      <w:ins w:id="365" w:author="Brian Locke" w:date="2025-12-08T06:20:00Z">
        <w:r w:rsidRPr="00491638">
          <w:rPr>
            <w:color w:val="000000"/>
          </w:rPr>
          <w:t>These can be briefly text-only,</w:t>
        </w:r>
      </w:ins>
    </w:p>
    <w:p w14:paraId="10C50CE4" w14:textId="7CBB230B" w:rsidR="00491638" w:rsidRPr="00491638" w:rsidRDefault="00491638" w:rsidP="00014B1A">
      <w:pPr>
        <w:pStyle w:val="li1"/>
        <w:spacing w:before="0" w:beforeAutospacing="0" w:after="0" w:afterAutospacing="0"/>
        <w:rPr>
          <w:ins w:id="366" w:author="Brian Locke" w:date="2025-12-08T06:19:00Z" w16du:dateUtc="2025-12-08T13:19:00Z"/>
          <w:color w:val="000000"/>
          <w:rPrChange w:id="367" w:author="Brian Locke" w:date="2025-12-08T06:19:00Z" w16du:dateUtc="2025-12-08T13:19:00Z">
            <w:rPr>
              <w:ins w:id="368" w:author="Brian Locke" w:date="2025-12-08T06:19:00Z" w16du:dateUtc="2025-12-08T13:19:00Z"/>
              <w:b/>
              <w:bCs/>
              <w:color w:val="000000"/>
            </w:rPr>
          </w:rPrChange>
        </w:rPr>
      </w:pPr>
    </w:p>
    <w:p w14:paraId="1D6370DF" w14:textId="297013AC" w:rsidR="00491638" w:rsidRPr="00491638" w:rsidRDefault="00491638" w:rsidP="00491638">
      <w:pPr>
        <w:pStyle w:val="li1"/>
        <w:spacing w:before="0" w:beforeAutospacing="0" w:after="0" w:afterAutospacing="0"/>
        <w:rPr>
          <w:ins w:id="369" w:author="Brian Locke" w:date="2025-12-08T06:21:00Z"/>
          <w:color w:val="000000"/>
          <w:rPrChange w:id="370" w:author="Brian Locke" w:date="2025-12-08T06:21:00Z" w16du:dateUtc="2025-12-08T13:21:00Z">
            <w:rPr>
              <w:ins w:id="371" w:author="Brian Locke" w:date="2025-12-08T06:21:00Z"/>
              <w:b/>
              <w:bCs/>
              <w:color w:val="000000"/>
            </w:rPr>
          </w:rPrChange>
        </w:rPr>
        <w:pPrChange w:id="372" w:author="Brian Locke" w:date="2025-12-08T06:21:00Z" w16du:dateUtc="2025-12-08T13:21:00Z">
          <w:pPr>
            <w:pStyle w:val="li1"/>
            <w:numPr>
              <w:ilvl w:val="2"/>
              <w:numId w:val="11"/>
            </w:numPr>
            <w:tabs>
              <w:tab w:val="num" w:pos="2160"/>
            </w:tabs>
            <w:spacing w:before="0" w:beforeAutospacing="0" w:after="0" w:afterAutospacing="0"/>
            <w:ind w:left="2160" w:hanging="360"/>
          </w:pPr>
        </w:pPrChange>
      </w:pPr>
      <w:ins w:id="373" w:author="Brian Locke" w:date="2025-12-08T06:21:00Z">
        <w:r w:rsidRPr="00491638">
          <w:rPr>
            <w:color w:val="000000"/>
            <w:rPrChange w:id="374" w:author="Brian Locke" w:date="2025-12-08T06:21:00Z" w16du:dateUtc="2025-12-08T13:21:00Z">
              <w:rPr>
                <w:b/>
                <w:bCs/>
                <w:color w:val="000000"/>
              </w:rPr>
            </w:rPrChange>
          </w:rPr>
          <w:t>Inverse-Probability–Weighted Prognostic Associations</w:t>
        </w:r>
      </w:ins>
      <w:ins w:id="375" w:author="Brian Locke" w:date="2025-12-08T06:21:00Z" w16du:dateUtc="2025-12-08T13:21:00Z">
        <w:r>
          <w:rPr>
            <w:color w:val="000000"/>
          </w:rPr>
          <w:t xml:space="preserve"> - </w:t>
        </w:r>
      </w:ins>
      <w:ins w:id="376" w:author="Brian Locke" w:date="2025-12-08T06:21:00Z">
        <w:r w:rsidRPr="00491638">
          <w:rPr>
            <w:color w:val="000000"/>
            <w:rPrChange w:id="377" w:author="Brian Locke" w:date="2025-12-08T06:21:00Z" w16du:dateUtc="2025-12-08T13:21:00Z">
              <w:rPr>
                <w:b/>
                <w:bCs/>
                <w:color w:val="000000"/>
              </w:rPr>
            </w:rPrChange>
          </w:rPr>
          <w:t>Describe covariate balance after weighting (SMDs &lt;0.1, overlap of propensity scores).</w:t>
        </w:r>
      </w:ins>
      <w:ins w:id="378" w:author="Brian Locke" w:date="2025-12-08T06:21:00Z" w16du:dateUtc="2025-12-08T13:21:00Z">
        <w:r>
          <w:rPr>
            <w:color w:val="000000"/>
          </w:rPr>
          <w:t xml:space="preserve"> </w:t>
        </w:r>
      </w:ins>
      <w:ins w:id="379" w:author="Brian Locke" w:date="2025-12-08T06:21:00Z">
        <w:r w:rsidRPr="00491638">
          <w:rPr>
            <w:color w:val="000000"/>
            <w:rPrChange w:id="380" w:author="Brian Locke" w:date="2025-12-08T06:21:00Z" w16du:dateUtc="2025-12-08T13:21:00Z">
              <w:rPr>
                <w:b/>
                <w:bCs/>
                <w:color w:val="000000"/>
              </w:rPr>
            </w:rPrChange>
          </w:rPr>
          <w:t>Reference</w:t>
        </w:r>
      </w:ins>
      <w:ins w:id="381" w:author="Brian Locke" w:date="2025-12-08T06:21:00Z" w16du:dateUtc="2025-12-08T13:21:00Z">
        <w:r>
          <w:rPr>
            <w:color w:val="000000"/>
          </w:rPr>
          <w:t xml:space="preserve"> a</w:t>
        </w:r>
      </w:ins>
      <w:ins w:id="382" w:author="Brian Locke" w:date="2025-12-08T06:21:00Z">
        <w:r w:rsidRPr="00491638">
          <w:rPr>
            <w:color w:val="000000"/>
            <w:rPrChange w:id="383" w:author="Brian Locke" w:date="2025-12-08T06:21:00Z" w16du:dateUtc="2025-12-08T13:21:00Z">
              <w:rPr>
                <w:b/>
                <w:bCs/>
                <w:color w:val="000000"/>
              </w:rPr>
            </w:rPrChange>
          </w:rPr>
          <w:t xml:space="preserve"> </w:t>
        </w:r>
        <w:r w:rsidRPr="00491638">
          <w:rPr>
            <w:color w:val="000000"/>
            <w:rPrChange w:id="384" w:author="Brian Locke" w:date="2025-12-08T06:21:00Z" w16du:dateUtc="2025-12-08T13:21:00Z">
              <w:rPr>
                <w:b/>
                <w:bCs/>
                <w:i/>
                <w:iCs/>
                <w:color w:val="000000"/>
              </w:rPr>
            </w:rPrChange>
          </w:rPr>
          <w:t>Figure S1. Covariate balance before/after weighting</w:t>
        </w:r>
        <w:r w:rsidRPr="00491638">
          <w:rPr>
            <w:color w:val="000000"/>
            <w:rPrChange w:id="385" w:author="Brian Locke" w:date="2025-12-08T06:21:00Z" w16du:dateUtc="2025-12-08T13:21:00Z">
              <w:rPr>
                <w:b/>
                <w:bCs/>
                <w:color w:val="000000"/>
              </w:rPr>
            </w:rPrChange>
          </w:rPr>
          <w:t xml:space="preserve"> and </w:t>
        </w:r>
        <w:r w:rsidRPr="00491638">
          <w:rPr>
            <w:color w:val="000000"/>
            <w:rPrChange w:id="386" w:author="Brian Locke" w:date="2025-12-08T06:21:00Z" w16du:dateUtc="2025-12-08T13:21:00Z">
              <w:rPr>
                <w:b/>
                <w:bCs/>
                <w:i/>
                <w:iCs/>
                <w:color w:val="000000"/>
              </w:rPr>
            </w:rPrChange>
          </w:rPr>
          <w:t>Figure S2. Propensity score distributions</w:t>
        </w:r>
        <w:r w:rsidRPr="00491638">
          <w:rPr>
            <w:color w:val="000000"/>
            <w:rPrChange w:id="387" w:author="Brian Locke" w:date="2025-12-08T06:21:00Z" w16du:dateUtc="2025-12-08T13:21:00Z">
              <w:rPr>
                <w:b/>
                <w:bCs/>
                <w:color w:val="000000"/>
              </w:rPr>
            </w:rPrChange>
          </w:rPr>
          <w:t xml:space="preserve"> </w:t>
        </w:r>
        <w:proofErr w:type="gramStart"/>
        <w:r w:rsidRPr="00491638">
          <w:rPr>
            <w:color w:val="000000"/>
            <w:rPrChange w:id="388" w:author="Brian Locke" w:date="2025-12-08T06:21:00Z" w16du:dateUtc="2025-12-08T13:21:00Z">
              <w:rPr>
                <w:b/>
                <w:bCs/>
                <w:color w:val="000000"/>
              </w:rPr>
            </w:rPrChange>
          </w:rPr>
          <w:t>(</w:t>
        </w:r>
      </w:ins>
      <w:ins w:id="389" w:author="Brian Locke" w:date="2025-12-08T06:21:00Z" w16du:dateUtc="2025-12-08T13:21:00Z">
        <w:r>
          <w:rPr>
            <w:color w:val="000000"/>
          </w:rPr>
          <w:t xml:space="preserve"> in</w:t>
        </w:r>
        <w:proofErr w:type="gramEnd"/>
        <w:r>
          <w:rPr>
            <w:color w:val="000000"/>
          </w:rPr>
          <w:t xml:space="preserve"> </w:t>
        </w:r>
      </w:ins>
      <w:ins w:id="390" w:author="Brian Locke" w:date="2025-12-08T06:21:00Z">
        <w:r w:rsidRPr="00491638">
          <w:rPr>
            <w:color w:val="000000"/>
            <w:rPrChange w:id="391" w:author="Brian Locke" w:date="2025-12-08T06:21:00Z" w16du:dateUtc="2025-12-08T13:21:00Z">
              <w:rPr>
                <w:b/>
                <w:bCs/>
                <w:color w:val="000000"/>
              </w:rPr>
            </w:rPrChange>
          </w:rPr>
          <w:t>supplement).</w:t>
        </w:r>
      </w:ins>
      <w:ins w:id="392" w:author="Brian Locke" w:date="2025-12-08T06:21:00Z" w16du:dateUtc="2025-12-08T13:21:00Z">
        <w:r>
          <w:rPr>
            <w:color w:val="000000"/>
          </w:rPr>
          <w:t xml:space="preserve"> </w:t>
        </w:r>
      </w:ins>
      <w:ins w:id="393" w:author="Brian Locke" w:date="2025-12-08T06:21:00Z">
        <w:r w:rsidRPr="00491638">
          <w:rPr>
            <w:color w:val="000000"/>
            <w:rPrChange w:id="394" w:author="Brian Locke" w:date="2025-12-08T06:21:00Z" w16du:dateUtc="2025-12-08T13:21:00Z">
              <w:rPr>
                <w:b/>
                <w:bCs/>
                <w:color w:val="000000"/>
              </w:rPr>
            </w:rPrChange>
          </w:rPr>
          <w:t>Present the main IPSW + MI results: odds ratios (and compatible intervals) for low, normal, and high CO₂ vs normal within ABG and VBG pseudo</w:t>
        </w:r>
        <w:r w:rsidRPr="00491638">
          <w:rPr>
            <w:color w:val="000000"/>
            <w:rPrChange w:id="395" w:author="Brian Locke" w:date="2025-12-08T06:21:00Z" w16du:dateUtc="2025-12-08T13:21:00Z">
              <w:rPr>
                <w:b/>
                <w:bCs/>
                <w:color w:val="000000"/>
              </w:rPr>
            </w:rPrChange>
          </w:rPr>
          <w:noBreakHyphen/>
          <w:t>populations, for each outcome.</w:t>
        </w:r>
      </w:ins>
      <w:ins w:id="396" w:author="Brian Locke" w:date="2025-12-08T06:21:00Z" w16du:dateUtc="2025-12-08T13:21:00Z">
        <w:r>
          <w:rPr>
            <w:color w:val="000000"/>
          </w:rPr>
          <w:t xml:space="preserve"> </w:t>
        </w:r>
      </w:ins>
      <w:ins w:id="397" w:author="Brian Locke" w:date="2025-12-08T06:21:00Z">
        <w:r w:rsidRPr="00491638">
          <w:rPr>
            <w:color w:val="000000"/>
            <w:rPrChange w:id="398" w:author="Brian Locke" w:date="2025-12-08T06:21:00Z" w16du:dateUtc="2025-12-08T13:21:00Z">
              <w:rPr>
                <w:b/>
                <w:bCs/>
                <w:color w:val="000000"/>
              </w:rPr>
            </w:rPrChange>
          </w:rPr>
          <w:t xml:space="preserve">Reference: </w:t>
        </w:r>
        <w:r w:rsidRPr="00491638">
          <w:rPr>
            <w:color w:val="000000"/>
            <w:rPrChange w:id="399" w:author="Brian Locke" w:date="2025-12-08T06:21:00Z" w16du:dateUtc="2025-12-08T13:21:00Z">
              <w:rPr>
                <w:b/>
                <w:bCs/>
                <w:i/>
                <w:iCs/>
                <w:color w:val="000000"/>
              </w:rPr>
            </w:rPrChange>
          </w:rPr>
          <w:t>Figure 2. Weighted odds ratios for CO₂ categories by test type and outcome</w:t>
        </w:r>
        <w:r w:rsidRPr="00491638">
          <w:rPr>
            <w:color w:val="000000"/>
            <w:rPrChange w:id="400" w:author="Brian Locke" w:date="2025-12-08T06:21:00Z" w16du:dateUtc="2025-12-08T13:21:00Z">
              <w:rPr>
                <w:b/>
                <w:bCs/>
                <w:color w:val="000000"/>
              </w:rPr>
            </w:rPrChange>
          </w:rPr>
          <w:t xml:space="preserve"> and </w:t>
        </w:r>
        <w:r w:rsidRPr="00491638">
          <w:rPr>
            <w:color w:val="000000"/>
            <w:rPrChange w:id="401" w:author="Brian Locke" w:date="2025-12-08T06:21:00Z" w16du:dateUtc="2025-12-08T13:21:00Z">
              <w:rPr>
                <w:b/>
                <w:bCs/>
                <w:i/>
                <w:iCs/>
                <w:color w:val="000000"/>
              </w:rPr>
            </w:rPrChange>
          </w:rPr>
          <w:t>Table 4. Primary weighted effect estimates</w:t>
        </w:r>
        <w:r w:rsidRPr="00491638">
          <w:rPr>
            <w:color w:val="000000"/>
            <w:rPrChange w:id="402" w:author="Brian Locke" w:date="2025-12-08T06:21:00Z" w16du:dateUtc="2025-12-08T13:21:00Z">
              <w:rPr>
                <w:b/>
                <w:bCs/>
                <w:color w:val="000000"/>
              </w:rPr>
            </w:rPrChange>
          </w:rPr>
          <w:t>.</w:t>
        </w:r>
      </w:ins>
    </w:p>
    <w:p w14:paraId="079D1FE9" w14:textId="77777777" w:rsidR="00491638" w:rsidRDefault="00491638" w:rsidP="00014B1A">
      <w:pPr>
        <w:pStyle w:val="li1"/>
        <w:spacing w:before="0" w:beforeAutospacing="0" w:after="0" w:afterAutospacing="0"/>
        <w:rPr>
          <w:ins w:id="403" w:author="Brian Locke" w:date="2025-12-08T06:15:00Z" w16du:dateUtc="2025-12-08T13:15:00Z"/>
          <w:b/>
          <w:bCs/>
          <w:color w:val="000000"/>
        </w:rPr>
      </w:pPr>
    </w:p>
    <w:p w14:paraId="51385208" w14:textId="77777777" w:rsidR="00491638" w:rsidRPr="008165D9" w:rsidDel="00491638" w:rsidRDefault="00491638" w:rsidP="00014B1A">
      <w:pPr>
        <w:pStyle w:val="li1"/>
        <w:spacing w:before="0" w:beforeAutospacing="0" w:after="0" w:afterAutospacing="0"/>
        <w:rPr>
          <w:del w:id="404" w:author="Brian Locke" w:date="2025-12-08T06:20:00Z" w16du:dateUtc="2025-12-08T13:20:00Z"/>
          <w:b/>
          <w:bCs/>
          <w:color w:val="000000"/>
        </w:rPr>
      </w:pPr>
    </w:p>
    <w:p w14:paraId="5352DC3C" w14:textId="77777777" w:rsidR="00014B1A" w:rsidRDefault="00014B1A" w:rsidP="00014B1A">
      <w:pPr>
        <w:pStyle w:val="li1"/>
        <w:spacing w:before="0" w:beforeAutospacing="0" w:after="0" w:afterAutospacing="0"/>
        <w:rPr>
          <w:color w:val="000000"/>
        </w:rPr>
      </w:pPr>
    </w:p>
    <w:p w14:paraId="08A23418" w14:textId="00D01D8C" w:rsidR="00CF2F66" w:rsidRDefault="00014B1A" w:rsidP="00014B1A">
      <w:pPr>
        <w:pStyle w:val="li1"/>
        <w:spacing w:before="0" w:beforeAutospacing="0" w:after="0" w:afterAutospacing="0"/>
        <w:rPr>
          <w:color w:val="000000"/>
        </w:rPr>
      </w:pPr>
      <w:r w:rsidRPr="008A4841">
        <w:rPr>
          <w:color w:val="000000"/>
        </w:rPr>
        <w:t xml:space="preserve">Figure </w:t>
      </w:r>
      <w:del w:id="405" w:author="Brian Locke" w:date="2025-12-08T06:21:00Z" w16du:dateUtc="2025-12-08T13:21:00Z">
        <w:r w:rsidRPr="008A4841" w:rsidDel="00491638">
          <w:rPr>
            <w:color w:val="000000"/>
          </w:rPr>
          <w:delText xml:space="preserve">1 </w:delText>
        </w:r>
      </w:del>
      <w:ins w:id="406" w:author="Brian Locke" w:date="2025-12-08T06:21:00Z" w16du:dateUtc="2025-12-08T13:21:00Z">
        <w:r w:rsidR="00491638">
          <w:rPr>
            <w:color w:val="000000"/>
          </w:rPr>
          <w:t>2</w:t>
        </w:r>
        <w:r w:rsidR="00491638" w:rsidRPr="008A4841">
          <w:rPr>
            <w:color w:val="000000"/>
          </w:rPr>
          <w:t xml:space="preserve"> </w:t>
        </w:r>
      </w:ins>
      <w:r w:rsidRPr="008A4841">
        <w:rPr>
          <w:color w:val="000000"/>
        </w:rPr>
        <w:t>displays the adjusted odds ratios</w:t>
      </w:r>
      <w:r>
        <w:rPr>
          <w:color w:val="000000"/>
        </w:rPr>
        <w:t xml:space="preserve"> </w:t>
      </w:r>
      <w:r w:rsidRPr="008A4841">
        <w:rPr>
          <w:color w:val="000000"/>
        </w:rPr>
        <w:t>with 95% confidence intervals</w:t>
      </w:r>
      <w:r>
        <w:rPr>
          <w:color w:val="000000"/>
        </w:rPr>
        <w:t xml:space="preserve">, </w:t>
      </w:r>
      <w:r w:rsidRPr="008A4841">
        <w:rPr>
          <w:color w:val="000000"/>
        </w:rPr>
        <w:t xml:space="preserve">comparing below-normal and above-normal </w:t>
      </w:r>
      <w:proofErr w:type="spellStart"/>
      <w:r w:rsidRPr="008A4841">
        <w:rPr>
          <w:color w:val="000000"/>
        </w:rPr>
        <w:t>pCO</w:t>
      </w:r>
      <w:proofErr w:type="spellEnd"/>
      <w:r w:rsidRPr="008A4841">
        <w:rPr>
          <w:color w:val="000000"/>
        </w:rPr>
        <w:t xml:space="preserve">₂ groups to the normal reference group for invasive mechanical ventilation, noninvasive ventilation, 60-day mortality, and </w:t>
      </w:r>
      <w:r w:rsidR="00CF2F66">
        <w:rPr>
          <w:color w:val="000000"/>
        </w:rPr>
        <w:t xml:space="preserve">diagnosis of </w:t>
      </w:r>
      <w:r w:rsidRPr="008A4841">
        <w:rPr>
          <w:color w:val="000000"/>
        </w:rPr>
        <w:t>hypercapnic respiratory failure.</w:t>
      </w:r>
      <w:r w:rsidR="006F20D0">
        <w:rPr>
          <w:color w:val="000000"/>
        </w:rPr>
        <w:t xml:space="preserve"> The </w:t>
      </w:r>
      <w:proofErr w:type="gramStart"/>
      <w:r w:rsidR="006F20D0">
        <w:rPr>
          <w:color w:val="000000"/>
        </w:rPr>
        <w:t>below</w:t>
      </w:r>
      <w:r w:rsidR="00CF2F66">
        <w:rPr>
          <w:color w:val="000000"/>
        </w:rPr>
        <w:t>-</w:t>
      </w:r>
      <w:r w:rsidR="006F20D0">
        <w:rPr>
          <w:color w:val="000000"/>
        </w:rPr>
        <w:t>normal</w:t>
      </w:r>
      <w:proofErr w:type="gramEnd"/>
      <w:r w:rsidR="006F20D0">
        <w:rPr>
          <w:color w:val="000000"/>
        </w:rPr>
        <w:t xml:space="preserve">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6F20D0">
        <w:rPr>
          <w:color w:val="000000"/>
        </w:rPr>
        <w:t xml:space="preserve">groups </w:t>
      </w:r>
      <w:r w:rsidR="00CF2F66">
        <w:rPr>
          <w:color w:val="000000"/>
        </w:rPr>
        <w:t xml:space="preserve">demonstrated odds ratio close to 1.0 for non-invasive ventilation and hypercapnic respiratory failure, suggesting little difference </w:t>
      </w:r>
      <w:r w:rsidR="00141EF3">
        <w:rPr>
          <w:color w:val="000000"/>
        </w:rPr>
        <w:t>compared</w:t>
      </w:r>
      <w:r w:rsidR="00CF2F66">
        <w:rPr>
          <w:color w:val="000000"/>
        </w:rPr>
        <w:t xml:space="preserve"> with the 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 In contrast, patients in the above-normal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groups had substantially higher odds of receiving non-</w:t>
      </w:r>
      <w:r w:rsidR="00141EF3">
        <w:rPr>
          <w:color w:val="000000"/>
        </w:rPr>
        <w:t>invasive</w:t>
      </w:r>
      <w:r w:rsidR="00CF2F66">
        <w:rPr>
          <w:color w:val="000000"/>
        </w:rPr>
        <w:t xml:space="preserve"> ventilation and being diagnosed with hypercapnic respiratory failure. </w:t>
      </w:r>
      <w:r w:rsidR="00C33680">
        <w:rPr>
          <w:color w:val="000000"/>
        </w:rPr>
        <w:t xml:space="preserve">Across the four outcomes, the above-normal </w:t>
      </w:r>
      <w:proofErr w:type="spellStart"/>
      <w:r w:rsidR="00C33680" w:rsidRPr="00A900B6">
        <w:rPr>
          <w:color w:val="000000"/>
        </w:rPr>
        <w:t>pCO</w:t>
      </w:r>
      <w:proofErr w:type="spellEnd"/>
      <w:r w:rsidR="00C33680" w:rsidRPr="00A900B6">
        <w:rPr>
          <w:color w:val="000000"/>
        </w:rPr>
        <w:t>₂</w:t>
      </w:r>
      <w:r w:rsidR="00C33680">
        <w:rPr>
          <w:color w:val="000000"/>
        </w:rPr>
        <w:t xml:space="preserve"> for ABG and VBG were consistent and not statistically significant.</w:t>
      </w:r>
    </w:p>
    <w:p w14:paraId="5634BFEE" w14:textId="77777777" w:rsidR="00014B1A" w:rsidRDefault="00014B1A" w:rsidP="00014B1A">
      <w:pPr>
        <w:pStyle w:val="li1"/>
        <w:spacing w:before="0" w:beforeAutospacing="0" w:after="0" w:afterAutospacing="0"/>
        <w:rPr>
          <w:color w:val="000000"/>
        </w:rPr>
      </w:pPr>
    </w:p>
    <w:p w14:paraId="40B3EE0B" w14:textId="05586B83" w:rsidR="00014B1A" w:rsidRPr="008A4841" w:rsidRDefault="00014B1A" w:rsidP="00014B1A">
      <w:pPr>
        <w:pStyle w:val="li1"/>
        <w:spacing w:before="0" w:beforeAutospacing="0" w:after="0" w:afterAutospacing="0"/>
        <w:rPr>
          <w:b/>
          <w:bCs/>
          <w:color w:val="000000"/>
        </w:rPr>
      </w:pPr>
      <w:r w:rsidRPr="008A4841">
        <w:rPr>
          <w:b/>
          <w:bCs/>
          <w:color w:val="000000"/>
        </w:rPr>
        <w:t xml:space="preserve">Figure 1: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and above normal </w:t>
      </w:r>
      <w:proofErr w:type="spellStart"/>
      <w:r w:rsidR="00B21F6A" w:rsidRPr="00130945">
        <w:rPr>
          <w:b/>
          <w:bCs/>
          <w:color w:val="000000"/>
        </w:rPr>
        <w:t>pCO</w:t>
      </w:r>
      <w:proofErr w:type="spellEnd"/>
      <w:r w:rsidR="00B21F6A" w:rsidRPr="00130945">
        <w:rPr>
          <w:b/>
          <w:bCs/>
          <w:color w:val="000000"/>
        </w:rPr>
        <w:t>₂</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above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groups have much higher </w:t>
      </w:r>
      <w:r w:rsidR="00D77C5D" w:rsidRPr="00B21F6A">
        <w:rPr>
          <w:b/>
          <w:bCs/>
          <w:color w:val="000000"/>
        </w:rPr>
        <w:lastRenderedPageBreak/>
        <w:t xml:space="preserve">likelihood of receiving noninvasive ventilation and diagnosis of hypercapnic respiratory failure compared to the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group.</w:t>
      </w:r>
      <w:r w:rsidR="00D77C5D">
        <w:rPr>
          <w:b/>
          <w:bCs/>
          <w:color w:val="000000"/>
        </w:rPr>
        <w:t xml:space="preserve"> </w:t>
      </w:r>
    </w:p>
    <w:p w14:paraId="51BFFB01" w14:textId="77777777" w:rsidR="00014B1A" w:rsidRDefault="00014B1A" w:rsidP="00014B1A">
      <w:pPr>
        <w:pStyle w:val="li1"/>
        <w:spacing w:before="0" w:beforeAutospacing="0" w:after="0" w:afterAutospacing="0"/>
        <w:rPr>
          <w:color w:val="000000"/>
        </w:rPr>
      </w:pPr>
    </w:p>
    <w:p w14:paraId="4D0D3B7D" w14:textId="77777777" w:rsidR="00014B1A" w:rsidRDefault="00014B1A" w:rsidP="00014B1A">
      <w:pPr>
        <w:pStyle w:val="li1"/>
        <w:spacing w:before="0" w:beforeAutospacing="0" w:after="0" w:afterAutospacing="0"/>
        <w:rPr>
          <w:color w:val="000000"/>
        </w:rPr>
      </w:pPr>
    </w:p>
    <w:p w14:paraId="0FB01A5B" w14:textId="10553E75" w:rsidR="00014B1A" w:rsidRDefault="00D222E7" w:rsidP="00014B1A">
      <w:pPr>
        <w:pStyle w:val="li1"/>
        <w:spacing w:before="0" w:beforeAutospacing="0" w:after="0" w:afterAutospacing="0"/>
        <w:rPr>
          <w:color w:val="000000"/>
        </w:rPr>
      </w:pPr>
      <w:r>
        <w:rPr>
          <w:noProof/>
          <w:color w:val="000000"/>
          <w14:ligatures w14:val="standardContextual"/>
        </w:rPr>
        <w:drawing>
          <wp:inline distT="0" distB="0" distL="0" distR="0" wp14:anchorId="2928E56B" wp14:editId="64108CAF">
            <wp:extent cx="5943600" cy="3863340"/>
            <wp:effectExtent l="0" t="0" r="0" b="0"/>
            <wp:docPr id="7031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706" name="Picture 703164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ins w:id="407" w:author="Brian Locke" w:date="2025-12-08T06:22:00Z" w16du:dateUtc="2025-12-08T13:22:00Z"/>
          <w:color w:val="000000"/>
        </w:rPr>
      </w:pPr>
    </w:p>
    <w:p w14:paraId="190F28DF" w14:textId="4E8F5C15"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CD2BCB">
        <w:rPr>
          <w:color w:val="000000"/>
        </w:rPr>
        <w:t xml:space="preserve">2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46CBC313" w:rsidR="00014B1A" w:rsidRPr="00DB2487" w:rsidRDefault="00DB2487" w:rsidP="00014B1A">
      <w:pPr>
        <w:pStyle w:val="li1"/>
        <w:spacing w:before="0" w:beforeAutospacing="0" w:after="0" w:afterAutospacing="0"/>
        <w:rPr>
          <w:color w:val="000000"/>
        </w:rPr>
      </w:pPr>
      <w:r w:rsidRPr="00130945">
        <w:rPr>
          <w:color w:val="000000"/>
        </w:rPr>
        <w:t xml:space="preserve">In Figure 2,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37C5FDCE" w14:textId="698D94F6" w:rsidR="00014B1A" w:rsidRDefault="00014B1A" w:rsidP="00014B1A">
      <w:pPr>
        <w:pStyle w:val="li1"/>
        <w:spacing w:before="0" w:beforeAutospacing="0" w:after="0" w:afterAutospacing="0"/>
        <w:rPr>
          <w:b/>
          <w:bCs/>
          <w:color w:val="000000"/>
        </w:rPr>
      </w:pPr>
      <w:r w:rsidRPr="007D4481">
        <w:rPr>
          <w:b/>
          <w:bCs/>
          <w:color w:val="000000"/>
        </w:rPr>
        <w:t xml:space="preserve">Figure 2: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42458F">
        <w:rPr>
          <w:b/>
          <w:bCs/>
          <w:color w:val="000000"/>
        </w:rPr>
        <w:t xml:space="preserve">VBG group had higher likelihood of receiving the four outcomes compared to ABG group as </w:t>
      </w:r>
      <w:proofErr w:type="spellStart"/>
      <w:r w:rsidR="0042458F" w:rsidRPr="00130945">
        <w:rPr>
          <w:b/>
          <w:bCs/>
          <w:color w:val="000000"/>
        </w:rPr>
        <w:t>pCO</w:t>
      </w:r>
      <w:proofErr w:type="spellEnd"/>
      <w:r w:rsidR="0042458F" w:rsidRPr="00130945">
        <w:rPr>
          <w:b/>
          <w:bCs/>
          <w:color w:val="000000"/>
        </w:rPr>
        <w:t>₂ levels increase</w:t>
      </w:r>
      <w:r w:rsidR="0042458F">
        <w:rPr>
          <w:b/>
          <w:bCs/>
          <w:color w:val="000000"/>
        </w:rPr>
        <w:t xml:space="preserve">. The gap was most significant for the hypercapnic respiratory failure diagnosis and non-invasive ventilation. </w:t>
      </w:r>
    </w:p>
    <w:p w14:paraId="41A69FCD" w14:textId="77777777" w:rsidR="00014B1A" w:rsidRDefault="00014B1A" w:rsidP="00014B1A">
      <w:pPr>
        <w:pStyle w:val="li1"/>
        <w:spacing w:before="0" w:beforeAutospacing="0" w:after="0" w:afterAutospacing="0"/>
        <w:rPr>
          <w:b/>
          <w:bCs/>
          <w:color w:val="000000"/>
        </w:rPr>
      </w:pPr>
    </w:p>
    <w:p w14:paraId="304D5EC1" w14:textId="06F919EF" w:rsidR="00014B1A" w:rsidRDefault="00014B1A" w:rsidP="00014B1A">
      <w:pPr>
        <w:pStyle w:val="li1"/>
        <w:spacing w:before="0" w:beforeAutospacing="0" w:after="0" w:afterAutospacing="0"/>
        <w:rPr>
          <w:b/>
          <w:bCs/>
          <w:color w:val="000000"/>
        </w:rPr>
      </w:pPr>
    </w:p>
    <w:p w14:paraId="2338DF71" w14:textId="77777777" w:rsidR="00014B1A" w:rsidRDefault="00014B1A" w:rsidP="00014B1A">
      <w:pPr>
        <w:pStyle w:val="li1"/>
        <w:spacing w:before="0" w:beforeAutospacing="0" w:after="0" w:afterAutospacing="0"/>
        <w:rPr>
          <w:b/>
          <w:bCs/>
          <w:color w:val="000000"/>
        </w:rPr>
      </w:pPr>
    </w:p>
    <w:p w14:paraId="605EEDD6" w14:textId="77777777" w:rsidR="00767F19" w:rsidRDefault="00767F19" w:rsidP="00014B1A">
      <w:pPr>
        <w:pStyle w:val="li1"/>
        <w:spacing w:before="0" w:beforeAutospacing="0" w:after="0" w:afterAutospacing="0"/>
        <w:rPr>
          <w:b/>
          <w:bCs/>
          <w:color w:val="000000"/>
        </w:rPr>
      </w:pPr>
    </w:p>
    <w:p w14:paraId="38927165" w14:textId="77777777" w:rsidR="00767F19" w:rsidRDefault="00767F19" w:rsidP="00014B1A">
      <w:pPr>
        <w:pStyle w:val="li1"/>
        <w:spacing w:before="0" w:beforeAutospacing="0" w:after="0" w:afterAutospacing="0"/>
        <w:rPr>
          <w:b/>
          <w:bCs/>
          <w:color w:val="000000"/>
        </w:rPr>
      </w:pPr>
    </w:p>
    <w:p w14:paraId="5F77F085" w14:textId="05695CB2" w:rsidR="00014B1A" w:rsidRDefault="00CD2BCB" w:rsidP="00014B1A">
      <w:pPr>
        <w:pStyle w:val="li1"/>
        <w:spacing w:before="0" w:beforeAutospacing="0" w:after="0" w:afterAutospacing="0"/>
        <w:rPr>
          <w:b/>
          <w:bCs/>
          <w:color w:val="000000"/>
        </w:rPr>
      </w:pPr>
      <w:r w:rsidRPr="00CD2BCB">
        <w:rPr>
          <w:noProof/>
          <w:color w:val="000000"/>
        </w:rPr>
        <w:drawing>
          <wp:inline distT="0" distB="0" distL="0" distR="0" wp14:anchorId="143046B8" wp14:editId="3EEA70C7">
            <wp:extent cx="5943600" cy="3729355"/>
            <wp:effectExtent l="0" t="0" r="0" b="4445"/>
            <wp:docPr id="1626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493" name=""/>
                    <pic:cNvPicPr/>
                  </pic:nvPicPr>
                  <pic:blipFill>
                    <a:blip r:embed="rId12"/>
                    <a:stretch>
                      <a:fillRect/>
                    </a:stretch>
                  </pic:blipFill>
                  <pic:spPr>
                    <a:xfrm>
                      <a:off x="0" y="0"/>
                      <a:ext cx="5943600" cy="3729355"/>
                    </a:xfrm>
                    <a:prstGeom prst="rect">
                      <a:avLst/>
                    </a:prstGeom>
                  </pic:spPr>
                </pic:pic>
              </a:graphicData>
            </a:graphic>
          </wp:inline>
        </w:drawing>
      </w: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716B4309" w14:textId="77777777" w:rsidR="00A52488" w:rsidDel="00796D4C" w:rsidRDefault="00A52488" w:rsidP="00014B1A">
      <w:pPr>
        <w:pStyle w:val="p2"/>
        <w:spacing w:before="0" w:beforeAutospacing="0" w:after="0" w:afterAutospacing="0"/>
        <w:rPr>
          <w:del w:id="408" w:author="Anila Mehta" w:date="2025-11-12T13:32:00Z"/>
          <w:color w:val="000000"/>
        </w:rPr>
      </w:pPr>
    </w:p>
    <w:p w14:paraId="414E8A05" w14:textId="0EA64317" w:rsidR="00C2542E" w:rsidDel="00796D4C" w:rsidRDefault="00C2542E" w:rsidP="00014B1A">
      <w:pPr>
        <w:pStyle w:val="p2"/>
        <w:spacing w:before="0" w:beforeAutospacing="0" w:after="0" w:afterAutospacing="0"/>
        <w:rPr>
          <w:del w:id="409" w:author="Anila Mehta" w:date="2025-11-12T13:32:00Z"/>
          <w:color w:val="000000"/>
        </w:rPr>
      </w:pPr>
      <w:del w:id="410" w:author="Anila Mehta" w:date="2025-11-12T13:32:00Z">
        <w:r w:rsidDel="00796D4C">
          <w:rPr>
            <w:color w:val="000000"/>
          </w:rPr>
          <w:delText>Figure 3 below shows the distribution of the inverse propensity weighted scores across ABG</w:delText>
        </w:r>
        <w:r w:rsidR="008A38A0" w:rsidDel="00796D4C">
          <w:rPr>
            <w:color w:val="000000"/>
          </w:rPr>
          <w:delText xml:space="preserve"> and VBG </w:delText>
        </w:r>
        <w:r w:rsidDel="00796D4C">
          <w:rPr>
            <w:color w:val="000000"/>
          </w:rPr>
          <w:delText xml:space="preserve">groups. Patients who did not receive an ABG or VBG are concentrated near 0, indicating that most patients who were not tested had a very low estimated probability of undergoing testing. There is some overlap between the patients who received a blood gas and those who did not, which is essential for the validity of weighting, as it ensures that each tested patient can be compared to similar untested patients. Additionally, the distribution of patients who underwent blood gas testing is skewed toward higher weights, as expected, since sicker patients are more likely to receive blood gas testing.  </w:delText>
        </w:r>
      </w:del>
    </w:p>
    <w:p w14:paraId="2A2E26AA" w14:textId="1B688813" w:rsidR="00C2542E" w:rsidDel="00796D4C" w:rsidRDefault="00C2542E" w:rsidP="00014B1A">
      <w:pPr>
        <w:pStyle w:val="p2"/>
        <w:spacing w:before="0" w:beforeAutospacing="0" w:after="0" w:afterAutospacing="0"/>
        <w:rPr>
          <w:del w:id="411" w:author="Anila Mehta" w:date="2025-11-12T13:32:00Z"/>
          <w:color w:val="000000"/>
        </w:rPr>
      </w:pPr>
    </w:p>
    <w:p w14:paraId="4712538E" w14:textId="77777777" w:rsidR="00A52488" w:rsidRDefault="00A52488" w:rsidP="00014B1A">
      <w:pPr>
        <w:pStyle w:val="p2"/>
        <w:spacing w:before="0" w:beforeAutospacing="0" w:after="0" w:afterAutospacing="0"/>
        <w:rPr>
          <w:color w:val="000000"/>
        </w:rPr>
      </w:pPr>
    </w:p>
    <w:p w14:paraId="4897B4D5" w14:textId="5B03B96F" w:rsidR="00A52488" w:rsidRPr="008A38A0" w:rsidDel="00796D4C" w:rsidRDefault="005A3508" w:rsidP="00014B1A">
      <w:pPr>
        <w:pStyle w:val="p2"/>
        <w:spacing w:before="0" w:beforeAutospacing="0" w:after="0" w:afterAutospacing="0"/>
        <w:rPr>
          <w:moveFrom w:id="412" w:author="Anila Mehta" w:date="2025-11-12T13:32:00Z"/>
          <w:b/>
          <w:bCs/>
          <w:color w:val="000000"/>
        </w:rPr>
      </w:pPr>
      <w:moveFromRangeStart w:id="413" w:author="Anila Mehta" w:date="2025-11-12T13:32:00Z" w:name="move213846768"/>
      <w:moveFrom w:id="414" w:author="Anila Mehta" w:date="2025-11-12T13:32:00Z">
        <w:r w:rsidRPr="008A38A0" w:rsidDel="00796D4C">
          <w:rPr>
            <w:b/>
            <w:bCs/>
            <w:color w:val="000000"/>
          </w:rPr>
          <w:t xml:space="preserve">Figure 3: Distribution of </w:t>
        </w:r>
        <w:r w:rsidR="00C33EC4" w:rsidDel="00796D4C">
          <w:rPr>
            <w:b/>
            <w:bCs/>
            <w:color w:val="000000"/>
          </w:rPr>
          <w:t>Inverse P</w:t>
        </w:r>
        <w:r w:rsidRPr="008A38A0" w:rsidDel="00796D4C">
          <w:rPr>
            <w:b/>
            <w:bCs/>
            <w:color w:val="000000"/>
          </w:rPr>
          <w:t>ropensity</w:t>
        </w:r>
        <w:r w:rsidR="00C33EC4" w:rsidDel="00796D4C">
          <w:rPr>
            <w:b/>
            <w:bCs/>
            <w:color w:val="000000"/>
          </w:rPr>
          <w:t>-Weighted</w:t>
        </w:r>
        <w:r w:rsidRPr="008A38A0" w:rsidDel="00796D4C">
          <w:rPr>
            <w:b/>
            <w:bCs/>
            <w:color w:val="000000"/>
          </w:rPr>
          <w:t xml:space="preserve"> Scores </w:t>
        </w:r>
        <w:r w:rsidR="00C33EC4" w:rsidDel="00796D4C">
          <w:rPr>
            <w:b/>
            <w:bCs/>
            <w:color w:val="000000"/>
          </w:rPr>
          <w:t>for</w:t>
        </w:r>
        <w:r w:rsidRPr="008A38A0" w:rsidDel="00796D4C">
          <w:rPr>
            <w:b/>
            <w:bCs/>
            <w:color w:val="000000"/>
          </w:rPr>
          <w:t xml:space="preserve"> ABG</w:t>
        </w:r>
        <w:r w:rsidR="008A38A0" w:rsidDel="00796D4C">
          <w:rPr>
            <w:b/>
            <w:bCs/>
            <w:color w:val="000000"/>
          </w:rPr>
          <w:t xml:space="preserve"> and </w:t>
        </w:r>
        <w:r w:rsidRPr="008A38A0" w:rsidDel="00796D4C">
          <w:rPr>
            <w:b/>
            <w:bCs/>
            <w:color w:val="000000"/>
          </w:rPr>
          <w:t xml:space="preserve">VBG groups. </w:t>
        </w:r>
        <w:r w:rsidR="00C33EC4" w:rsidDel="00796D4C">
          <w:rPr>
            <w:b/>
            <w:bCs/>
            <w:color w:val="000000"/>
          </w:rPr>
          <w:t xml:space="preserve">Untested patients clustered near zero, while tested patients were skewed toward higher probabilities of being tested. </w:t>
        </w:r>
      </w:moveFrom>
    </w:p>
    <w:p w14:paraId="17FECEDE" w14:textId="38EDD01C" w:rsidR="00A52488" w:rsidDel="00796D4C" w:rsidRDefault="00A52488" w:rsidP="00014B1A">
      <w:pPr>
        <w:pStyle w:val="p2"/>
        <w:spacing w:before="0" w:beforeAutospacing="0" w:after="0" w:afterAutospacing="0"/>
        <w:rPr>
          <w:moveFrom w:id="415" w:author="Anila Mehta" w:date="2025-11-12T13:32:00Z"/>
          <w:color w:val="000000"/>
        </w:rPr>
      </w:pPr>
    </w:p>
    <w:p w14:paraId="73F6FC17" w14:textId="37F85F30" w:rsidR="00A52488" w:rsidDel="00796D4C" w:rsidRDefault="00C33EC4" w:rsidP="00014B1A">
      <w:pPr>
        <w:pStyle w:val="p2"/>
        <w:spacing w:before="0" w:beforeAutospacing="0" w:after="0" w:afterAutospacing="0"/>
        <w:rPr>
          <w:moveFrom w:id="416" w:author="Anila Mehta" w:date="2025-11-12T13:32:00Z"/>
          <w:color w:val="000000"/>
        </w:rPr>
      </w:pPr>
      <w:commentRangeStart w:id="417"/>
      <w:moveFrom w:id="418" w:author="Anila Mehta" w:date="2025-11-12T13:32:00Z">
        <w:r w:rsidRPr="00C33EC4" w:rsidDel="00796D4C">
          <w:rPr>
            <w:noProof/>
            <w:color w:val="000000"/>
          </w:rPr>
          <w:drawing>
            <wp:inline distT="0" distB="0" distL="0" distR="0" wp14:anchorId="27668601" wp14:editId="4E12CC50">
              <wp:extent cx="5943600" cy="4224655"/>
              <wp:effectExtent l="0" t="0" r="0" b="4445"/>
              <wp:docPr id="116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22" name=""/>
                      <pic:cNvPicPr/>
                    </pic:nvPicPr>
                    <pic:blipFill>
                      <a:blip r:embed="rId13"/>
                      <a:stretch>
                        <a:fillRect/>
                      </a:stretch>
                    </pic:blipFill>
                    <pic:spPr>
                      <a:xfrm>
                        <a:off x="0" y="0"/>
                        <a:ext cx="5943600" cy="4224655"/>
                      </a:xfrm>
                      <a:prstGeom prst="rect">
                        <a:avLst/>
                      </a:prstGeom>
                    </pic:spPr>
                  </pic:pic>
                </a:graphicData>
              </a:graphic>
            </wp:inline>
          </w:drawing>
        </w:r>
        <w:commentRangeEnd w:id="417"/>
        <w:r w:rsidR="00D4253F" w:rsidDel="00796D4C">
          <w:rPr>
            <w:rStyle w:val="CommentReference"/>
            <w:rFonts w:asciiTheme="minorHAnsi" w:eastAsiaTheme="minorHAnsi" w:hAnsiTheme="minorHAnsi" w:cstheme="minorBidi"/>
            <w:kern w:val="2"/>
            <w14:ligatures w14:val="standardContextual"/>
          </w:rPr>
          <w:commentReference w:id="417"/>
        </w:r>
      </w:moveFrom>
    </w:p>
    <w:p w14:paraId="45EEF483" w14:textId="4E688D60" w:rsidR="00A52488" w:rsidDel="00796D4C" w:rsidRDefault="00A52488" w:rsidP="00014B1A">
      <w:pPr>
        <w:pStyle w:val="p2"/>
        <w:spacing w:before="0" w:beforeAutospacing="0" w:after="0" w:afterAutospacing="0"/>
        <w:rPr>
          <w:moveFrom w:id="419" w:author="Anila Mehta" w:date="2025-11-12T13:32:00Z"/>
          <w:color w:val="000000"/>
        </w:rPr>
      </w:pPr>
    </w:p>
    <w:p w14:paraId="2E3DC97C" w14:textId="1C048D05" w:rsidR="00A52488" w:rsidDel="00796D4C" w:rsidRDefault="00A52488" w:rsidP="00014B1A">
      <w:pPr>
        <w:pStyle w:val="p2"/>
        <w:spacing w:before="0" w:beforeAutospacing="0" w:after="0" w:afterAutospacing="0"/>
        <w:rPr>
          <w:moveFrom w:id="420" w:author="Anila Mehta" w:date="2025-11-12T13:32:00Z"/>
          <w:color w:val="000000"/>
        </w:rPr>
      </w:pPr>
    </w:p>
    <w:moveFromRangeEnd w:id="413"/>
    <w:p w14:paraId="00DBB3E7"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25F40C8D" w14:textId="77777777" w:rsidR="00014B1A" w:rsidDel="00582361" w:rsidRDefault="00014B1A" w:rsidP="00AC3978">
      <w:pPr>
        <w:pStyle w:val="p2"/>
        <w:spacing w:before="0" w:beforeAutospacing="0" w:after="0" w:afterAutospacing="0"/>
        <w:rPr>
          <w:del w:id="421" w:author="Anila Mehta" w:date="2025-11-13T09:36:00Z"/>
          <w:color w:val="000000"/>
        </w:rPr>
      </w:pPr>
      <w:del w:id="422" w:author="Anila Mehta" w:date="2025-11-13T09:53:00Z">
        <w:r w:rsidRPr="00623125" w:rsidDel="00582361">
          <w:rPr>
            <w:color w:val="000000"/>
          </w:rPr>
          <w:delText> </w:delText>
        </w:r>
      </w:del>
    </w:p>
    <w:p w14:paraId="75F5BE13" w14:textId="77777777" w:rsidR="00582361" w:rsidRDefault="00582361" w:rsidP="00014B1A">
      <w:pPr>
        <w:pStyle w:val="p2"/>
        <w:spacing w:before="0" w:beforeAutospacing="0" w:after="0" w:afterAutospacing="0"/>
        <w:rPr>
          <w:ins w:id="423" w:author="Anila Mehta" w:date="2025-11-13T09:53:00Z"/>
          <w:color w:val="000000"/>
        </w:rPr>
      </w:pPr>
    </w:p>
    <w:p w14:paraId="5E6AD37B" w14:textId="1BE8ECD3" w:rsidR="00D61DF5" w:rsidDel="00F76534" w:rsidRDefault="00D61DF5" w:rsidP="00014B1A">
      <w:pPr>
        <w:rPr>
          <w:del w:id="424" w:author="Anila Mehta" w:date="2025-11-13T09:36:00Z"/>
          <w:rFonts w:ascii="Times New Roman" w:hAnsi="Times New Roman" w:cs="Times New Roman"/>
          <w:i/>
          <w:iCs/>
        </w:rPr>
      </w:pPr>
    </w:p>
    <w:p w14:paraId="05878738" w14:textId="43B3D360" w:rsidR="00D61DF5" w:rsidRDefault="00DD2D6F">
      <w:pPr>
        <w:pStyle w:val="p2"/>
        <w:spacing w:before="0" w:beforeAutospacing="0" w:after="0" w:afterAutospacing="0"/>
        <w:rPr>
          <w:ins w:id="425" w:author="Anila Mehta" w:date="2025-11-12T14:49:00Z"/>
        </w:rPr>
        <w:pPrChange w:id="426" w:author="Anila Mehta" w:date="2025-11-13T09:36:00Z">
          <w:pPr/>
        </w:pPrChange>
      </w:pPr>
      <w:r>
        <w:t xml:space="preserve">Overall, </w:t>
      </w:r>
      <w:r w:rsidR="00C33EC4">
        <w:t xml:space="preserve">these findings suggest that venous and arterial blood gas measurements provide comparable clinical information in predicting key outcomes, including non-invasive ventilation, invasive mechanical ventilation, diagnosis of hypercapnic respiratory failure and 60-day </w:t>
      </w:r>
      <w:commentRangeStart w:id="427"/>
      <w:r w:rsidR="00C33EC4">
        <w:t>mortality</w:t>
      </w:r>
      <w:commentRangeEnd w:id="427"/>
      <w:r w:rsidR="009329C5">
        <w:rPr>
          <w:rStyle w:val="CommentReference"/>
        </w:rPr>
        <w:commentReference w:id="427"/>
      </w:r>
      <w:r w:rsidR="00C33EC4">
        <w:t xml:space="preserve">. The absence of significant differences between VBG and ABG groups indicate that VBG testing may be sufficient for guiding management decisions in many patients, potentially reducing the need for more invasive arterial sampling. </w:t>
      </w:r>
    </w:p>
    <w:p w14:paraId="40045254" w14:textId="76BCFE86" w:rsidR="008F038C" w:rsidDel="00012817" w:rsidRDefault="008F038C" w:rsidP="00014B1A">
      <w:pPr>
        <w:rPr>
          <w:del w:id="428" w:author="Anila Mehta" w:date="2025-11-13T09:35:00Z"/>
          <w:rFonts w:ascii="Times New Roman" w:hAnsi="Times New Roman" w:cs="Times New Roman"/>
        </w:rPr>
      </w:pPr>
    </w:p>
    <w:p w14:paraId="0FB64863" w14:textId="79831BDC" w:rsidR="00012817" w:rsidRDefault="00012817" w:rsidP="00D61DF5">
      <w:pPr>
        <w:rPr>
          <w:ins w:id="429" w:author="Brian Locke" w:date="2025-12-08T06:47:00Z" w16du:dateUtc="2025-12-08T13:47:00Z"/>
          <w:rFonts w:ascii="Times New Roman" w:hAnsi="Times New Roman" w:cs="Times New Roman"/>
        </w:rPr>
      </w:pPr>
    </w:p>
    <w:p w14:paraId="480DF74B" w14:textId="75C93253" w:rsidR="00012817" w:rsidRDefault="00012817" w:rsidP="00014B1A">
      <w:pPr>
        <w:rPr>
          <w:ins w:id="430" w:author="Brian Locke" w:date="2025-12-08T06:47:00Z" w16du:dateUtc="2025-12-08T13:47:00Z"/>
          <w:rFonts w:ascii="Times New Roman" w:hAnsi="Times New Roman" w:cs="Times New Roman"/>
        </w:rPr>
      </w:pPr>
      <w:proofErr w:type="gramStart"/>
      <w:ins w:id="431" w:author="Brian Locke" w:date="2025-12-08T06:47:00Z" w16du:dateUtc="2025-12-08T13:47:00Z">
        <w:r>
          <w:rPr>
            <w:rFonts w:ascii="Times New Roman" w:hAnsi="Times New Roman" w:cs="Times New Roman"/>
          </w:rPr>
          <w:t>[ ]</w:t>
        </w:r>
        <w:proofErr w:type="gramEnd"/>
        <w:r>
          <w:rPr>
            <w:rFonts w:ascii="Times New Roman" w:hAnsi="Times New Roman" w:cs="Times New Roman"/>
          </w:rPr>
          <w:t xml:space="preserve"> I’d add a quick paragraph about the other key findings – </w:t>
        </w:r>
        <w:proofErr w:type="spellStart"/>
        <w:r>
          <w:rPr>
            <w:rFonts w:ascii="Times New Roman" w:hAnsi="Times New Roman" w:cs="Times New Roman"/>
          </w:rPr>
          <w:t>ie</w:t>
        </w:r>
        <w:proofErr w:type="spellEnd"/>
        <w:r>
          <w:rPr>
            <w:rFonts w:ascii="Times New Roman" w:hAnsi="Times New Roman" w:cs="Times New Roman"/>
          </w:rPr>
          <w:t xml:space="preserve"> if any outcomes were particularly close, notable things about the shape of the splines, which factors </w:t>
        </w:r>
        <w:proofErr w:type="gramStart"/>
        <w:r>
          <w:rPr>
            <w:rFonts w:ascii="Times New Roman" w:hAnsi="Times New Roman" w:cs="Times New Roman"/>
          </w:rPr>
          <w:t>correlated  most</w:t>
        </w:r>
        <w:proofErr w:type="gramEnd"/>
        <w:r>
          <w:rPr>
            <w:rFonts w:ascii="Times New Roman" w:hAnsi="Times New Roman" w:cs="Times New Roman"/>
          </w:rPr>
          <w:t xml:space="preserve"> </w:t>
        </w:r>
        <w:proofErr w:type="gramStart"/>
        <w:r>
          <w:rPr>
            <w:rFonts w:ascii="Times New Roman" w:hAnsi="Times New Roman" w:cs="Times New Roman"/>
          </w:rPr>
          <w:t xml:space="preserve">with </w:t>
        </w:r>
      </w:ins>
      <w:ins w:id="432" w:author="Brian Locke" w:date="2025-12-08T06:48:00Z" w16du:dateUtc="2025-12-08T13:48:00Z">
        <w:r>
          <w:rPr>
            <w:rFonts w:ascii="Times New Roman" w:hAnsi="Times New Roman" w:cs="Times New Roman"/>
          </w:rPr>
          <w:t xml:space="preserve"> blood</w:t>
        </w:r>
        <w:proofErr w:type="gramEnd"/>
        <w:r>
          <w:rPr>
            <w:rFonts w:ascii="Times New Roman" w:hAnsi="Times New Roman" w:cs="Times New Roman"/>
          </w:rPr>
          <w:t xml:space="preserve"> gasses. </w:t>
        </w:r>
      </w:ins>
    </w:p>
    <w:p w14:paraId="6444BA79" w14:textId="77777777" w:rsidR="00012817" w:rsidRPr="00B246CC" w:rsidRDefault="00012817" w:rsidP="00014B1A">
      <w:pPr>
        <w:rPr>
          <w:ins w:id="433" w:author="Brian Locke" w:date="2025-12-08T06:47:00Z" w16du:dateUtc="2025-12-08T13:47:00Z"/>
          <w:rFonts w:ascii="Times New Roman" w:hAnsi="Times New Roman" w:cs="Times New Roman"/>
        </w:rPr>
      </w:pPr>
    </w:p>
    <w:p w14:paraId="49F3D094" w14:textId="77777777" w:rsidR="00D61DF5" w:rsidRDefault="00D61DF5" w:rsidP="00D61DF5">
      <w:pPr>
        <w:rPr>
          <w:rFonts w:ascii="Times New Roman" w:hAnsi="Times New Roman" w:cs="Times New Roman"/>
          <w:i/>
          <w:iCs/>
        </w:rPr>
      </w:pPr>
    </w:p>
    <w:p w14:paraId="4F7A6769" w14:textId="31475440" w:rsidR="008F038C" w:rsidRDefault="00FD49E7" w:rsidP="00D61DF5">
      <w:pPr>
        <w:rPr>
          <w:ins w:id="434" w:author="Anila Mehta" w:date="2025-11-12T14:51:00Z"/>
          <w:rFonts w:ascii="Times New Roman" w:hAnsi="Times New Roman"/>
          <w:color w:val="000000"/>
        </w:rPr>
      </w:pPr>
      <w:r>
        <w:rPr>
          <w:rFonts w:ascii="Times New Roman" w:hAnsi="Times New Roman" w:cs="Times New Roman"/>
        </w:rPr>
        <w:t xml:space="preserve">Previous studies have shown that venous and arterial </w:t>
      </w:r>
      <w:proofErr w:type="spellStart"/>
      <w:r>
        <w:rPr>
          <w:color w:val="000000"/>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w:t>
      </w:r>
      <w:ins w:id="435" w:author="Anila Mehta" w:date="2025-11-13T09:53:00Z">
        <w:r w:rsidR="00582361">
          <w:rPr>
            <w:rFonts w:ascii="Times New Roman" w:hAnsi="Times New Roman"/>
            <w:color w:val="000000"/>
          </w:rPr>
          <w:t>However, t</w:t>
        </w:r>
      </w:ins>
      <w:del w:id="436" w:author="Anila Mehta" w:date="2025-11-13T09:53:00Z">
        <w:r w:rsidDel="00582361">
          <w:rPr>
            <w:rFonts w:ascii="Times New Roman" w:hAnsi="Times New Roman"/>
            <w:color w:val="000000"/>
          </w:rPr>
          <w:delText>T</w:delText>
        </w:r>
      </w:del>
      <w:proofErr w:type="gramStart"/>
      <w:r>
        <w:rPr>
          <w:rFonts w:ascii="Times New Roman" w:hAnsi="Times New Roman"/>
          <w:color w:val="000000"/>
        </w:rPr>
        <w:t>he</w:t>
      </w:r>
      <w:proofErr w:type="gramEnd"/>
      <w:r>
        <w:rPr>
          <w:rFonts w:ascii="Times New Roman" w:hAnsi="Times New Roman"/>
          <w:color w:val="000000"/>
        </w:rPr>
        <w:t xml:space="preserve"> prior work has focused on diagnostic accuracy or </w:t>
      </w:r>
      <w:r w:rsidR="00A16840">
        <w:rPr>
          <w:rFonts w:ascii="Times New Roman" w:hAnsi="Times New Roman"/>
          <w:color w:val="000000"/>
        </w:rPr>
        <w:t>correlation</w:t>
      </w:r>
      <w:r>
        <w:rPr>
          <w:rFonts w:ascii="Times New Roman" w:hAnsi="Times New Roman"/>
          <w:color w:val="000000"/>
        </w:rPr>
        <w:t xml:space="preserve"> coefficients rather </w:t>
      </w:r>
      <w:r>
        <w:rPr>
          <w:rFonts w:ascii="Times New Roman" w:hAnsi="Times New Roman"/>
          <w:color w:val="000000"/>
        </w:rPr>
        <w:lastRenderedPageBreak/>
        <w:t xml:space="preserve">than clinical outcomes. </w:t>
      </w:r>
      <w:ins w:id="437" w:author="Anila Mehta" w:date="2025-11-13T09:55:00Z">
        <w:r w:rsidR="00582361">
          <w:rPr>
            <w:rFonts w:ascii="Times New Roman" w:hAnsi="Times New Roman"/>
            <w:color w:val="000000"/>
          </w:rPr>
          <w:t xml:space="preserve">Our study expands upon the current literature by linking arterial and venous blood gas </w:t>
        </w:r>
      </w:ins>
      <w:ins w:id="438" w:author="Anila Mehta" w:date="2025-11-13T09:56:00Z">
        <w:r w:rsidR="00582361">
          <w:rPr>
            <w:rFonts w:ascii="Times New Roman" w:hAnsi="Times New Roman"/>
            <w:color w:val="000000"/>
          </w:rPr>
          <w:t xml:space="preserve">measurements to meaningful clinical outcomes such as mechanical ventilation and mortality. </w:t>
        </w:r>
      </w:ins>
      <w:commentRangeStart w:id="439"/>
      <w:ins w:id="440" w:author="Anila Mehta" w:date="2025-11-13T09:53:00Z">
        <w:r w:rsidR="00582361">
          <w:rPr>
            <w:rFonts w:ascii="Times New Roman" w:hAnsi="Times New Roman"/>
            <w:color w:val="000000"/>
          </w:rPr>
          <w:t>Our</w:t>
        </w:r>
      </w:ins>
      <w:ins w:id="441" w:author="Anila Mehta" w:date="2025-11-13T09:50:00Z">
        <w:r w:rsidR="00582361">
          <w:rPr>
            <w:rFonts w:ascii="Times New Roman" w:hAnsi="Times New Roman"/>
            <w:color w:val="000000"/>
          </w:rPr>
          <w:t xml:space="preserve"> </w:t>
        </w:r>
      </w:ins>
      <w:ins w:id="442" w:author="Anila Mehta" w:date="2025-11-12T14:51:00Z">
        <w:r w:rsidR="008F038C">
          <w:rPr>
            <w:rFonts w:ascii="Times New Roman" w:hAnsi="Times New Roman"/>
            <w:color w:val="000000"/>
          </w:rPr>
          <w:t>results have broader im</w:t>
        </w:r>
      </w:ins>
      <w:ins w:id="443" w:author="Anila Mehta" w:date="2025-11-12T14:52:00Z">
        <w:r w:rsidR="008F038C">
          <w:rPr>
            <w:rFonts w:ascii="Times New Roman" w:hAnsi="Times New Roman"/>
            <w:color w:val="000000"/>
          </w:rPr>
          <w:t xml:space="preserve">plications </w:t>
        </w:r>
      </w:ins>
      <w:commentRangeEnd w:id="439"/>
      <w:r w:rsidR="00012817">
        <w:rPr>
          <w:rStyle w:val="CommentReference"/>
        </w:rPr>
        <w:commentReference w:id="439"/>
      </w:r>
      <w:ins w:id="444" w:author="Anila Mehta" w:date="2025-11-12T14:52:00Z">
        <w:r w:rsidR="008F038C">
          <w:rPr>
            <w:rFonts w:ascii="Times New Roman" w:hAnsi="Times New Roman"/>
            <w:color w:val="000000"/>
          </w:rPr>
          <w:t>for both clinical practice and healthy system policy. Despite widespread clinical use of VBGs to assess hypercapnia</w:t>
        </w:r>
      </w:ins>
      <w:ins w:id="445" w:author="Anila Mehta" w:date="2025-11-13T09:50:00Z">
        <w:r w:rsidR="00582361">
          <w:rPr>
            <w:rFonts w:ascii="Times New Roman" w:hAnsi="Times New Roman"/>
            <w:color w:val="000000"/>
          </w:rPr>
          <w:t>, formal diagnostic criteria, billing structures and devic</w:t>
        </w:r>
      </w:ins>
      <w:ins w:id="446" w:author="Anila Mehta" w:date="2025-11-13T09:53:00Z">
        <w:r w:rsidR="00582361">
          <w:rPr>
            <w:rFonts w:ascii="Times New Roman" w:hAnsi="Times New Roman"/>
            <w:color w:val="000000"/>
          </w:rPr>
          <w:t>e</w:t>
        </w:r>
      </w:ins>
      <w:ins w:id="447" w:author="Anila Mehta" w:date="2025-11-13T09:50:00Z">
        <w:r w:rsidR="00582361">
          <w:rPr>
            <w:rFonts w:ascii="Times New Roman" w:hAnsi="Times New Roman"/>
            <w:color w:val="000000"/>
          </w:rPr>
          <w:t xml:space="preserve"> quali</w:t>
        </w:r>
      </w:ins>
      <w:ins w:id="448" w:author="Anila Mehta" w:date="2025-11-13T09:51:00Z">
        <w:r w:rsidR="00582361">
          <w:rPr>
            <w:rFonts w:ascii="Times New Roman" w:hAnsi="Times New Roman"/>
            <w:color w:val="000000"/>
          </w:rPr>
          <w:t xml:space="preserve">fication requirements still rely on arterial confirmation. Aligning these frameworks with real-world practice could simplify workflows, reduce patient discomfort, and lower costs without </w:t>
        </w:r>
      </w:ins>
      <w:ins w:id="449" w:author="Anila Mehta" w:date="2025-11-13T09:52:00Z">
        <w:r w:rsidR="00582361">
          <w:rPr>
            <w:rFonts w:ascii="Times New Roman" w:hAnsi="Times New Roman"/>
            <w:color w:val="000000"/>
          </w:rPr>
          <w:t>comprising</w:t>
        </w:r>
      </w:ins>
      <w:ins w:id="450" w:author="Anila Mehta" w:date="2025-11-13T09:51:00Z">
        <w:r w:rsidR="00582361">
          <w:rPr>
            <w:rFonts w:ascii="Times New Roman" w:hAnsi="Times New Roman"/>
            <w:color w:val="000000"/>
          </w:rPr>
          <w:t xml:space="preserve"> diagnostic accuracy.</w:t>
        </w:r>
      </w:ins>
      <w:ins w:id="451" w:author="Anila Mehta" w:date="2025-11-13T09:52:00Z">
        <w:r w:rsidR="00582361">
          <w:rPr>
            <w:rFonts w:ascii="Times New Roman" w:hAnsi="Times New Roman"/>
            <w:color w:val="000000"/>
          </w:rPr>
          <w:t xml:space="preserve"> Expanding the acceptance of venous-based definitions </w:t>
        </w:r>
      </w:ins>
      <w:ins w:id="452" w:author="Anila Mehta" w:date="2025-11-13T09:57:00Z">
        <w:r w:rsidR="00582361">
          <w:rPr>
            <w:rFonts w:ascii="Times New Roman" w:hAnsi="Times New Roman"/>
            <w:color w:val="000000"/>
          </w:rPr>
          <w:t>may also enable</w:t>
        </w:r>
      </w:ins>
      <w:ins w:id="453" w:author="Anila Mehta" w:date="2025-11-13T09:52:00Z">
        <w:r w:rsidR="00582361">
          <w:rPr>
            <w:rFonts w:ascii="Times New Roman" w:hAnsi="Times New Roman"/>
            <w:color w:val="000000"/>
          </w:rPr>
          <w:t xml:space="preserve"> more </w:t>
        </w:r>
      </w:ins>
      <w:ins w:id="454" w:author="Anila Mehta" w:date="2025-11-13T09:54:00Z">
        <w:r w:rsidR="00582361">
          <w:rPr>
            <w:rFonts w:ascii="Times New Roman" w:hAnsi="Times New Roman"/>
            <w:color w:val="000000"/>
          </w:rPr>
          <w:t xml:space="preserve">efficient outpatient follow-up and titration of non-invasive ventilation or supplemental oxygen therapy. </w:t>
        </w:r>
      </w:ins>
    </w:p>
    <w:p w14:paraId="5170EE5D" w14:textId="77777777" w:rsidR="008F038C" w:rsidRDefault="008F038C" w:rsidP="00D61DF5">
      <w:pPr>
        <w:rPr>
          <w:ins w:id="455" w:author="Anila Mehta" w:date="2025-11-12T14:51:00Z"/>
          <w:rFonts w:ascii="Times New Roman" w:hAnsi="Times New Roman"/>
          <w:color w:val="000000"/>
        </w:rPr>
      </w:pPr>
    </w:p>
    <w:p w14:paraId="4F7AF71A" w14:textId="57ABED88" w:rsidR="008A38A0" w:rsidDel="00012817" w:rsidRDefault="00FD49E7" w:rsidP="00D61DF5">
      <w:pPr>
        <w:rPr>
          <w:del w:id="456" w:author="Brian Locke" w:date="2025-12-08T06:50:00Z" w16du:dateUtc="2025-12-08T13:50:00Z"/>
          <w:rFonts w:ascii="Times New Roman" w:hAnsi="Times New Roman"/>
          <w:strike/>
          <w:color w:val="000000"/>
        </w:rPr>
      </w:pPr>
      <w:del w:id="457" w:author="Brian Locke" w:date="2025-12-08T06:50:00Z" w16du:dateUtc="2025-12-08T13:50:00Z">
        <w:r w:rsidRPr="00582361" w:rsidDel="00012817">
          <w:rPr>
            <w:rFonts w:ascii="Times New Roman" w:hAnsi="Times New Roman"/>
            <w:strike/>
            <w:color w:val="000000"/>
            <w:rPrChange w:id="458" w:author="Anila Mehta" w:date="2025-11-13T09:56:00Z">
              <w:rPr>
                <w:rFonts w:ascii="Times New Roman" w:hAnsi="Times New Roman"/>
                <w:color w:val="000000"/>
              </w:rPr>
            </w:rPrChange>
          </w:rPr>
          <w:delText>Our study expands upon this literature by linking arterial and venous blood gas measurements to meaningful clinical outcomes such as mechanical ventilation and mortality</w:delText>
        </w:r>
        <w:r w:rsidR="008A38A0" w:rsidRPr="00582361" w:rsidDel="00012817">
          <w:rPr>
            <w:rFonts w:ascii="Times New Roman" w:hAnsi="Times New Roman"/>
            <w:strike/>
            <w:color w:val="000000"/>
            <w:rPrChange w:id="459" w:author="Anila Mehta" w:date="2025-11-13T09:56:00Z">
              <w:rPr>
                <w:rFonts w:ascii="Times New Roman" w:hAnsi="Times New Roman"/>
                <w:color w:val="000000"/>
              </w:rPr>
            </w:rPrChange>
          </w:rPr>
          <w:delText>.</w:delText>
        </w:r>
      </w:del>
    </w:p>
    <w:p w14:paraId="4B48CF42" w14:textId="77777777" w:rsidR="00012817" w:rsidRDefault="00012817" w:rsidP="00D61DF5">
      <w:pPr>
        <w:rPr>
          <w:ins w:id="460" w:author="Brian Locke" w:date="2025-12-08T06:50:00Z" w16du:dateUtc="2025-12-08T13:50:00Z"/>
          <w:rFonts w:ascii="Times New Roman" w:hAnsi="Times New Roman"/>
          <w:strike/>
          <w:color w:val="000000"/>
        </w:rPr>
      </w:pPr>
    </w:p>
    <w:p w14:paraId="38B41D80" w14:textId="1E9C1A7A" w:rsidR="00012817" w:rsidRPr="00012817" w:rsidRDefault="00012817" w:rsidP="00D61DF5">
      <w:pPr>
        <w:rPr>
          <w:ins w:id="461" w:author="Brian Locke" w:date="2025-12-08T06:50:00Z" w16du:dateUtc="2025-12-08T13:50:00Z"/>
          <w:rFonts w:ascii="Times New Roman" w:hAnsi="Times New Roman"/>
          <w:color w:val="000000"/>
        </w:rPr>
      </w:pPr>
      <w:ins w:id="462" w:author="Brian Locke" w:date="2025-12-08T06:50:00Z" w16du:dateUtc="2025-12-08T13:50:00Z">
        <w:r w:rsidRPr="00012817">
          <w:rPr>
            <w:rFonts w:ascii="Times New Roman" w:hAnsi="Times New Roman"/>
            <w:color w:val="000000"/>
            <w:rPrChange w:id="463" w:author="Brian Locke" w:date="2025-12-08T06:50:00Z" w16du:dateUtc="2025-12-08T13:50:00Z">
              <w:rPr>
                <w:rFonts w:ascii="Times New Roman" w:hAnsi="Times New Roman"/>
                <w:strike/>
                <w:color w:val="000000"/>
              </w:rPr>
            </w:rPrChange>
          </w:rPr>
          <w:t>I t</w:t>
        </w:r>
        <w:r>
          <w:rPr>
            <w:rFonts w:ascii="Times New Roman" w:hAnsi="Times New Roman"/>
            <w:color w:val="000000"/>
          </w:rPr>
          <w:t>hink it might be good to have a paragraph that spells out exactly what we think our design supports, what the key assumptions are, and how deviatio</w:t>
        </w:r>
      </w:ins>
      <w:ins w:id="464" w:author="Brian Locke" w:date="2025-12-08T06:51:00Z" w16du:dateUtc="2025-12-08T13:51:00Z">
        <w:r>
          <w:rPr>
            <w:rFonts w:ascii="Times New Roman" w:hAnsi="Times New Roman"/>
            <w:color w:val="000000"/>
          </w:rPr>
          <w:t xml:space="preserve">ns might change that. </w:t>
        </w:r>
        <w:proofErr w:type="gramStart"/>
        <w:r>
          <w:rPr>
            <w:rFonts w:ascii="Times New Roman" w:hAnsi="Times New Roman"/>
            <w:color w:val="000000"/>
          </w:rPr>
          <w:t>So</w:t>
        </w:r>
        <w:proofErr w:type="gramEnd"/>
        <w:r>
          <w:rPr>
            <w:rFonts w:ascii="Times New Roman" w:hAnsi="Times New Roman"/>
            <w:color w:val="000000"/>
          </w:rPr>
          <w:t xml:space="preserve"> we might say that our study supports a prognostic conclusion about the importance of each </w:t>
        </w:r>
        <w:proofErr w:type="gramStart"/>
        <w:r>
          <w:rPr>
            <w:rFonts w:ascii="Times New Roman" w:hAnsi="Times New Roman"/>
            <w:color w:val="000000"/>
          </w:rPr>
          <w:t>results, but</w:t>
        </w:r>
        <w:proofErr w:type="gramEnd"/>
        <w:r>
          <w:rPr>
            <w:rFonts w:ascii="Times New Roman" w:hAnsi="Times New Roman"/>
            <w:color w:val="000000"/>
          </w:rPr>
          <w:t xml:space="preserve"> is contingent on us correctly modeling who gets ABG vs VBG – undoubtedly some residual confounding related to things providers see but aren’t in the medical record, and that our </w:t>
        </w:r>
        <w:proofErr w:type="gramStart"/>
        <w:r>
          <w:rPr>
            <w:rFonts w:ascii="Times New Roman" w:hAnsi="Times New Roman"/>
            <w:color w:val="000000"/>
          </w:rPr>
          <w:t>results..</w:t>
        </w:r>
        <w:proofErr w:type="gramEnd"/>
        <w:r>
          <w:rPr>
            <w:rFonts w:ascii="Times New Roman" w:hAnsi="Times New Roman"/>
            <w:color w:val="000000"/>
          </w:rPr>
          <w:t xml:space="preserve"> then dwell on the </w:t>
        </w:r>
      </w:ins>
      <w:ins w:id="465" w:author="Brian Locke" w:date="2025-12-08T06:52:00Z" w16du:dateUtc="2025-12-08T13:52:00Z">
        <w:r>
          <w:rPr>
            <w:rFonts w:ascii="Times New Roman" w:hAnsi="Times New Roman"/>
            <w:color w:val="000000"/>
          </w:rPr>
          <w:t xml:space="preserve">implications a bit more from the last paragraph. </w:t>
        </w:r>
      </w:ins>
    </w:p>
    <w:p w14:paraId="2BF5CCFD" w14:textId="77777777" w:rsidR="008A38A0" w:rsidDel="00012817" w:rsidRDefault="008A38A0" w:rsidP="00D61DF5">
      <w:pPr>
        <w:rPr>
          <w:del w:id="466" w:author="Anila Mehta" w:date="2025-11-13T09:59:00Z"/>
          <w:rFonts w:ascii="Times New Roman" w:hAnsi="Times New Roman"/>
          <w:color w:val="000000"/>
        </w:rPr>
      </w:pPr>
    </w:p>
    <w:p w14:paraId="048EE827" w14:textId="77777777" w:rsidR="00012817" w:rsidRDefault="00012817" w:rsidP="00D61DF5">
      <w:pPr>
        <w:rPr>
          <w:ins w:id="467" w:author="Brian Locke" w:date="2025-12-08T06:50:00Z" w16du:dateUtc="2025-12-08T13:50:00Z"/>
          <w:rFonts w:ascii="Times New Roman" w:hAnsi="Times New Roman"/>
          <w:color w:val="000000"/>
        </w:rPr>
      </w:pPr>
    </w:p>
    <w:p w14:paraId="24D4E8F0" w14:textId="77777777" w:rsidR="008A38A0" w:rsidDel="00EF5250" w:rsidRDefault="008A38A0" w:rsidP="00D61DF5">
      <w:pPr>
        <w:rPr>
          <w:del w:id="468" w:author="Anila Mehta" w:date="2025-11-13T09:59:00Z"/>
          <w:rFonts w:ascii="Times New Roman" w:hAnsi="Times New Roman"/>
          <w:color w:val="000000"/>
        </w:rPr>
      </w:pPr>
    </w:p>
    <w:p w14:paraId="12F6DACD" w14:textId="29C92674" w:rsidR="00FD49E7" w:rsidRPr="00130945" w:rsidRDefault="00FD49E7" w:rsidP="00D61DF5">
      <w:pPr>
        <w:rPr>
          <w:rFonts w:ascii="Times New Roman" w:hAnsi="Times New Roman"/>
          <w:color w:val="000000"/>
        </w:rPr>
      </w:pPr>
      <w:del w:id="469" w:author="Anila Mehta" w:date="2025-11-13T09:59:00Z">
        <w:r w:rsidDel="00EF5250">
          <w:rPr>
            <w:rFonts w:ascii="Times New Roman" w:hAnsi="Times New Roman"/>
            <w:color w:val="000000"/>
          </w:rPr>
          <w:delText xml:space="preserve"> </w:delText>
        </w:r>
      </w:del>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0B0F405E" w:rsidR="00D61DF5" w:rsidRDefault="00D61DF5" w:rsidP="00014B1A">
      <w:pPr>
        <w:rPr>
          <w:rFonts w:ascii="Times New Roman" w:hAnsi="Times New Roman" w:cs="Times New Roman"/>
        </w:rPr>
      </w:pPr>
      <w:r>
        <w:rPr>
          <w:rFonts w:ascii="Times New Roman" w:hAnsi="Times New Roman" w:cs="Times New Roman"/>
        </w:rPr>
        <w:t>This study has several strengths. It</w:t>
      </w:r>
      <w:ins w:id="470" w:author="Anila Mehta" w:date="2025-11-12T13:37:00Z">
        <w:r w:rsidR="00205822">
          <w:rPr>
            <w:rFonts w:ascii="Times New Roman" w:hAnsi="Times New Roman" w:cs="Times New Roman"/>
          </w:rPr>
          <w:t>s large, multi-institutional cohort enhances analytic flexibility and minimizes ove</w:t>
        </w:r>
      </w:ins>
      <w:ins w:id="471" w:author="Anila Mehta" w:date="2025-11-12T13:38:00Z">
        <w:r w:rsidR="00205822">
          <w:rPr>
            <w:rFonts w:ascii="Times New Roman" w:hAnsi="Times New Roman" w:cs="Times New Roman"/>
          </w:rPr>
          <w:t xml:space="preserve">rfitting risk, allowing stable modeling of sampling and outcome relationships. </w:t>
        </w:r>
      </w:ins>
      <w:del w:id="472" w:author="Anila Mehta" w:date="2025-11-12T13:37:00Z">
        <w:r w:rsidDel="00205822">
          <w:rPr>
            <w:rFonts w:ascii="Times New Roman" w:hAnsi="Times New Roman" w:cs="Times New Roman"/>
          </w:rPr>
          <w:delText xml:space="preserve"> leverages a relatively large cohort of patients across multiple institutions which enhances the generalizability </w:delText>
        </w:r>
        <w:r w:rsidR="00971134" w:rsidDel="00205822">
          <w:rPr>
            <w:rFonts w:ascii="Times New Roman" w:hAnsi="Times New Roman" w:cs="Times New Roman"/>
          </w:rPr>
          <w:delText xml:space="preserve">and external </w:delText>
        </w:r>
        <w:commentRangeStart w:id="473"/>
        <w:r w:rsidR="00971134" w:rsidDel="00205822">
          <w:rPr>
            <w:rFonts w:ascii="Times New Roman" w:hAnsi="Times New Roman" w:cs="Times New Roman"/>
          </w:rPr>
          <w:delText xml:space="preserve">validity </w:delText>
        </w:r>
        <w:r w:rsidDel="00205822">
          <w:rPr>
            <w:rFonts w:ascii="Times New Roman" w:hAnsi="Times New Roman" w:cs="Times New Roman"/>
          </w:rPr>
          <w:delText>of the findings</w:delText>
        </w:r>
        <w:commentRangeEnd w:id="473"/>
        <w:r w:rsidR="009329C5" w:rsidDel="00205822">
          <w:rPr>
            <w:rStyle w:val="CommentReference"/>
          </w:rPr>
          <w:commentReference w:id="473"/>
        </w:r>
        <w:r w:rsidDel="00205822">
          <w:rPr>
            <w:rFonts w:ascii="Times New Roman" w:hAnsi="Times New Roman" w:cs="Times New Roman"/>
          </w:rPr>
          <w:delText xml:space="preserve">. </w:delText>
        </w:r>
      </w:del>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w:t>
      </w:r>
      <w:commentRangeStart w:id="474"/>
      <w:r w:rsidR="00971134">
        <w:rPr>
          <w:rFonts w:ascii="Times New Roman" w:hAnsi="Times New Roman" w:cs="Times New Roman"/>
        </w:rPr>
        <w:t xml:space="preserve">and missing data. </w:t>
      </w:r>
      <w:commentRangeEnd w:id="474"/>
      <w:r w:rsidR="00012817">
        <w:rPr>
          <w:rStyle w:val="CommentReference"/>
        </w:rPr>
        <w:commentReference w:id="474"/>
      </w:r>
    </w:p>
    <w:p w14:paraId="423FC835" w14:textId="77777777" w:rsidR="00D61DF5" w:rsidRDefault="00D61DF5" w:rsidP="00014B1A">
      <w:pPr>
        <w:rPr>
          <w:rFonts w:ascii="Times New Roman" w:hAnsi="Times New Roman" w:cs="Times New Roman"/>
        </w:rPr>
      </w:pPr>
    </w:p>
    <w:p w14:paraId="4B755A38" w14:textId="5E4579CA"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The retrospective design of this study </w:t>
      </w:r>
      <w:commentRangeStart w:id="475"/>
      <w:r>
        <w:rPr>
          <w:rFonts w:ascii="Times New Roman" w:hAnsi="Times New Roman" w:cs="Times New Roman"/>
        </w:rPr>
        <w:t xml:space="preserve">eliminates casual </w:t>
      </w:r>
      <w:r w:rsidR="0087161F">
        <w:rPr>
          <w:rFonts w:ascii="Times New Roman" w:hAnsi="Times New Roman" w:cs="Times New Roman"/>
        </w:rPr>
        <w:t>inference</w:t>
      </w:r>
      <w:r>
        <w:rPr>
          <w:rFonts w:ascii="Times New Roman" w:hAnsi="Times New Roman" w:cs="Times New Roman"/>
        </w:rPr>
        <w:t xml:space="preserve"> </w:t>
      </w:r>
      <w:commentRangeEnd w:id="475"/>
      <w:r w:rsidR="00012817">
        <w:rPr>
          <w:rStyle w:val="CommentReference"/>
        </w:rPr>
        <w:commentReference w:id="475"/>
      </w:r>
      <w:r>
        <w:rPr>
          <w:rFonts w:ascii="Times New Roman" w:hAnsi="Times New Roman" w:cs="Times New Roman"/>
        </w:rPr>
        <w:t xml:space="preserve">and is at risk for </w:t>
      </w:r>
      <w:commentRangeStart w:id="476"/>
      <w:r w:rsidR="0087161F">
        <w:rPr>
          <w:rFonts w:ascii="Times New Roman" w:hAnsi="Times New Roman" w:cs="Times New Roman"/>
        </w:rPr>
        <w:t>confounders</w:t>
      </w:r>
      <w:r>
        <w:rPr>
          <w:rFonts w:ascii="Times New Roman" w:hAnsi="Times New Roman" w:cs="Times New Roman"/>
        </w:rPr>
        <w:t xml:space="preserve"> that bias results. </w:t>
      </w:r>
      <w:commentRangeEnd w:id="476"/>
      <w:r w:rsidR="009329C5">
        <w:rPr>
          <w:rStyle w:val="CommentReference"/>
        </w:rPr>
        <w:commentReference w:id="476"/>
      </w:r>
      <w:r w:rsidR="00971134">
        <w:rPr>
          <w:rFonts w:ascii="Times New Roman" w:hAnsi="Times New Roman" w:cs="Times New Roman"/>
        </w:rPr>
        <w:t xml:space="preserve">Unmeasured variables such as provider 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blood gas measurements </w:t>
      </w:r>
      <w:commentRangeStart w:id="477"/>
      <w:r w:rsidR="00654FD4">
        <w:rPr>
          <w:rFonts w:ascii="Times New Roman" w:hAnsi="Times New Roman" w:cs="Times New Roman"/>
        </w:rPr>
        <w:t xml:space="preserve">obtained on </w:t>
      </w:r>
      <w:del w:id="478" w:author="Anila Mehta" w:date="2025-11-13T09:58:00Z">
        <w:r w:rsidR="00654FD4" w:rsidDel="00582361">
          <w:rPr>
            <w:rFonts w:ascii="Times New Roman" w:hAnsi="Times New Roman" w:cs="Times New Roman"/>
          </w:rPr>
          <w:delText>any day throughout the counter</w:delText>
        </w:r>
        <w:commentRangeEnd w:id="477"/>
        <w:r w:rsidR="009329C5" w:rsidDel="00582361">
          <w:rPr>
            <w:rStyle w:val="CommentReference"/>
          </w:rPr>
          <w:commentReference w:id="477"/>
        </w:r>
      </w:del>
      <w:ins w:id="479" w:author="Anila Mehta" w:date="2025-11-13T09:58:00Z">
        <w:r w:rsidR="00582361">
          <w:rPr>
            <w:rFonts w:ascii="Times New Roman" w:hAnsi="Times New Roman" w:cs="Times New Roman"/>
          </w:rPr>
          <w:t>hospital day 1</w:t>
        </w:r>
      </w:ins>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61294186" w14:textId="77777777" w:rsidR="00FD49E7" w:rsidRDefault="00FD49E7" w:rsidP="00014B1A">
      <w:pPr>
        <w:rPr>
          <w:ins w:id="480" w:author="Brian Locke" w:date="2025-12-08T06:55:00Z" w16du:dateUtc="2025-12-08T13:55:00Z"/>
          <w:rFonts w:ascii="Times New Roman" w:hAnsi="Times New Roman" w:cs="Times New Roman"/>
        </w:rPr>
      </w:pPr>
    </w:p>
    <w:p w14:paraId="55583034" w14:textId="09A52708" w:rsidR="00012817" w:rsidRDefault="00012817" w:rsidP="00014B1A">
      <w:pPr>
        <w:rPr>
          <w:ins w:id="481" w:author="Brian Locke" w:date="2025-12-08T06:55:00Z" w16du:dateUtc="2025-12-08T13:55:00Z"/>
          <w:rFonts w:ascii="Times New Roman" w:hAnsi="Times New Roman" w:cs="Times New Roman"/>
        </w:rPr>
      </w:pPr>
      <w:proofErr w:type="gramStart"/>
      <w:ins w:id="482" w:author="Brian Locke" w:date="2025-12-08T06:55:00Z" w16du:dateUtc="2025-12-08T13:55:00Z">
        <w:r>
          <w:rPr>
            <w:rFonts w:ascii="Times New Roman" w:hAnsi="Times New Roman" w:cs="Times New Roman"/>
          </w:rPr>
          <w:t>[ ]</w:t>
        </w:r>
        <w:proofErr w:type="gramEnd"/>
        <w:r>
          <w:rPr>
            <w:rFonts w:ascii="Times New Roman" w:hAnsi="Times New Roman" w:cs="Times New Roman"/>
          </w:rPr>
          <w:t xml:space="preserve"> might add the policy impli</w:t>
        </w:r>
      </w:ins>
      <w:ins w:id="483" w:author="Brian Locke" w:date="2025-12-08T06:56:00Z" w16du:dateUtc="2025-12-08T13:56:00Z">
        <w:r>
          <w:rPr>
            <w:rFonts w:ascii="Times New Roman" w:hAnsi="Times New Roman" w:cs="Times New Roman"/>
          </w:rPr>
          <w:t xml:space="preserve">cation </w:t>
        </w:r>
      </w:ins>
      <w:ins w:id="484" w:author="Brian Locke" w:date="2025-12-08T06:55:00Z" w16du:dateUtc="2025-12-08T13:55:00Z">
        <w:r>
          <w:rPr>
            <w:rFonts w:ascii="Times New Roman" w:hAnsi="Times New Roman" w:cs="Times New Roman"/>
          </w:rPr>
          <w:t>paragraph here (if not lumped into the one I suggested)</w:t>
        </w:r>
      </w:ins>
    </w:p>
    <w:p w14:paraId="35D36C5F" w14:textId="77777777" w:rsidR="00012817" w:rsidRDefault="00012817" w:rsidP="00014B1A">
      <w:pPr>
        <w:rPr>
          <w:rFonts w:ascii="Times New Roman" w:hAnsi="Times New Roman" w:cs="Times New Roman"/>
        </w:rPr>
      </w:pPr>
    </w:p>
    <w:p w14:paraId="1BE54447" w14:textId="524E3C4F"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w:t>
      </w:r>
      <w:ins w:id="485" w:author="Anila Mehta" w:date="2025-11-26T15:54:00Z">
        <w:r w:rsidR="00023368">
          <w:rPr>
            <w:rFonts w:ascii="Times New Roman" w:hAnsi="Times New Roman" w:cs="Times New Roman"/>
          </w:rPr>
          <w:t xml:space="preserve">Pragmatic prospective cohort with protocolized </w:t>
        </w:r>
      </w:ins>
      <w:ins w:id="486" w:author="Anila Mehta" w:date="2025-11-26T15:55:00Z">
        <w:r w:rsidR="00023368">
          <w:rPr>
            <w:rFonts w:ascii="Times New Roman" w:hAnsi="Times New Roman" w:cs="Times New Roman"/>
          </w:rPr>
          <w:t xml:space="preserve">testing </w:t>
        </w:r>
        <w:proofErr w:type="spellStart"/>
        <w:r w:rsidR="00023368">
          <w:rPr>
            <w:rFonts w:ascii="Times New Roman" w:hAnsi="Times New Roman" w:cs="Times New Roman"/>
          </w:rPr>
          <w:t>omparing</w:t>
        </w:r>
        <w:proofErr w:type="spellEnd"/>
        <w:r w:rsidR="00023368">
          <w:rPr>
            <w:rFonts w:ascii="Times New Roman" w:hAnsi="Times New Roman" w:cs="Times New Roman"/>
          </w:rPr>
          <w:t xml:space="preserve"> ABG versus VBG management could more directly establish causality and inform guidelines. </w:t>
        </w:r>
      </w:ins>
      <w:commentRangeStart w:id="487"/>
      <w:del w:id="488" w:author="Anila Mehta" w:date="2025-11-26T15:55:00Z">
        <w:r w:rsidDel="00023368">
          <w:rPr>
            <w:rFonts w:ascii="Times New Roman" w:hAnsi="Times New Roman" w:cs="Times New Roman"/>
          </w:rPr>
          <w:delText>Randomized clinical trials comparing ABG versus VBG management could more directly establish causality and inform guidelines.</w:delText>
        </w:r>
        <w:commentRangeEnd w:id="487"/>
        <w:r w:rsidR="009329C5" w:rsidDel="00023368">
          <w:rPr>
            <w:rStyle w:val="CommentReference"/>
          </w:rPr>
          <w:commentReference w:id="487"/>
        </w:r>
        <w:r w:rsidDel="00023368">
          <w:rPr>
            <w:rFonts w:ascii="Times New Roman" w:hAnsi="Times New Roman" w:cs="Times New Roman"/>
          </w:rPr>
          <w:delText xml:space="preserve"> </w:delText>
        </w:r>
      </w:del>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 xml:space="preserve">values and </w:t>
      </w:r>
      <w:r w:rsidR="009961A5">
        <w:rPr>
          <w:rFonts w:ascii="Times New Roman" w:hAnsi="Times New Roman"/>
          <w:color w:val="000000"/>
        </w:rPr>
        <w:lastRenderedPageBreak/>
        <w:t>o</w:t>
      </w:r>
      <w:commentRangeStart w:id="489"/>
      <w:r w:rsidR="009961A5">
        <w:rPr>
          <w:rFonts w:ascii="Times New Roman" w:hAnsi="Times New Roman"/>
          <w:color w:val="000000"/>
        </w:rPr>
        <w:t>utcomes</w:t>
      </w:r>
      <w:commentRangeEnd w:id="489"/>
      <w:r w:rsidR="00012817">
        <w:rPr>
          <w:rStyle w:val="CommentReference"/>
        </w:rPr>
        <w:commentReference w:id="489"/>
      </w:r>
      <w:r w:rsidR="009961A5">
        <w:rPr>
          <w:rFonts w:ascii="Times New Roman" w:hAnsi="Times New Roman"/>
          <w:color w:val="000000"/>
        </w:rPr>
        <w:t xml:space="preserve">. </w:t>
      </w:r>
      <w:proofErr w:type="gramStart"/>
      <w:ins w:id="490" w:author="Brian Locke" w:date="2025-12-08T06:57:00Z" w16du:dateUtc="2025-12-08T13:57:00Z">
        <w:r w:rsidR="00012817">
          <w:rPr>
            <w:rFonts w:ascii="Times New Roman" w:hAnsi="Times New Roman"/>
            <w:color w:val="000000"/>
          </w:rPr>
          <w:t>[ ]</w:t>
        </w:r>
        <w:proofErr w:type="gramEnd"/>
        <w:r w:rsidR="00012817">
          <w:rPr>
            <w:rFonts w:ascii="Times New Roman" w:hAnsi="Times New Roman"/>
            <w:color w:val="000000"/>
          </w:rPr>
          <w:t xml:space="preserve"> post-discharge management, as mentioned below. </w:t>
        </w:r>
      </w:ins>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4B286810" w:rsidR="00D61DF5" w:rsidRDefault="00426255" w:rsidP="00014B1A">
      <w:pPr>
        <w:rPr>
          <w:rFonts w:ascii="Times New Roman" w:hAnsi="Times New Roman" w:cs="Times New Roman"/>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ins w:id="491" w:author="Brian Locke" w:date="2025-12-08T06:57:00Z" w16du:dateUtc="2025-12-08T13:57:00Z">
        <w:r w:rsidR="00012817">
          <w:rPr>
            <w:rFonts w:ascii="Times New Roman" w:hAnsi="Times New Roman" w:cs="Times New Roman"/>
            <w:color w:val="000000"/>
          </w:rPr>
          <w:t xml:space="preserve">This implies that </w:t>
        </w:r>
      </w:ins>
      <w:del w:id="492" w:author="Brian Locke" w:date="2025-12-08T06:57:00Z" w16du:dateUtc="2025-12-08T13:57:00Z">
        <w:r w:rsidRPr="00130945" w:rsidDel="00012817">
          <w:rPr>
            <w:rFonts w:ascii="Times New Roman" w:hAnsi="Times New Roman" w:cs="Times New Roman"/>
            <w:color w:val="000000"/>
          </w:rPr>
          <w:delText>B</w:delText>
        </w:r>
      </w:del>
      <w:ins w:id="493" w:author="Brian Locke" w:date="2025-12-08T06:57:00Z" w16du:dateUtc="2025-12-08T13:57:00Z">
        <w:r w:rsidR="00012817">
          <w:rPr>
            <w:rFonts w:ascii="Times New Roman" w:hAnsi="Times New Roman" w:cs="Times New Roman"/>
            <w:color w:val="000000"/>
          </w:rPr>
          <w:t>b</w:t>
        </w:r>
      </w:ins>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494"/>
      <w:r w:rsidRPr="00DA27DE">
        <w:rPr>
          <w:rFonts w:ascii="Times New Roman" w:hAnsi="Times New Roman" w:cs="Times New Roman"/>
          <w:b/>
          <w:bCs/>
          <w:u w:val="single"/>
        </w:rPr>
        <w:t xml:space="preserve">References: </w:t>
      </w:r>
      <w:commentRangeEnd w:id="494"/>
      <w:r w:rsidR="005D4E8A">
        <w:rPr>
          <w:rStyle w:val="CommentReference"/>
        </w:rPr>
        <w:commentReference w:id="494"/>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ins w:id="495" w:author="Anila Mehta" w:date="2025-11-12T13:32:00Z"/>
          <w:rFonts w:ascii="Times New Roman" w:hAnsi="Times New Roman" w:cs="Times New Roman"/>
        </w:rPr>
      </w:pPr>
      <w:commentRangeStart w:id="496"/>
      <w:r w:rsidRPr="006746ED">
        <w:rPr>
          <w:rFonts w:ascii="Times New Roman" w:hAnsi="Times New Roman" w:cs="Times New Roman"/>
        </w:rPr>
        <w:t xml:space="preserve">Things like the propensity diagnostics could be included in the supplement. </w:t>
      </w:r>
      <w:commentRangeEnd w:id="496"/>
      <w:r w:rsidR="00C81D68">
        <w:rPr>
          <w:rStyle w:val="CommentReference"/>
        </w:rPr>
        <w:commentReference w:id="496"/>
      </w:r>
    </w:p>
    <w:p w14:paraId="7E3BD309" w14:textId="77777777" w:rsidR="00796D4C" w:rsidRDefault="00796D4C">
      <w:pPr>
        <w:rPr>
          <w:ins w:id="497" w:author="Anila Mehta" w:date="2025-11-12T13:32:00Z"/>
          <w:rFonts w:ascii="Times New Roman" w:hAnsi="Times New Roman" w:cs="Times New Roman"/>
        </w:rPr>
      </w:pPr>
    </w:p>
    <w:p w14:paraId="7DF822BC" w14:textId="77777777" w:rsidR="00796D4C" w:rsidRDefault="00796D4C">
      <w:pPr>
        <w:rPr>
          <w:ins w:id="498" w:author="Anila Mehta" w:date="2025-11-12T13:32:00Z"/>
          <w:rFonts w:ascii="Times New Roman" w:hAnsi="Times New Roman" w:cs="Times New Roman"/>
        </w:rPr>
      </w:pPr>
    </w:p>
    <w:p w14:paraId="36BA8D7E" w14:textId="6B337D88" w:rsidR="00796D4C" w:rsidRPr="008A38A0" w:rsidRDefault="00796D4C" w:rsidP="00796D4C">
      <w:pPr>
        <w:pStyle w:val="p2"/>
        <w:spacing w:before="0" w:beforeAutospacing="0" w:after="0" w:afterAutospacing="0"/>
        <w:rPr>
          <w:moveTo w:id="499" w:author="Anila Mehta" w:date="2025-11-12T13:32:00Z"/>
          <w:b/>
          <w:bCs/>
          <w:color w:val="000000"/>
        </w:rPr>
      </w:pPr>
      <w:moveToRangeStart w:id="500" w:author="Anila Mehta" w:date="2025-11-12T13:32:00Z" w:name="move213846768"/>
      <w:moveTo w:id="501" w:author="Anila Mehta" w:date="2025-11-12T13:32:00Z">
        <w:r w:rsidRPr="008A38A0">
          <w:rPr>
            <w:b/>
            <w:bCs/>
            <w:color w:val="000000"/>
          </w:rPr>
          <w:t xml:space="preserve">Figure </w:t>
        </w:r>
      </w:moveTo>
      <w:ins w:id="502" w:author="Anila Mehta" w:date="2025-11-12T13:34:00Z">
        <w:r>
          <w:rPr>
            <w:b/>
            <w:bCs/>
            <w:color w:val="000000"/>
          </w:rPr>
          <w:t>S</w:t>
        </w:r>
      </w:ins>
      <w:ins w:id="503" w:author="Anila Mehta" w:date="2025-11-12T13:32:00Z">
        <w:r>
          <w:rPr>
            <w:b/>
            <w:bCs/>
            <w:color w:val="000000"/>
          </w:rPr>
          <w:t>1</w:t>
        </w:r>
      </w:ins>
      <w:moveTo w:id="504" w:author="Anila Mehta" w:date="2025-11-12T13:32:00Z">
        <w:del w:id="505" w:author="Anila Mehta" w:date="2025-11-12T13:32:00Z">
          <w:r w:rsidRPr="008A38A0" w:rsidDel="00796D4C">
            <w:rPr>
              <w:b/>
              <w:bCs/>
              <w:color w:val="000000"/>
            </w:rPr>
            <w:delText>3</w:delText>
          </w:r>
        </w:del>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moveTo>
    </w:p>
    <w:p w14:paraId="2DD2DE6F" w14:textId="77777777" w:rsidR="00796D4C" w:rsidRDefault="00796D4C" w:rsidP="00796D4C">
      <w:pPr>
        <w:pStyle w:val="p2"/>
        <w:spacing w:before="0" w:beforeAutospacing="0" w:after="0" w:afterAutospacing="0"/>
        <w:rPr>
          <w:moveTo w:id="506" w:author="Anila Mehta" w:date="2025-11-12T13:32:00Z"/>
          <w:color w:val="000000"/>
        </w:rPr>
      </w:pPr>
    </w:p>
    <w:p w14:paraId="0DAC22FE" w14:textId="77777777" w:rsidR="00796D4C" w:rsidRDefault="00796D4C" w:rsidP="00796D4C">
      <w:pPr>
        <w:pStyle w:val="p2"/>
        <w:spacing w:before="0" w:beforeAutospacing="0" w:after="0" w:afterAutospacing="0"/>
        <w:rPr>
          <w:moveTo w:id="507" w:author="Anila Mehta" w:date="2025-11-12T13:32:00Z"/>
          <w:color w:val="000000"/>
        </w:rPr>
      </w:pPr>
      <w:commentRangeStart w:id="508"/>
      <w:moveTo w:id="509" w:author="Anila Mehta" w:date="2025-11-12T13:32:00Z">
        <w:r w:rsidRPr="00C33EC4">
          <w:rPr>
            <w:noProof/>
            <w:color w:val="000000"/>
          </w:rPr>
          <w:lastRenderedPageBreak/>
          <w:drawing>
            <wp:inline distT="0" distB="0" distL="0" distR="0" wp14:anchorId="5A2028A6" wp14:editId="1EC45A0C">
              <wp:extent cx="5943600" cy="4224655"/>
              <wp:effectExtent l="0" t="0" r="0" b="4445"/>
              <wp:docPr id="2122416590" name="Picture 1" descr="A graph of a number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6590" name="Picture 1" descr="A graph of a number of graphs&#10;&#10;Description automatically generated with medium confidence"/>
                      <pic:cNvPicPr/>
                    </pic:nvPicPr>
                    <pic:blipFill>
                      <a:blip r:embed="rId13"/>
                      <a:stretch>
                        <a:fillRect/>
                      </a:stretch>
                    </pic:blipFill>
                    <pic:spPr>
                      <a:xfrm>
                        <a:off x="0" y="0"/>
                        <a:ext cx="5943600" cy="4224655"/>
                      </a:xfrm>
                      <a:prstGeom prst="rect">
                        <a:avLst/>
                      </a:prstGeom>
                    </pic:spPr>
                  </pic:pic>
                </a:graphicData>
              </a:graphic>
            </wp:inline>
          </w:drawing>
        </w:r>
        <w:commentRangeEnd w:id="508"/>
        <w:r>
          <w:rPr>
            <w:rStyle w:val="CommentReference"/>
            <w:rFonts w:asciiTheme="minorHAnsi" w:eastAsiaTheme="minorHAnsi" w:hAnsiTheme="minorHAnsi" w:cstheme="minorBidi"/>
            <w:kern w:val="2"/>
            <w14:ligatures w14:val="standardContextual"/>
          </w:rPr>
          <w:commentReference w:id="508"/>
        </w:r>
      </w:moveTo>
    </w:p>
    <w:p w14:paraId="1FC71582" w14:textId="77777777" w:rsidR="00796D4C" w:rsidRDefault="00796D4C" w:rsidP="00796D4C">
      <w:pPr>
        <w:pStyle w:val="p2"/>
        <w:spacing w:before="0" w:beforeAutospacing="0" w:after="0" w:afterAutospacing="0"/>
        <w:rPr>
          <w:moveTo w:id="510" w:author="Anila Mehta" w:date="2025-11-12T13:32:00Z"/>
          <w:color w:val="000000"/>
        </w:rPr>
      </w:pPr>
    </w:p>
    <w:p w14:paraId="3390EEA6" w14:textId="77777777" w:rsidR="00796D4C" w:rsidRDefault="00796D4C" w:rsidP="00796D4C">
      <w:pPr>
        <w:pStyle w:val="p2"/>
        <w:spacing w:before="0" w:beforeAutospacing="0" w:after="0" w:afterAutospacing="0"/>
        <w:rPr>
          <w:moveTo w:id="511" w:author="Anila Mehta" w:date="2025-11-12T13:32:00Z"/>
          <w:color w:val="000000"/>
        </w:rPr>
      </w:pPr>
    </w:p>
    <w:moveToRangeEnd w:id="500"/>
    <w:p w14:paraId="0A7BA5D8" w14:textId="77777777" w:rsidR="00796D4C" w:rsidRPr="006746ED" w:rsidRDefault="00796D4C">
      <w:pPr>
        <w:rPr>
          <w:rFonts w:ascii="Times New Roman" w:hAnsi="Times New Roman" w:cs="Times New Roman"/>
        </w:rPr>
      </w:pPr>
    </w:p>
    <w:sectPr w:rsidR="00796D4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62"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64" w:author="Brian Locke" w:date="2025-12-07T23:27:00Z" w:initials="BL">
    <w:p w14:paraId="78AB52EF" w14:textId="77777777" w:rsidR="00B63576" w:rsidRDefault="00B63576" w:rsidP="00B63576">
      <w:r>
        <w:rPr>
          <w:rStyle w:val="CommentReference"/>
        </w:rPr>
        <w:annotationRef/>
      </w:r>
      <w:r>
        <w:rPr>
          <w:sz w:val="20"/>
          <w:szCs w:val="20"/>
        </w:rPr>
        <w:t>what if we chopped all the way to: Arterial blood gases are the standard method for assessing ventilation and diagnosing hypercapnic respiratory failure, but they are painful, technically difficult, and carry procedural risks?</w:t>
      </w:r>
    </w:p>
  </w:comment>
  <w:comment w:id="84"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85" w:author="Brian Locke" w:date="2025-11-12T10:27:00Z" w:initials="BL">
    <w:p w14:paraId="2B32A62E" w14:textId="15A0ADEC" w:rsidR="00C81D68" w:rsidRDefault="00D1109E" w:rsidP="00C81D68">
      <w:r>
        <w:rPr>
          <w:rStyle w:val="CommentReference"/>
        </w:rPr>
        <w:annotationRef/>
      </w:r>
      <w:r w:rsidR="00C81D68">
        <w:rPr>
          <w:sz w:val="20"/>
          <w:szCs w:val="20"/>
        </w:rPr>
        <w:t xml:space="preserve">I'd add a bit of discussion framing why we separate analytic agreement vs prognostic relevance - </w:t>
      </w:r>
      <w:hyperlink r:id="rId1" w:history="1">
        <w:r w:rsidR="00C81D68" w:rsidRPr="008E76D8">
          <w:rPr>
            <w:rStyle w:val="Hyperlink"/>
            <w:sz w:val="20"/>
            <w:szCs w:val="20"/>
          </w:rPr>
          <w:t>https://ccforum.biomedcentral.com/articles/10.1186/s13054-025-05754-4</w:t>
        </w:r>
      </w:hyperlink>
      <w:r w:rsidR="00C81D68">
        <w:rPr>
          <w:sz w:val="20"/>
          <w:szCs w:val="20"/>
        </w:rPr>
        <w:t xml:space="preserve">  gives a nice example of some verbage we could use. </w:t>
      </w:r>
    </w:p>
  </w:comment>
  <w:comment w:id="108" w:author="Brian Locke" w:date="2025-11-12T10:28:00Z" w:initials="BL">
    <w:p w14:paraId="0DC418C8" w14:textId="1B0CF296" w:rsidR="00D1109E" w:rsidRDefault="00D1109E" w:rsidP="00D1109E">
      <w:r>
        <w:rPr>
          <w:rStyle w:val="CommentReference"/>
        </w:rPr>
        <w:annotationRef/>
      </w:r>
      <w:r>
        <w:rPr>
          <w:sz w:val="20"/>
          <w:szCs w:val="20"/>
        </w:rPr>
        <w:t>I'd end with a clear hypothesis (ie we expect them to be similarly predictive, supporting the functional utility of VBG in comparison to ABG) and a one‑line/half sentence design summary (ie. in a nationwide health record-based cohort)</w:t>
      </w:r>
    </w:p>
  </w:comment>
  <w:comment w:id="133" w:author="Brian Locke" w:date="2025-09-22T15:54:00Z" w:initials="BL">
    <w:p w14:paraId="728A8684" w14:textId="1B067191" w:rsidR="00A52488" w:rsidRDefault="00A52488" w:rsidP="00A52488">
      <w:r>
        <w:rPr>
          <w:rStyle w:val="CommentReference"/>
        </w:rPr>
        <w:annotationRef/>
      </w:r>
      <w:r>
        <w:rPr>
          <w:sz w:val="20"/>
          <w:szCs w:val="20"/>
        </w:rPr>
        <w:t>I'll look into the details here, I need to remind myself exactly what I did</w:t>
      </w:r>
    </w:p>
  </w:comment>
  <w:comment w:id="220"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290" w:author="Brian Locke" w:date="2025-09-22T15:36:00Z" w:initials="BL">
    <w:p w14:paraId="10E510C8" w14:textId="1394E901" w:rsidR="007A56D7" w:rsidRDefault="007A56D7" w:rsidP="007A56D7">
      <w:r>
        <w:rPr>
          <w:rStyle w:val="CommentReference"/>
        </w:rPr>
        <w:annotationRef/>
      </w:r>
      <w:r>
        <w:rPr>
          <w:sz w:val="20"/>
          <w:szCs w:val="20"/>
        </w:rPr>
        <w:t>we can ultimately put our results here.</w:t>
      </w:r>
    </w:p>
  </w:comment>
  <w:comment w:id="291" w:author="Brian Locke" w:date="2025-11-12T10:33:00Z" w:initials="BL">
    <w:p w14:paraId="2E284AA7" w14:textId="77777777" w:rsidR="009329C5" w:rsidRDefault="009329C5" w:rsidP="009329C5">
      <w:r>
        <w:rPr>
          <w:rStyle w:val="CommentReference"/>
        </w:rPr>
        <w:annotationRef/>
      </w:r>
      <w:r>
        <w:rPr>
          <w:sz w:val="20"/>
          <w:szCs w:val="20"/>
        </w:rPr>
        <w:t>we'll also probably want to state that  data cannot be shared (TriNetX DUA)</w:t>
      </w:r>
    </w:p>
  </w:comment>
  <w:comment w:id="298"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417" w:author="Brian Locke" w:date="2025-11-12T10:48:00Z" w:initials="BL">
    <w:p w14:paraId="1C52B7C4" w14:textId="77777777" w:rsidR="00D4253F" w:rsidRDefault="00D4253F" w:rsidP="00D4253F">
      <w:r>
        <w:rPr>
          <w:rStyle w:val="CommentReference"/>
        </w:rPr>
        <w:annotationRef/>
      </w:r>
      <w:r>
        <w:rPr>
          <w:sz w:val="20"/>
          <w:szCs w:val="20"/>
        </w:rPr>
        <w:t>This one, as well as probably a ROC curve - should probably go in the supplement.</w:t>
      </w:r>
    </w:p>
  </w:comment>
  <w:comment w:id="427" w:author="Brian Locke" w:date="2025-11-12T10:36:00Z" w:initials="BL">
    <w:p w14:paraId="0FFA4D1B" w14:textId="4BD3F09E" w:rsidR="009329C5" w:rsidRDefault="009329C5" w:rsidP="009329C5">
      <w:r>
        <w:rPr>
          <w:rStyle w:val="CommentReference"/>
        </w:rPr>
        <w:annotationRef/>
      </w:r>
      <w:r>
        <w:rPr>
          <w:sz w:val="20"/>
          <w:szCs w:val="20"/>
        </w:rPr>
        <w:t xml:space="preserve">should give one concrete number (e.g. OR at particular degree of elevation, or for the category of hypercapnia) per outcome for anchoring </w:t>
      </w:r>
    </w:p>
  </w:comment>
  <w:comment w:id="439"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473" w:author="Brian Locke" w:date="2025-11-12T10:40:00Z" w:initials="BL">
    <w:p w14:paraId="2D1A4DF3" w14:textId="1A13B67E" w:rsidR="009329C5" w:rsidRDefault="009329C5" w:rsidP="009329C5">
      <w:r>
        <w:rPr>
          <w:rStyle w:val="CommentReference"/>
        </w:rPr>
        <w:annotationRef/>
      </w:r>
      <w:r>
        <w:rPr>
          <w:sz w:val="20"/>
          <w:szCs w:val="20"/>
        </w:rPr>
        <w:t>I think more than generalizability, the main strength of the big-data approach is that we're able to flexibly model sampling and outcomes without overfitting the data.</w:t>
      </w:r>
    </w:p>
  </w:comment>
  <w:comment w:id="474"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475" w:author="Brian Locke" w:date="2025-12-08T06:55:00Z" w:initials="BL">
    <w:p w14:paraId="0902DD7B" w14:textId="77777777" w:rsidR="00012817" w:rsidRDefault="00012817" w:rsidP="00012817">
      <w:r>
        <w:rPr>
          <w:rStyle w:val="CommentReference"/>
        </w:rPr>
        <w:annotationRef/>
      </w:r>
      <w:r>
        <w:rPr>
          <w:sz w:val="20"/>
          <w:szCs w:val="20"/>
        </w:rPr>
        <w:t>I'm not sure that causal inference is really relevant - we're not so much trying to say that hypercapnia by ABG or VBG are causing anything - it's more of a predictive question than a causal one. Might say that that model misspecification and missing data might make it so that using ABG or VBG in practice might not as good? (ie we didn't measure that)</w:t>
      </w:r>
    </w:p>
  </w:comment>
  <w:comment w:id="476" w:author="Brian Locke" w:date="2025-11-12T10:40:00Z" w:initials="BL">
    <w:p w14:paraId="58DC6ED9" w14:textId="0480D6C4" w:rsidR="009329C5" w:rsidRDefault="009329C5" w:rsidP="009329C5">
      <w:r>
        <w:rPr>
          <w:rStyle w:val="CommentReference"/>
        </w:rPr>
        <w:annotationRef/>
      </w:r>
      <w:r>
        <w:rPr>
          <w:sz w:val="20"/>
          <w:szCs w:val="20"/>
        </w:rPr>
        <w:t>if there's particular confounders we couldn't adjust for (or couldn't adjust for well), we should enumerate them</w:t>
      </w:r>
    </w:p>
  </w:comment>
  <w:comment w:id="477" w:author="Brian Locke" w:date="2025-11-12T10:41:00Z" w:initials="BL">
    <w:p w14:paraId="0B791BBA" w14:textId="77777777" w:rsidR="009329C5" w:rsidRDefault="009329C5" w:rsidP="009329C5">
      <w:r>
        <w:rPr>
          <w:rStyle w:val="CommentReference"/>
        </w:rPr>
        <w:annotationRef/>
      </w:r>
      <w:r>
        <w:rPr>
          <w:sz w:val="20"/>
          <w:szCs w:val="20"/>
        </w:rPr>
        <w:t>actually just from hospital day 1 - but we should definitely mention that lack of a higher temporal resolution as a major limitation</w:t>
      </w:r>
    </w:p>
  </w:comment>
  <w:comment w:id="487" w:author="Brian Locke" w:date="2025-11-12T10:42:00Z" w:initials="BL">
    <w:p w14:paraId="7644185E" w14:textId="77777777" w:rsidR="00C81D68" w:rsidRDefault="009329C5" w:rsidP="00C81D68">
      <w:r>
        <w:rPr>
          <w:rStyle w:val="CommentReference"/>
        </w:rPr>
        <w:annotationRef/>
      </w:r>
      <w:r w:rsidR="00C81D68">
        <w:rPr>
          <w:sz w:val="20"/>
          <w:szCs w:val="20"/>
        </w:rPr>
        <w:t xml:space="preserve">idk if an RCT is really required... seems like pragmatic prospective cohort with protocolized testing  might be sufficient (ie. get around informed presence bias in EHR data and track outcomes). </w:t>
      </w:r>
    </w:p>
  </w:comment>
  <w:comment w:id="489"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494" w:author="Brian Locke" w:date="2025-09-22T16:03:00Z" w:initials="BL">
    <w:p w14:paraId="56896536" w14:textId="2DC2FE98"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2"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496"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508" w:author="Brian Locke" w:date="2025-11-12T10:48:00Z" w:initials="BL">
    <w:p w14:paraId="6DBF4DDB" w14:textId="77777777"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2EDC6" w15:done="0"/>
  <w15:commentEx w15:paraId="7A1BFE70" w15:done="1"/>
  <w15:commentEx w15:paraId="78AB52EF" w15:done="0"/>
  <w15:commentEx w15:paraId="16E540FB" w15:done="0"/>
  <w15:commentEx w15:paraId="2B32A62E" w15:done="0"/>
  <w15:commentEx w15:paraId="0DC418C8" w15:done="1"/>
  <w15:commentEx w15:paraId="728A8684" w15:done="0"/>
  <w15:commentEx w15:paraId="3304D96A" w15:done="0"/>
  <w15:commentEx w15:paraId="10E510C8" w15:done="0"/>
  <w15:commentEx w15:paraId="2E284AA7" w15:paraIdParent="10E510C8" w15:done="0"/>
  <w15:commentEx w15:paraId="3DD7373D" w15:done="0"/>
  <w15:commentEx w15:paraId="1C52B7C4" w15:done="0"/>
  <w15:commentEx w15:paraId="0FFA4D1B" w15:done="0"/>
  <w15:commentEx w15:paraId="63195A23" w15:done="0"/>
  <w15:commentEx w15:paraId="2D1A4DF3" w15:done="0"/>
  <w15:commentEx w15:paraId="7B6EDB17" w15:done="0"/>
  <w15:commentEx w15:paraId="0902DD7B" w15:done="0"/>
  <w15:commentEx w15:paraId="58DC6ED9" w15:done="0"/>
  <w15:commentEx w15:paraId="0B791BBA" w15:done="1"/>
  <w15:commentEx w15:paraId="7644185E" w15:done="0"/>
  <w15:commentEx w15:paraId="5731BABE" w15:done="0"/>
  <w15:commentEx w15:paraId="56896536" w15:done="1"/>
  <w15:commentEx w15:paraId="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14831" w16cex:dateUtc="2025-11-12T17:44:00Z"/>
  <w16cex:commentExtensible w16cex:durableId="4926BBB3" w16cex:dateUtc="2025-11-12T17:24:00Z"/>
  <w16cex:commentExtensible w16cex:durableId="1CDF5F2D" w16cex:dateUtc="2025-12-08T06:27:00Z"/>
  <w16cex:commentExtensible w16cex:durableId="63E3A8EE" w16cex:dateUtc="2025-12-08T06:41:00Z"/>
  <w16cex:commentExtensible w16cex:durableId="0CAC6456" w16cex:dateUtc="2025-11-12T17:27:00Z"/>
  <w16cex:commentExtensible w16cex:durableId="34931A0C" w16cex:dateUtc="2025-11-12T17:28:00Z"/>
  <w16cex:commentExtensible w16cex:durableId="36DAB0DB" w16cex:dateUtc="2025-09-22T21:54:00Z"/>
  <w16cex:commentExtensible w16cex:durableId="74AEC6EB" w16cex:dateUtc="2025-11-12T17:31:00Z"/>
  <w16cex:commentExtensible w16cex:durableId="0C329DFC" w16cex:dateUtc="2025-09-22T21:36:00Z"/>
  <w16cex:commentExtensible w16cex:durableId="042FAD20" w16cex:dateUtc="2025-11-12T17:33:00Z"/>
  <w16cex:commentExtensible w16cex:durableId="2485A17F" w16cex:dateUtc="2025-09-22T21:55:00Z"/>
  <w16cex:commentExtensible w16cex:durableId="57F69877" w16cex:dateUtc="2025-11-12T17:48:00Z"/>
  <w16cex:commentExtensible w16cex:durableId="0C2B2953" w16cex:dateUtc="2025-11-12T17:36:00Z"/>
  <w16cex:commentExtensible w16cex:durableId="41CEE119" w16cex:dateUtc="2025-12-08T13:49:00Z"/>
  <w16cex:commentExtensible w16cex:durableId="4DCB1F4D" w16cex:dateUtc="2025-11-12T17:40:00Z"/>
  <w16cex:commentExtensible w16cex:durableId="75910C5C" w16cex:dateUtc="2025-12-08T13:53:00Z"/>
  <w16cex:commentExtensible w16cex:durableId="432F7DB3" w16cex:dateUtc="2025-12-08T13:55:00Z"/>
  <w16cex:commentExtensible w16cex:durableId="14AD1A8F" w16cex:dateUtc="2025-11-12T17:40:00Z"/>
  <w16cex:commentExtensible w16cex:durableId="23DCC36D" w16cex:dateUtc="2025-11-12T17:41:00Z"/>
  <w16cex:commentExtensible w16cex:durableId="09A0B7D9" w16cex:dateUtc="2025-11-12T17:42:00Z"/>
  <w16cex:commentExtensible w16cex:durableId="0D0F6262" w16cex:dateUtc="2025-12-08T13:56:00Z"/>
  <w16cex:commentExtensible w16cex:durableId="08937769" w16cex:dateUtc="2025-09-22T22:03:00Z"/>
  <w16cex:commentExtensible w16cex:durableId="2CE75F68" w16cex:dateUtc="2025-11-12T17:4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2EDC6" w16cid:durableId="3C614831"/>
  <w16cid:commentId w16cid:paraId="7A1BFE70" w16cid:durableId="4926BBB3"/>
  <w16cid:commentId w16cid:paraId="78AB52EF" w16cid:durableId="1CDF5F2D"/>
  <w16cid:commentId w16cid:paraId="16E540FB" w16cid:durableId="63E3A8EE"/>
  <w16cid:commentId w16cid:paraId="2B32A62E" w16cid:durableId="0CAC6456"/>
  <w16cid:commentId w16cid:paraId="0DC418C8" w16cid:durableId="34931A0C"/>
  <w16cid:commentId w16cid:paraId="728A8684" w16cid:durableId="36DAB0DB"/>
  <w16cid:commentId w16cid:paraId="3304D96A" w16cid:durableId="74AEC6EB"/>
  <w16cid:commentId w16cid:paraId="10E510C8" w16cid:durableId="0C329DFC"/>
  <w16cid:commentId w16cid:paraId="2E284AA7" w16cid:durableId="042FAD20"/>
  <w16cid:commentId w16cid:paraId="3DD7373D" w16cid:durableId="2485A17F"/>
  <w16cid:commentId w16cid:paraId="1C52B7C4" w16cid:durableId="57F69877"/>
  <w16cid:commentId w16cid:paraId="0FFA4D1B" w16cid:durableId="0C2B2953"/>
  <w16cid:commentId w16cid:paraId="63195A23" w16cid:durableId="41CEE119"/>
  <w16cid:commentId w16cid:paraId="2D1A4DF3" w16cid:durableId="4DCB1F4D"/>
  <w16cid:commentId w16cid:paraId="7B6EDB17" w16cid:durableId="75910C5C"/>
  <w16cid:commentId w16cid:paraId="0902DD7B" w16cid:durableId="432F7DB3"/>
  <w16cid:commentId w16cid:paraId="58DC6ED9" w16cid:durableId="14AD1A8F"/>
  <w16cid:commentId w16cid:paraId="0B791BBA" w16cid:durableId="23DCC36D"/>
  <w16cid:commentId w16cid:paraId="7644185E" w16cid:durableId="09A0B7D9"/>
  <w16cid:commentId w16cid:paraId="5731BABE" w16cid:durableId="0D0F6262"/>
  <w16cid:commentId w16cid:paraId="56896536" w16cid:durableId="08937769"/>
  <w16cid:commentId w16cid:paraId="15626216" w16cid:durableId="2CE75F68"/>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9"/>
  </w:num>
  <w:num w:numId="2" w16cid:durableId="595556395">
    <w:abstractNumId w:val="2"/>
  </w:num>
  <w:num w:numId="3" w16cid:durableId="1632125910">
    <w:abstractNumId w:val="0"/>
  </w:num>
  <w:num w:numId="4" w16cid:durableId="948049133">
    <w:abstractNumId w:val="6"/>
  </w:num>
  <w:num w:numId="5" w16cid:durableId="1530219149">
    <w:abstractNumId w:val="5"/>
  </w:num>
  <w:num w:numId="6" w16cid:durableId="559026416">
    <w:abstractNumId w:val="8"/>
  </w:num>
  <w:num w:numId="7" w16cid:durableId="1650206624">
    <w:abstractNumId w:val="4"/>
  </w:num>
  <w:num w:numId="8" w16cid:durableId="1271814131">
    <w:abstractNumId w:val="3"/>
  </w:num>
  <w:num w:numId="9" w16cid:durableId="240337973">
    <w:abstractNumId w:val="7"/>
  </w:num>
  <w:num w:numId="10" w16cid:durableId="274335340">
    <w:abstractNumId w:val="10"/>
  </w:num>
  <w:num w:numId="11" w16cid:durableId="1527519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B1A"/>
    <w:rsid w:val="0001560E"/>
    <w:rsid w:val="0001686B"/>
    <w:rsid w:val="00023368"/>
    <w:rsid w:val="000329AB"/>
    <w:rsid w:val="00036A1F"/>
    <w:rsid w:val="000901F9"/>
    <w:rsid w:val="001249AC"/>
    <w:rsid w:val="00127836"/>
    <w:rsid w:val="00130945"/>
    <w:rsid w:val="00141EF3"/>
    <w:rsid w:val="00167A49"/>
    <w:rsid w:val="001A2A15"/>
    <w:rsid w:val="001B7B55"/>
    <w:rsid w:val="001F3608"/>
    <w:rsid w:val="002048EE"/>
    <w:rsid w:val="00205822"/>
    <w:rsid w:val="00206BCD"/>
    <w:rsid w:val="002675EA"/>
    <w:rsid w:val="0029620F"/>
    <w:rsid w:val="002C0F26"/>
    <w:rsid w:val="00366EC5"/>
    <w:rsid w:val="003974ED"/>
    <w:rsid w:val="003D5D94"/>
    <w:rsid w:val="0042458F"/>
    <w:rsid w:val="00426255"/>
    <w:rsid w:val="00441AC6"/>
    <w:rsid w:val="00444422"/>
    <w:rsid w:val="00455F0D"/>
    <w:rsid w:val="00474628"/>
    <w:rsid w:val="00491638"/>
    <w:rsid w:val="004A44BC"/>
    <w:rsid w:val="004B59DA"/>
    <w:rsid w:val="005122E1"/>
    <w:rsid w:val="00512974"/>
    <w:rsid w:val="00517CCE"/>
    <w:rsid w:val="00542602"/>
    <w:rsid w:val="00562DD2"/>
    <w:rsid w:val="00573A39"/>
    <w:rsid w:val="00582361"/>
    <w:rsid w:val="00585875"/>
    <w:rsid w:val="005A3508"/>
    <w:rsid w:val="005B1016"/>
    <w:rsid w:val="005D4E8A"/>
    <w:rsid w:val="00616842"/>
    <w:rsid w:val="00630A4A"/>
    <w:rsid w:val="006544FD"/>
    <w:rsid w:val="00654FD4"/>
    <w:rsid w:val="006746ED"/>
    <w:rsid w:val="00684926"/>
    <w:rsid w:val="00685BF4"/>
    <w:rsid w:val="00696B36"/>
    <w:rsid w:val="006A1A0A"/>
    <w:rsid w:val="006B10FD"/>
    <w:rsid w:val="006F20D0"/>
    <w:rsid w:val="00712B5C"/>
    <w:rsid w:val="007257FA"/>
    <w:rsid w:val="007666D7"/>
    <w:rsid w:val="00767F19"/>
    <w:rsid w:val="0079139F"/>
    <w:rsid w:val="00792B14"/>
    <w:rsid w:val="00796D4C"/>
    <w:rsid w:val="007A56D7"/>
    <w:rsid w:val="007B144D"/>
    <w:rsid w:val="007C328F"/>
    <w:rsid w:val="007F201E"/>
    <w:rsid w:val="00834607"/>
    <w:rsid w:val="00842D49"/>
    <w:rsid w:val="0087161F"/>
    <w:rsid w:val="008A1CF7"/>
    <w:rsid w:val="008A38A0"/>
    <w:rsid w:val="008F038C"/>
    <w:rsid w:val="00907981"/>
    <w:rsid w:val="00912422"/>
    <w:rsid w:val="0092438A"/>
    <w:rsid w:val="009254DB"/>
    <w:rsid w:val="009329C5"/>
    <w:rsid w:val="00971134"/>
    <w:rsid w:val="009961A5"/>
    <w:rsid w:val="009B45F8"/>
    <w:rsid w:val="009D2F0E"/>
    <w:rsid w:val="00A16840"/>
    <w:rsid w:val="00A52488"/>
    <w:rsid w:val="00A90844"/>
    <w:rsid w:val="00A97944"/>
    <w:rsid w:val="00AA5DED"/>
    <w:rsid w:val="00AB166B"/>
    <w:rsid w:val="00AC2459"/>
    <w:rsid w:val="00AC3978"/>
    <w:rsid w:val="00AE17B0"/>
    <w:rsid w:val="00B045D4"/>
    <w:rsid w:val="00B21F6A"/>
    <w:rsid w:val="00B246CC"/>
    <w:rsid w:val="00B40D57"/>
    <w:rsid w:val="00B63576"/>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A5324"/>
    <w:rsid w:val="00CC677B"/>
    <w:rsid w:val="00CD2BCB"/>
    <w:rsid w:val="00CD53B6"/>
    <w:rsid w:val="00CE29FF"/>
    <w:rsid w:val="00CF2F66"/>
    <w:rsid w:val="00D1109E"/>
    <w:rsid w:val="00D222E7"/>
    <w:rsid w:val="00D4253F"/>
    <w:rsid w:val="00D61DF5"/>
    <w:rsid w:val="00D7072B"/>
    <w:rsid w:val="00D762CE"/>
    <w:rsid w:val="00D77C5D"/>
    <w:rsid w:val="00D930F1"/>
    <w:rsid w:val="00D96756"/>
    <w:rsid w:val="00DB2487"/>
    <w:rsid w:val="00DD2D6F"/>
    <w:rsid w:val="00DF3A61"/>
    <w:rsid w:val="00DF6E20"/>
    <w:rsid w:val="00E005A5"/>
    <w:rsid w:val="00E71005"/>
    <w:rsid w:val="00E776E4"/>
    <w:rsid w:val="00E84485"/>
    <w:rsid w:val="00E93A4C"/>
    <w:rsid w:val="00E97003"/>
    <w:rsid w:val="00EB5CEC"/>
    <w:rsid w:val="00EF5250"/>
    <w:rsid w:val="00F42AE1"/>
    <w:rsid w:val="00F76534"/>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zotero.org/groups/6192411/abg-vbg_literature" TargetMode="External"/><Relationship Id="rId1" Type="http://schemas.openxmlformats.org/officeDocument/2006/relationships/hyperlink" Target="https://ccforum.biomedcentral.com/articles/10.1186/s13054-025-05754-4"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5616</Words>
  <Characters>32017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Brian Locke</cp:lastModifiedBy>
  <cp:revision>4</cp:revision>
  <dcterms:created xsi:type="dcterms:W3CDTF">2025-12-08T03:51:00Z</dcterms:created>
  <dcterms:modified xsi:type="dcterms:W3CDTF">2025-12-08T13:58:00Z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