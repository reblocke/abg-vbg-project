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941D" w14:textId="1BF8A0EF" w:rsidR="00014B1A" w:rsidRDefault="00014B1A" w:rsidP="00014B1A">
      <w:pPr>
        <w:pStyle w:val="p1"/>
        <w:spacing w:before="0" w:beforeAutospacing="0" w:after="0" w:afterAutospacing="0"/>
        <w:rPr>
          <w:rStyle w:val="s1"/>
          <w:b/>
          <w:bCs/>
          <w:color w:val="000000"/>
          <w:u w:val="single"/>
        </w:rPr>
      </w:pPr>
      <w:r w:rsidRPr="00CB6268">
        <w:rPr>
          <w:b/>
          <w:bCs/>
          <w:color w:val="000000"/>
        </w:rPr>
        <w:t>ROUGH DRAFT</w:t>
      </w:r>
    </w:p>
    <w:p w14:paraId="41CBCC44" w14:textId="77777777" w:rsidR="00014B1A" w:rsidRDefault="00014B1A" w:rsidP="00014B1A">
      <w:pPr>
        <w:pStyle w:val="p1"/>
        <w:spacing w:before="0" w:beforeAutospacing="0" w:after="0" w:afterAutospacing="0"/>
        <w:rPr>
          <w:rStyle w:val="s1"/>
          <w:b/>
          <w:bCs/>
          <w:color w:val="000000"/>
          <w:u w:val="single"/>
        </w:rPr>
      </w:pPr>
    </w:p>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rFonts w:asciiTheme="minorHAnsi" w:eastAsiaTheme="minorHAnsi" w:hAnsiTheme="minorHAnsi" w:cstheme="minorBidi"/>
          <w:kern w:val="2"/>
          <w14:ligatures w14:val="standardContextual"/>
        </w:rPr>
        <w:commentReference w:id="0"/>
      </w:r>
    </w:p>
    <w:p w14:paraId="2FD8BB14" w14:textId="77777777" w:rsidR="006B10FD" w:rsidRDefault="006B10FD" w:rsidP="00014B1A">
      <w:pPr>
        <w:pStyle w:val="p2"/>
        <w:spacing w:before="0" w:beforeAutospacing="0" w:after="0" w:afterAutospacing="0"/>
        <w:rPr>
          <w:color w:val="000000"/>
        </w:rPr>
      </w:pPr>
    </w:p>
    <w:p w14:paraId="5666C251" w14:textId="579B33B8" w:rsidR="006B10FD" w:rsidRPr="00663A2A" w:rsidRDefault="006B10FD" w:rsidP="00014B1A">
      <w:pPr>
        <w:pStyle w:val="p2"/>
        <w:spacing w:before="0" w:beforeAutospacing="0" w:after="0" w:afterAutospacing="0"/>
        <w:rPr>
          <w:b/>
          <w:bCs/>
          <w:color w:val="000000"/>
          <w:u w:val="single"/>
        </w:rPr>
      </w:pPr>
      <w:r w:rsidRPr="00663A2A">
        <w:rPr>
          <w:b/>
          <w:bCs/>
          <w:color w:val="000000"/>
          <w:u w:val="single"/>
        </w:rPr>
        <w:t>Authors:</w:t>
      </w:r>
    </w:p>
    <w:p w14:paraId="512B92CF" w14:textId="77777777" w:rsidR="006B10FD" w:rsidRPr="006B10FD" w:rsidRDefault="006B10FD" w:rsidP="00014B1A">
      <w:pPr>
        <w:pStyle w:val="p2"/>
        <w:spacing w:before="0" w:beforeAutospacing="0" w:after="0" w:afterAutospacing="0"/>
        <w:rPr>
          <w:color w:val="000000"/>
        </w:rPr>
      </w:pPr>
    </w:p>
    <w:p w14:paraId="1B427DC5" w14:textId="1CEC426F" w:rsidR="006B10FD" w:rsidRPr="006B10FD" w:rsidRDefault="006B10FD" w:rsidP="00014B1A">
      <w:pPr>
        <w:pStyle w:val="p2"/>
        <w:spacing w:before="0" w:beforeAutospacing="0" w:after="0" w:afterAutospacing="0"/>
        <w:rPr>
          <w:color w:val="000000"/>
        </w:rPr>
      </w:pPr>
      <w:r w:rsidRPr="006B10FD">
        <w:rPr>
          <w:color w:val="000000"/>
        </w:rPr>
        <w:t>Anila Mehta MD</w:t>
      </w:r>
      <w:r w:rsidRPr="00663A2A">
        <w:rPr>
          <w:color w:val="000000"/>
          <w:vertAlign w:val="superscript"/>
        </w:rPr>
        <w:t>1</w:t>
      </w:r>
      <w:r w:rsidRPr="006B10FD">
        <w:rPr>
          <w:color w:val="000000"/>
        </w:rPr>
        <w:t>, Jeanette P. Brown MD, PhD</w:t>
      </w:r>
      <w:r w:rsidRPr="00663A2A">
        <w:rPr>
          <w:color w:val="000000"/>
          <w:vertAlign w:val="superscript"/>
        </w:rPr>
        <w:t>2</w:t>
      </w:r>
      <w:r w:rsidRPr="006B10FD">
        <w:rPr>
          <w:color w:val="000000"/>
        </w:rPr>
        <w:t xml:space="preserve">, </w:t>
      </w:r>
      <w:proofErr w:type="spellStart"/>
      <w:r w:rsidRPr="006B10FD">
        <w:rPr>
          <w:color w:val="000000"/>
        </w:rPr>
        <w:t>Ramkiran</w:t>
      </w:r>
      <w:proofErr w:type="spellEnd"/>
      <w:r w:rsidRPr="006B10FD">
        <w:rPr>
          <w:color w:val="000000"/>
        </w:rPr>
        <w:t xml:space="preserve"> Gouripeddi MBBS MSc</w:t>
      </w:r>
      <w:r w:rsidRPr="00663A2A">
        <w:rPr>
          <w:color w:val="000000"/>
          <w:vertAlign w:val="superscript"/>
        </w:rPr>
        <w:t>3</w:t>
      </w:r>
      <w:r w:rsidRPr="006B10FD">
        <w:rPr>
          <w:color w:val="000000"/>
        </w:rPr>
        <w:t>, Ithan Peltan</w:t>
      </w:r>
      <w:r w:rsidRPr="00663A2A">
        <w:rPr>
          <w:color w:val="000000"/>
          <w:vertAlign w:val="superscript"/>
        </w:rPr>
        <w:t>4</w:t>
      </w:r>
      <w:r w:rsidRPr="006B10FD">
        <w:rPr>
          <w:color w:val="000000"/>
        </w:rPr>
        <w:t>, Brian W. Locke MD, MSc</w:t>
      </w:r>
      <w:r w:rsidRPr="00663A2A">
        <w:rPr>
          <w:color w:val="000000"/>
          <w:vertAlign w:val="superscript"/>
        </w:rPr>
        <w:t>4</w:t>
      </w:r>
    </w:p>
    <w:p w14:paraId="1FD6C457" w14:textId="77777777" w:rsidR="006B10FD" w:rsidRPr="006B10FD" w:rsidRDefault="006B10FD" w:rsidP="00014B1A">
      <w:pPr>
        <w:pStyle w:val="p2"/>
        <w:spacing w:before="0" w:beforeAutospacing="0" w:after="0" w:afterAutospacing="0"/>
        <w:rPr>
          <w:color w:val="000000"/>
        </w:rPr>
      </w:pPr>
    </w:p>
    <w:p w14:paraId="3FA64613" w14:textId="5A42ADC6"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1</w:t>
      </w:r>
      <w:r w:rsidRPr="00663A2A">
        <w:rPr>
          <w:rFonts w:ascii="Times New Roman" w:eastAsia="Times New Roman" w:hAnsi="Times New Roman" w:cs="Times New Roman"/>
          <w:color w:val="000000"/>
          <w:kern w:val="0"/>
          <w14:ligatures w14:val="none"/>
        </w:rPr>
        <w:t>University of Utah Internal Medicine Residency</w:t>
      </w:r>
    </w:p>
    <w:p w14:paraId="68DB2576" w14:textId="7A8604C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 xml:space="preserve">2 </w:t>
      </w:r>
      <w:r w:rsidRPr="00663A2A">
        <w:rPr>
          <w:rFonts w:ascii="Times New Roman" w:eastAsia="Times New Roman" w:hAnsi="Times New Roman" w:cs="Times New Roman"/>
          <w:color w:val="000000"/>
          <w:kern w:val="0"/>
          <w14:ligatures w14:val="none"/>
        </w:rPr>
        <w:t>Division of Pulmonary, Critical Care, and Occupational Pulmonary Medicine, University of Utah</w:t>
      </w:r>
    </w:p>
    <w:p w14:paraId="3A39028C" w14:textId="3449E19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shd w:val="clear" w:color="auto" w:fill="FFFFFF"/>
          <w:vertAlign w:val="superscript"/>
          <w14:ligatures w14:val="none"/>
        </w:rPr>
        <w:t>3</w:t>
      </w:r>
      <w:r w:rsidRPr="00663A2A">
        <w:rPr>
          <w:rFonts w:ascii="Times New Roman" w:eastAsia="Times New Roman" w:hAnsi="Times New Roman" w:cs="Times New Roman"/>
          <w:color w:val="000000"/>
          <w:kern w:val="0"/>
          <w:shd w:val="clear" w:color="auto" w:fill="FFFFFF"/>
          <w14:ligatures w14:val="none"/>
        </w:rPr>
        <w:t>Department of Biomedical Informatics, University of Utah</w:t>
      </w:r>
    </w:p>
    <w:p w14:paraId="486B0C16" w14:textId="70D75C49" w:rsidR="006B10FD" w:rsidRDefault="006B10FD" w:rsidP="006B10FD">
      <w:pPr>
        <w:rPr>
          <w:rFonts w:ascii="Times New Roman" w:eastAsia="Times New Roman" w:hAnsi="Times New Roman" w:cs="Times New Roman"/>
          <w:color w:val="000000"/>
          <w:kern w:val="0"/>
          <w:shd w:val="clear" w:color="auto" w:fill="FFFFFF"/>
          <w14:ligatures w14:val="none"/>
        </w:rPr>
      </w:pPr>
      <w:r w:rsidRPr="00663A2A">
        <w:rPr>
          <w:rFonts w:ascii="Times New Roman" w:eastAsia="Times New Roman" w:hAnsi="Times New Roman" w:cs="Times New Roman"/>
          <w:color w:val="000000"/>
          <w:kern w:val="0"/>
          <w:vertAlign w:val="superscript"/>
          <w14:ligatures w14:val="none"/>
        </w:rPr>
        <w:t>4</w:t>
      </w:r>
      <w:r w:rsidRPr="00663A2A">
        <w:rPr>
          <w:rFonts w:ascii="Times New Roman" w:eastAsia="Times New Roman" w:hAnsi="Times New Roman" w:cs="Times New Roman"/>
          <w:color w:val="000000"/>
          <w:kern w:val="0"/>
          <w:shd w:val="clear" w:color="auto" w:fill="FFFFFF"/>
          <w14:ligatures w14:val="none"/>
        </w:rPr>
        <w:t>Department of Pulmonary and Critical Care, Intermountain Medical Center. </w:t>
      </w:r>
    </w:p>
    <w:p w14:paraId="27DD7392" w14:textId="77777777" w:rsidR="008F3B13" w:rsidRDefault="008F3B13" w:rsidP="006B10FD">
      <w:pPr>
        <w:rPr>
          <w:rFonts w:ascii="Times New Roman" w:eastAsia="Times New Roman" w:hAnsi="Times New Roman" w:cs="Times New Roman"/>
          <w:color w:val="000000"/>
          <w:kern w:val="0"/>
          <w:shd w:val="clear" w:color="auto" w:fill="FFFFFF"/>
          <w14:ligatures w14:val="none"/>
        </w:rPr>
      </w:pPr>
    </w:p>
    <w:p w14:paraId="3334A8AF" w14:textId="207B6BF1" w:rsidR="008F3B13" w:rsidRPr="00E171A4" w:rsidRDefault="008F3B13"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Funding: </w:t>
      </w:r>
    </w:p>
    <w:p w14:paraId="301799FB" w14:textId="77777777" w:rsidR="008F3B13" w:rsidRPr="00E171A4" w:rsidRDefault="008F3B13" w:rsidP="006B10FD">
      <w:pPr>
        <w:rPr>
          <w:rFonts w:ascii="Times New Roman" w:eastAsia="Times New Roman" w:hAnsi="Times New Roman" w:cs="Times New Roman"/>
          <w:color w:val="000000"/>
          <w:kern w:val="0"/>
          <w:shd w:val="clear" w:color="auto" w:fill="FFFFFF"/>
          <w14:ligatures w14:val="none"/>
        </w:rPr>
      </w:pPr>
    </w:p>
    <w:p w14:paraId="2127D025"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4C548CD" w14:textId="48F0B187" w:rsidR="006B10FD" w:rsidRPr="00E171A4"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Conflicts of Interest:</w:t>
      </w:r>
    </w:p>
    <w:p w14:paraId="551E3962"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DF28B8" w14:textId="32629592" w:rsidR="006B10FD" w:rsidRDefault="007666D7" w:rsidP="006B10FD">
      <w:pPr>
        <w:rPr>
          <w:rFonts w:ascii="Times New Roman" w:eastAsia="Times New Roman" w:hAnsi="Times New Roman" w:cs="Times New Roman"/>
          <w:color w:val="000000"/>
          <w:kern w:val="0"/>
          <w:shd w:val="clear" w:color="auto" w:fill="FFFFFF"/>
          <w14:ligatures w14:val="none"/>
        </w:rPr>
      </w:pPr>
      <w:r>
        <w:rPr>
          <w:rFonts w:ascii="Times New Roman" w:eastAsia="Times New Roman" w:hAnsi="Times New Roman" w:cs="Times New Roman"/>
          <w:color w:val="000000"/>
          <w:kern w:val="0"/>
          <w:shd w:val="clear" w:color="auto" w:fill="FFFFFF"/>
          <w14:ligatures w14:val="none"/>
        </w:rPr>
        <w:t>B.W.L. equity interest with Mountain Biometrics, a medical AI startup.</w:t>
      </w:r>
    </w:p>
    <w:p w14:paraId="67AC0EEA"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Author Contributions:</w:t>
      </w:r>
    </w:p>
    <w:p w14:paraId="73C75F47"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2AE6CEB7" w14:textId="754BAF13" w:rsidR="007666D7" w:rsidRDefault="00023368" w:rsidP="006B10FD">
      <w:pPr>
        <w:rPr>
          <w:rFonts w:ascii="Times New Roman" w:eastAsia="Times New Roman" w:hAnsi="Times New Roman" w:cs="Times New Roman"/>
          <w:b/>
          <w:bCs/>
          <w:color w:val="000000"/>
          <w:kern w:val="0"/>
          <w:u w:val="single"/>
          <w:shd w:val="clear" w:color="auto" w:fill="FFFFFF"/>
          <w14:ligatures w14:val="none"/>
        </w:rPr>
      </w:pPr>
      <w:r>
        <w:rPr>
          <w:rFonts w:ascii="Times New Roman" w:eastAsia="Times New Roman" w:hAnsi="Times New Roman" w:cs="Times New Roman"/>
          <w:b/>
          <w:bCs/>
          <w:color w:val="000000"/>
          <w:kern w:val="0"/>
          <w:u w:val="single"/>
          <w:shd w:val="clear" w:color="auto" w:fill="FFFFFF"/>
          <w14:ligatures w14:val="none"/>
        </w:rPr>
        <w:t xml:space="preserve">Data/Code Availability Statements: </w:t>
      </w:r>
    </w:p>
    <w:p w14:paraId="4889051D" w14:textId="40C2CBF7" w:rsidR="006B10FD"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Statistical code is available at </w:t>
      </w:r>
      <w:hyperlink r:id="rId10" w:history="1">
        <w:r w:rsidRPr="00E171A4">
          <w:rPr>
            <w:rStyle w:val="Hyperlink"/>
            <w:rFonts w:ascii="Times New Roman" w:eastAsia="Times New Roman" w:hAnsi="Times New Roman" w:cs="Times New Roman"/>
            <w:kern w:val="0"/>
            <w:shd w:val="clear" w:color="auto" w:fill="FFFFFF"/>
            <w14:ligatures w14:val="none"/>
          </w:rPr>
          <w:t>https://github.com/reblocke/abg-vbg-project</w:t>
        </w:r>
      </w:hyperlink>
      <w:r w:rsidRPr="00E171A4">
        <w:rPr>
          <w:rFonts w:ascii="Times New Roman" w:eastAsia="Times New Roman" w:hAnsi="Times New Roman" w:cs="Times New Roman"/>
          <w:color w:val="000000"/>
          <w:kern w:val="0"/>
          <w:u w:val="single"/>
          <w:shd w:val="clear" w:color="auto" w:fill="FFFFFF"/>
          <w14:ligatures w14:val="none"/>
        </w:rPr>
        <w:t xml:space="preserve"> </w:t>
      </w:r>
    </w:p>
    <w:p w14:paraId="488A420A" w14:textId="39484825" w:rsidR="007666D7" w:rsidRPr="000968AC" w:rsidRDefault="007666D7" w:rsidP="006B10FD">
      <w:pPr>
        <w:rPr>
          <w:rFonts w:ascii="Times New Roman" w:eastAsia="Times New Roman" w:hAnsi="Times New Roman" w:cs="Times New Roman"/>
          <w:color w:val="000000"/>
          <w:kern w:val="0"/>
          <w:shd w:val="clear" w:color="auto" w:fill="FFFFFF"/>
          <w14:ligatures w14:val="none"/>
          <w:rPrChange w:id="1" w:author="Brian Locke" w:date="2026-01-01T09:38:00Z" w16du:dateUtc="2026-01-01T16:38:00Z">
            <w:rPr>
              <w:rFonts w:ascii="Times New Roman" w:eastAsia="Times New Roman" w:hAnsi="Times New Roman" w:cs="Times New Roman"/>
              <w:color w:val="000000"/>
              <w:kern w:val="0"/>
              <w:u w:val="single"/>
              <w:shd w:val="clear" w:color="auto" w:fill="FFFFFF"/>
              <w14:ligatures w14:val="none"/>
            </w:rPr>
          </w:rPrChange>
        </w:rPr>
      </w:pPr>
      <w:r w:rsidRPr="000968AC">
        <w:rPr>
          <w:rFonts w:ascii="Times New Roman" w:eastAsia="Times New Roman" w:hAnsi="Times New Roman" w:cs="Times New Roman"/>
          <w:color w:val="000000"/>
          <w:kern w:val="0"/>
          <w:shd w:val="clear" w:color="auto" w:fill="FFFFFF"/>
          <w14:ligatures w14:val="none"/>
          <w:rPrChange w:id="2" w:author="Brian Locke" w:date="2026-01-01T09:38:00Z" w16du:dateUtc="2026-01-01T16:38:00Z">
            <w:rPr>
              <w:rFonts w:ascii="Times New Roman" w:eastAsia="Times New Roman" w:hAnsi="Times New Roman" w:cs="Times New Roman"/>
              <w:color w:val="000000"/>
              <w:kern w:val="0"/>
              <w:u w:val="single"/>
              <w:shd w:val="clear" w:color="auto" w:fill="FFFFFF"/>
              <w14:ligatures w14:val="none"/>
            </w:rPr>
          </w:rPrChange>
        </w:rPr>
        <w:t xml:space="preserve">Individual patient data is from </w:t>
      </w:r>
      <w:proofErr w:type="spellStart"/>
      <w:r w:rsidRPr="000968AC">
        <w:rPr>
          <w:rFonts w:ascii="Times New Roman" w:eastAsia="Times New Roman" w:hAnsi="Times New Roman" w:cs="Times New Roman"/>
          <w:color w:val="000000"/>
          <w:kern w:val="0"/>
          <w:shd w:val="clear" w:color="auto" w:fill="FFFFFF"/>
          <w14:ligatures w14:val="none"/>
          <w:rPrChange w:id="3" w:author="Brian Locke" w:date="2026-01-01T09:38:00Z" w16du:dateUtc="2026-01-01T16:38:00Z">
            <w:rPr>
              <w:rFonts w:ascii="Times New Roman" w:eastAsia="Times New Roman" w:hAnsi="Times New Roman" w:cs="Times New Roman"/>
              <w:color w:val="000000"/>
              <w:kern w:val="0"/>
              <w:u w:val="single"/>
              <w:shd w:val="clear" w:color="auto" w:fill="FFFFFF"/>
              <w14:ligatures w14:val="none"/>
            </w:rPr>
          </w:rPrChange>
        </w:rPr>
        <w:t>TriNetX</w:t>
      </w:r>
      <w:proofErr w:type="spellEnd"/>
      <w:r w:rsidRPr="000968AC">
        <w:rPr>
          <w:rFonts w:ascii="Times New Roman" w:eastAsia="Times New Roman" w:hAnsi="Times New Roman" w:cs="Times New Roman"/>
          <w:color w:val="000000"/>
          <w:kern w:val="0"/>
          <w:shd w:val="clear" w:color="auto" w:fill="FFFFFF"/>
          <w14:ligatures w14:val="none"/>
          <w:rPrChange w:id="4" w:author="Brian Locke" w:date="2026-01-01T09:38:00Z" w16du:dateUtc="2026-01-01T16:38:00Z">
            <w:rPr>
              <w:rFonts w:ascii="Times New Roman" w:eastAsia="Times New Roman" w:hAnsi="Times New Roman" w:cs="Times New Roman"/>
              <w:color w:val="000000"/>
              <w:kern w:val="0"/>
              <w:u w:val="single"/>
              <w:shd w:val="clear" w:color="auto" w:fill="FFFFFF"/>
              <w14:ligatures w14:val="none"/>
            </w:rPr>
          </w:rPrChange>
        </w:rPr>
        <w:t xml:space="preserve"> and is accessed under a data use agreement and cannot be shared.</w:t>
      </w:r>
    </w:p>
    <w:p w14:paraId="7F3EAD21"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FE6ADA"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84565FB"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EC403BB" w14:textId="4C0DA138"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Abstract: </w:t>
      </w:r>
      <w:proofErr w:type="gramStart"/>
      <w:r w:rsidR="00B63576" w:rsidRPr="00663A2A">
        <w:rPr>
          <w:rFonts w:ascii="Times New Roman" w:eastAsia="Times New Roman" w:hAnsi="Times New Roman" w:cs="Times New Roman"/>
          <w:b/>
          <w:bCs/>
          <w:color w:val="000000"/>
          <w:kern w:val="0"/>
          <w:highlight w:val="yellow"/>
          <w:u w:val="single"/>
          <w:shd w:val="clear" w:color="auto" w:fill="FFFFFF"/>
          <w14:ligatures w14:val="none"/>
        </w:rPr>
        <w:t>[ ]</w:t>
      </w:r>
      <w:proofErr w:type="gramEnd"/>
      <w:r w:rsidR="00B63576" w:rsidRPr="00663A2A">
        <w:rPr>
          <w:rFonts w:ascii="Times New Roman" w:eastAsia="Times New Roman" w:hAnsi="Times New Roman" w:cs="Times New Roman"/>
          <w:b/>
          <w:bCs/>
          <w:color w:val="000000"/>
          <w:kern w:val="0"/>
          <w:highlight w:val="yellow"/>
          <w:u w:val="single"/>
          <w:shd w:val="clear" w:color="auto" w:fill="FFFFFF"/>
          <w14:ligatures w14:val="none"/>
        </w:rPr>
        <w:t xml:space="preserve"> TODO last</w:t>
      </w:r>
    </w:p>
    <w:p w14:paraId="3B6D79A7" w14:textId="77777777"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Background:</w:t>
      </w:r>
    </w:p>
    <w:p w14:paraId="12B11B5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531C90DC"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rFonts w:ascii="Times New Roman" w:eastAsia="Times New Roman" w:hAnsi="Times New Roman" w:cs="Times New Roman"/>
          <w:b/>
          <w:bCs/>
          <w:color w:val="000000"/>
          <w:kern w:val="0"/>
          <w:shd w:val="clear" w:color="auto" w:fill="FFFFFF"/>
          <w14:ligatures w14:val="none"/>
        </w:rPr>
      </w:pPr>
      <w:commentRangeStart w:id="5"/>
      <w:r>
        <w:rPr>
          <w:rFonts w:ascii="Times New Roman" w:eastAsia="Times New Roman" w:hAnsi="Times New Roman" w:cs="Times New Roman"/>
          <w:b/>
          <w:bCs/>
          <w:color w:val="000000"/>
          <w:kern w:val="0"/>
          <w:shd w:val="clear" w:color="auto" w:fill="FFFFFF"/>
          <w14:ligatures w14:val="none"/>
        </w:rPr>
        <w:t>Methods:</w:t>
      </w:r>
      <w:commentRangeEnd w:id="5"/>
      <w:r w:rsidR="000968AC">
        <w:rPr>
          <w:rStyle w:val="CommentReference"/>
        </w:rPr>
        <w:commentReference w:id="5"/>
      </w:r>
    </w:p>
    <w:p w14:paraId="05A8034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B4DA76C"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Results:</w:t>
      </w:r>
    </w:p>
    <w:p w14:paraId="14CFED5D"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6B6EAEB"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0DA5BE89" w14:textId="24F5ACE2" w:rsidR="006B10FD" w:rsidRPr="004D10C1" w:rsidRDefault="006B10FD" w:rsidP="006B10FD">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shd w:val="clear" w:color="auto" w:fill="FFFFFF"/>
          <w14:ligatures w14:val="none"/>
        </w:rPr>
        <w:t>Conclusions:</w:t>
      </w:r>
    </w:p>
    <w:p w14:paraId="62DC636F" w14:textId="77777777" w:rsidR="006B10FD" w:rsidRDefault="006B10FD" w:rsidP="00014B1A">
      <w:pPr>
        <w:pStyle w:val="p2"/>
        <w:spacing w:before="0" w:beforeAutospacing="0" w:after="0" w:afterAutospacing="0"/>
        <w:rPr>
          <w:color w:val="000000"/>
        </w:rPr>
      </w:pPr>
    </w:p>
    <w:p w14:paraId="31C0C985" w14:textId="77777777" w:rsidR="006B10FD" w:rsidRPr="00623125" w:rsidRDefault="006B10FD" w:rsidP="00014B1A">
      <w:pPr>
        <w:pStyle w:val="p2"/>
        <w:spacing w:before="0" w:beforeAutospacing="0" w:after="0" w:afterAutospacing="0"/>
        <w:rPr>
          <w:color w:val="000000"/>
        </w:rPr>
      </w:pPr>
    </w:p>
    <w:p w14:paraId="56E045B2" w14:textId="77777777" w:rsidR="00014B1A" w:rsidRPr="00623125" w:rsidRDefault="00014B1A" w:rsidP="00014B1A">
      <w:pPr>
        <w:pStyle w:val="p2"/>
        <w:spacing w:before="0" w:beforeAutospacing="0" w:after="0" w:afterAutospacing="0"/>
        <w:rPr>
          <w:color w:val="000000"/>
        </w:rPr>
      </w:pPr>
      <w:r w:rsidRPr="00623125">
        <w:rPr>
          <w:color w:val="000000"/>
        </w:rPr>
        <w:t> </w:t>
      </w:r>
    </w:p>
    <w:p w14:paraId="13B2FF2A" w14:textId="77777777" w:rsidR="006B10FD" w:rsidRDefault="006B10FD" w:rsidP="00014B1A">
      <w:pPr>
        <w:pStyle w:val="p1"/>
        <w:spacing w:before="0" w:beforeAutospacing="0" w:after="0" w:afterAutospacing="0"/>
        <w:rPr>
          <w:rStyle w:val="s1"/>
          <w:b/>
          <w:bCs/>
          <w:color w:val="000000"/>
          <w:u w:val="single"/>
        </w:rPr>
      </w:pPr>
    </w:p>
    <w:p w14:paraId="34640A2F" w14:textId="77777777" w:rsidR="006B10FD" w:rsidRDefault="006B10FD" w:rsidP="00014B1A">
      <w:pPr>
        <w:pStyle w:val="p1"/>
        <w:spacing w:before="0" w:beforeAutospacing="0" w:after="0" w:afterAutospacing="0"/>
        <w:rPr>
          <w:rStyle w:val="s1"/>
          <w:b/>
          <w:bCs/>
          <w:color w:val="000000"/>
          <w:u w:val="single"/>
        </w:rPr>
      </w:pPr>
    </w:p>
    <w:p w14:paraId="28EBE43C" w14:textId="77777777" w:rsidR="006B10FD" w:rsidRDefault="006B10FD" w:rsidP="00014B1A">
      <w:pPr>
        <w:pStyle w:val="p1"/>
        <w:spacing w:before="0" w:beforeAutospacing="0" w:after="0" w:afterAutospacing="0"/>
        <w:rPr>
          <w:rStyle w:val="s1"/>
          <w:b/>
          <w:bCs/>
          <w:color w:val="000000"/>
          <w:u w:val="single"/>
        </w:rPr>
      </w:pPr>
    </w:p>
    <w:p w14:paraId="74DEAA75" w14:textId="7D6BBAD8" w:rsidR="00014B1A" w:rsidRPr="00656FB1" w:rsidRDefault="00014B1A" w:rsidP="00014B1A">
      <w:pPr>
        <w:pStyle w:val="p1"/>
        <w:spacing w:before="0" w:beforeAutospacing="0" w:after="0" w:afterAutospacing="0"/>
        <w:rPr>
          <w:b/>
          <w:bCs/>
          <w:color w:val="000000"/>
        </w:rPr>
      </w:pPr>
      <w:commentRangeStart w:id="6"/>
      <w:r w:rsidRPr="00656FB1">
        <w:rPr>
          <w:rStyle w:val="s1"/>
          <w:b/>
          <w:bCs/>
          <w:color w:val="000000"/>
          <w:u w:val="single"/>
        </w:rPr>
        <w:t>Introduction</w:t>
      </w:r>
      <w:commentRangeEnd w:id="6"/>
      <w:r w:rsidR="00D1109E">
        <w:rPr>
          <w:rStyle w:val="CommentReference"/>
          <w:rFonts w:asciiTheme="minorHAnsi" w:eastAsiaTheme="minorHAnsi" w:hAnsiTheme="minorHAnsi" w:cstheme="minorBidi"/>
          <w:kern w:val="2"/>
          <w14:ligatures w14:val="standardContextual"/>
        </w:rPr>
        <w:commentReference w:id="6"/>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2F5A6576" w:rsidR="00014B1A" w:rsidRDefault="00B63576" w:rsidP="00014B1A">
      <w:pPr>
        <w:pStyle w:val="p1"/>
        <w:spacing w:before="0" w:beforeAutospacing="0" w:after="0" w:afterAutospacing="0"/>
        <w:rPr>
          <w:color w:val="000000"/>
        </w:rPr>
      </w:pPr>
      <w:r>
        <w:rPr>
          <w:color w:val="000000"/>
        </w:rPr>
        <w:t>Hypercapnia results from lungs’ inability to adequately remove carbon dioxide from the bloodstream, leading to its accumulation</w:t>
      </w:r>
      <w:r w:rsidR="008F3B13">
        <w:rPr>
          <w:color w:val="000000"/>
        </w:rPr>
        <w:t>. Arterial blood gases (ABGs) are the standard method for assessing ventilation and diagnosing hypercapnic respiratory failure but are painful, technically difficult and carry procedural risks.</w:t>
      </w:r>
      <w:r w:rsidR="00014B1A">
        <w:rPr>
          <w:color w:val="000000"/>
        </w:rPr>
        <w:t xml:space="preserve">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2110B4E3" w14:textId="4C74664D" w:rsidR="00206BCD" w:rsidRDefault="00B63576" w:rsidP="001F3608">
      <w:pPr>
        <w:pStyle w:val="p1"/>
        <w:rPr>
          <w:color w:val="000000"/>
        </w:rPr>
      </w:pPr>
      <w:r>
        <w:t>Because venous sampling is routine, VBGs may offer a simpler and more patient-centered alternative to ABGs</w:t>
      </w:r>
      <w:r w:rsidR="00206BCD">
        <w:t xml:space="preserve">, though their value hinges on whether they carry comparable diagnostic and prognostic information. </w:t>
      </w:r>
      <w:r w:rsidR="00014B1A">
        <w:rPr>
          <w:color w:val="000000"/>
        </w:rPr>
        <w:t>On ABG, hypercapnia is defined as greater than 45 mmHg</w:t>
      </w:r>
      <w:r w:rsidR="00455F0D">
        <w:rPr>
          <w:color w:val="000000"/>
        </w:rPr>
        <w:t xml:space="preserve"> while on VBG, hypercapnia is </w:t>
      </w:r>
      <w:r w:rsidR="006F71F0">
        <w:rPr>
          <w:color w:val="000000"/>
        </w:rPr>
        <w:t xml:space="preserve">typically </w:t>
      </w:r>
      <w:r w:rsidR="00E71005">
        <w:rPr>
          <w:color w:val="000000"/>
        </w:rPr>
        <w:t xml:space="preserve">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32BE2387" w14:textId="099E0FDA" w:rsidR="00E171A4" w:rsidRDefault="00014B1A" w:rsidP="001F3608">
      <w:pPr>
        <w:pStyle w:val="p1"/>
        <w:rPr>
          <w:color w:val="000000"/>
        </w:rPr>
      </w:pPr>
      <w:commentRangeStart w:id="7"/>
      <w:r>
        <w:rPr>
          <w:color w:val="000000"/>
        </w:rPr>
        <w:t xml:space="preserve">Despite </w:t>
      </w:r>
      <w:r w:rsidR="00455F0D">
        <w:rPr>
          <w:color w:val="000000"/>
        </w:rPr>
        <w:t>t</w:t>
      </w:r>
      <w:commentRangeEnd w:id="7"/>
      <w:r w:rsidR="00206BCD">
        <w:rPr>
          <w:rStyle w:val="CommentReference"/>
          <w:rFonts w:asciiTheme="minorHAnsi" w:eastAsiaTheme="minorHAnsi" w:hAnsiTheme="minorHAnsi" w:cstheme="minorBidi"/>
          <w:kern w:val="2"/>
          <w14:ligatures w14:val="standardContextual"/>
        </w:rPr>
        <w:commentReference w:id="7"/>
      </w:r>
      <w:r w:rsidR="00455F0D">
        <w:rPr>
          <w:color w:val="000000"/>
        </w:rPr>
        <w:t xml:space="preserve">heir </w:t>
      </w:r>
      <w:r>
        <w:rPr>
          <w:color w:val="000000"/>
        </w:rPr>
        <w:t xml:space="preserve">growing </w:t>
      </w:r>
      <w:r w:rsidR="00AA1A4B">
        <w:rPr>
          <w:color w:val="000000"/>
        </w:rPr>
        <w:t xml:space="preserve">clinical </w:t>
      </w:r>
      <w:r>
        <w:rPr>
          <w:color w:val="000000"/>
        </w:rPr>
        <w:t xml:space="preserve">use, </w:t>
      </w:r>
      <w:r w:rsidR="00AA1A4B">
        <w:rPr>
          <w:color w:val="000000"/>
        </w:rPr>
        <w:t>few studies have directly compared venous and arterial blood gases in a</w:t>
      </w:r>
      <w:r w:rsidR="00E171A4">
        <w:rPr>
          <w:color w:val="000000"/>
        </w:rPr>
        <w:t xml:space="preserve"> </w:t>
      </w:r>
      <w:r w:rsidR="00AA1A4B">
        <w:rPr>
          <w:color w:val="000000"/>
        </w:rPr>
        <w:t>di</w:t>
      </w:r>
      <w:r w:rsidR="00E171A4">
        <w:rPr>
          <w:color w:val="000000"/>
        </w:rPr>
        <w:t>a</w:t>
      </w:r>
      <w:r w:rsidR="00AA1A4B">
        <w:rPr>
          <w:color w:val="000000"/>
        </w:rPr>
        <w:t xml:space="preserve">gnosis of hypercapnic respiratory failure, and current billing and device qualification standards do not recognize VBG measurements as sufficient diagnostic evidence. Prior investigations have largely focused on analytic agreement between ABG and VBG </w:t>
      </w:r>
      <w:proofErr w:type="spellStart"/>
      <w:r w:rsidR="00AA1A4B" w:rsidRPr="00A900B6">
        <w:rPr>
          <w:color w:val="000000"/>
        </w:rPr>
        <w:t>pCO</w:t>
      </w:r>
      <w:proofErr w:type="spellEnd"/>
      <w:r w:rsidR="00AA1A4B" w:rsidRPr="00A900B6">
        <w:rPr>
          <w:color w:val="000000"/>
        </w:rPr>
        <w:t>₂</w:t>
      </w:r>
      <w:r w:rsidR="00AA1A4B">
        <w:rPr>
          <w:color w:val="000000"/>
        </w:rPr>
        <w:t xml:space="preserve"> values, with mixed results. </w:t>
      </w:r>
      <w:r>
        <w:rPr>
          <w:color w:val="000000"/>
        </w:rPr>
        <w:t>In a study by Davies et. al, hospitalized patients with known or suspected hypercapnic respiratory failure underwent near-simultaneous ABG and VBG</w:t>
      </w:r>
      <w:r w:rsidR="00455F0D">
        <w:rPr>
          <w:color w:val="000000"/>
        </w:rPr>
        <w:t xml:space="preserve"> testing</w:t>
      </w:r>
      <w:r w:rsidR="00AA1A4B">
        <w:rPr>
          <w:color w:val="000000"/>
        </w:rPr>
        <w:t>, demonstrating</w:t>
      </w:r>
      <w:r>
        <w:rPr>
          <w:color w:val="000000"/>
        </w:rPr>
        <w:t xml:space="preserve"> close agreement in </w:t>
      </w:r>
      <w:r w:rsidR="00AA1A4B">
        <w:rPr>
          <w:color w:val="000000"/>
        </w:rPr>
        <w:t>arterial p</w:t>
      </w:r>
      <w:r>
        <w:rPr>
          <w:color w:val="000000"/>
        </w:rPr>
        <w:t>CO</w:t>
      </w:r>
      <w:r w:rsidRPr="00455F0D">
        <w:rPr>
          <w:color w:val="000000"/>
          <w:vertAlign w:val="subscript"/>
        </w:rPr>
        <w:t>2</w:t>
      </w:r>
      <w:r>
        <w:rPr>
          <w:color w:val="000000"/>
        </w:rPr>
        <w:t xml:space="preserve"> values and calculated </w:t>
      </w:r>
      <w:r w:rsidR="00455F0D">
        <w:rPr>
          <w:color w:val="000000"/>
        </w:rPr>
        <w:t xml:space="preserve">values derived from VBGs, supporting the use of VBGs in monitoring </w:t>
      </w:r>
      <w:r w:rsidR="00AA1A4B">
        <w:rPr>
          <w:color w:val="000000"/>
        </w:rPr>
        <w:t>hypercapnia</w:t>
      </w:r>
      <w:r w:rsidR="00455F0D">
        <w:rPr>
          <w:color w:val="000000"/>
        </w:rPr>
        <w:t>.</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6746ED">
        <w:rPr>
          <w:color w:val="000000"/>
        </w:rPr>
        <w:fldChar w:fldCharType="separate"/>
      </w:r>
      <w:r w:rsidR="006746ED">
        <w:rPr>
          <w:color w:val="000000"/>
        </w:rPr>
        <w:fldChar w:fldCharType="end"/>
      </w:r>
      <w:r w:rsidR="00455F0D">
        <w:rPr>
          <w:color w:val="000000"/>
        </w:rPr>
        <w:t xml:space="preserve"> </w:t>
      </w:r>
      <w:r>
        <w:rPr>
          <w:color w:val="000000"/>
        </w:rPr>
        <w:t>Similarly,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E171A4">
        <w:rPr>
          <w:color w:val="000000"/>
        </w:rPr>
        <w:t>observed</w:t>
      </w:r>
      <w:r w:rsidR="00E171A4" w:rsidRPr="00455F0D">
        <w:rPr>
          <w:color w:val="000000"/>
        </w:rPr>
        <w:t xml:space="preserve"> </w:t>
      </w:r>
      <w:r w:rsidR="00455F0D" w:rsidRPr="00455F0D">
        <w:rPr>
          <w:color w:val="000000"/>
        </w:rPr>
        <w:t xml:space="preserve">wide variability between arterial and venous CO₂ levels in COPD patients with acute exacerbations, </w:t>
      </w:r>
      <w:r w:rsidR="00E171A4">
        <w:rPr>
          <w:color w:val="000000"/>
        </w:rPr>
        <w:t>highlighting</w:t>
      </w:r>
      <w:r w:rsidR="00E171A4" w:rsidRPr="00455F0D">
        <w:rPr>
          <w:color w:val="000000"/>
        </w:rPr>
        <w:t xml:space="preserve"> </w:t>
      </w:r>
      <w:r w:rsidR="00455F0D" w:rsidRPr="00455F0D">
        <w:rPr>
          <w:color w:val="000000"/>
        </w:rPr>
        <w:t xml:space="preserve">the limitations of </w:t>
      </w:r>
      <w:r w:rsidR="00E171A4">
        <w:rPr>
          <w:color w:val="000000"/>
        </w:rPr>
        <w:t>analytic</w:t>
      </w:r>
      <w:r w:rsidR="00E171A4" w:rsidRPr="00455F0D">
        <w:rPr>
          <w:color w:val="000000"/>
        </w:rPr>
        <w:t xml:space="preserve"> </w:t>
      </w:r>
      <w:r w:rsidR="00455F0D" w:rsidRPr="00455F0D">
        <w:rPr>
          <w:color w:val="000000"/>
        </w:rPr>
        <w:t>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E171A4">
        <w:rPr>
          <w:color w:val="000000"/>
        </w:rPr>
        <w:t>While these studies inform analytic interchangeability, analytic concordance alon</w:t>
      </w:r>
      <w:r w:rsidR="006F71F0">
        <w:rPr>
          <w:color w:val="000000"/>
        </w:rPr>
        <w:t>e</w:t>
      </w:r>
      <w:r w:rsidR="00E171A4">
        <w:rPr>
          <w:color w:val="000000"/>
        </w:rPr>
        <w:t xml:space="preserve"> does not establish clinical utility. The key unanswered question is whether hypercapnia identified on VBG can predict patient-centered outcomes such as ventilatory support or deterioration as well as hypercapnia on an ABG. If venous hypercapnia carries similar prognostic weight, analytic imperfections may be acceptable and VBGs could serve as sufficient evidence of hypercapnic respiratory failure.   </w:t>
      </w:r>
    </w:p>
    <w:p w14:paraId="0D9C3E69" w14:textId="32639D34" w:rsidR="00014B1A" w:rsidRPr="00692EC8" w:rsidRDefault="00206BCD" w:rsidP="00014B1A">
      <w:pPr>
        <w:pStyle w:val="p2"/>
        <w:spacing w:before="0" w:beforeAutospacing="0" w:after="0" w:afterAutospacing="0"/>
        <w:rPr>
          <w:color w:val="000000"/>
        </w:rPr>
      </w:pPr>
      <w:r>
        <w:rPr>
          <w:color w:val="000000"/>
        </w:rPr>
        <w:t>We therefore examined whether</w:t>
      </w:r>
      <w:r w:rsidR="00BE5EBB">
        <w:rPr>
          <w:color w:val="000000"/>
        </w:rPr>
        <w:t xml:space="preserve"> hypercapnia by ABG </w:t>
      </w:r>
      <w:r>
        <w:rPr>
          <w:color w:val="000000"/>
        </w:rPr>
        <w:t>and</w:t>
      </w:r>
      <w:r w:rsidR="00014B1A" w:rsidRPr="00692EC8">
        <w:rPr>
          <w:color w:val="000000"/>
        </w:rPr>
        <w:t xml:space="preserve"> VBG </w:t>
      </w:r>
      <w:r>
        <w:rPr>
          <w:color w:val="000000"/>
        </w:rPr>
        <w:t>predicts clinical</w:t>
      </w:r>
      <w:r w:rsidR="00BE5EBB">
        <w:rPr>
          <w:color w:val="000000"/>
        </w:rPr>
        <w:t xml:space="preserve"> outcomes</w:t>
      </w:r>
      <w:r>
        <w:rPr>
          <w:color w:val="000000"/>
        </w:rPr>
        <w:t xml:space="preserve"> in similar ways. After weighting for the propensity to receive each test, we compared their associations with </w:t>
      </w:r>
      <w:r w:rsidR="00BE5EBB">
        <w:rPr>
          <w:color w:val="000000"/>
        </w:rPr>
        <w:t>diagnosis code for hypercapnic respiratory failure,</w:t>
      </w:r>
      <w:r w:rsidR="00014B1A" w:rsidRPr="00692EC8">
        <w:rPr>
          <w:color w:val="000000"/>
        </w:rPr>
        <w:t xml:space="preserve"> </w:t>
      </w:r>
      <w:r w:rsidR="00BE5EBB">
        <w:rPr>
          <w:color w:val="000000"/>
        </w:rPr>
        <w:t>receipt of invasive mechanical ventilation</w:t>
      </w:r>
      <w:r w:rsidR="00014B1A" w:rsidRPr="00692EC8">
        <w:rPr>
          <w:color w:val="000000"/>
        </w:rPr>
        <w:t xml:space="preserve">, </w:t>
      </w:r>
      <w:r w:rsidR="00BE5EBB">
        <w:rPr>
          <w:color w:val="000000"/>
        </w:rPr>
        <w:t xml:space="preserve">receipt of </w:t>
      </w:r>
      <w:r w:rsidR="00014B1A" w:rsidRPr="00692EC8">
        <w:rPr>
          <w:color w:val="000000"/>
        </w:rPr>
        <w:t>non-invasive ventilation (NIV),</w:t>
      </w:r>
      <w:r w:rsidR="00BE5EBB">
        <w:rPr>
          <w:color w:val="000000"/>
        </w:rPr>
        <w:t xml:space="preserve"> and</w:t>
      </w:r>
      <w:r w:rsidR="00014B1A" w:rsidRPr="00692EC8">
        <w:rPr>
          <w:color w:val="000000"/>
        </w:rPr>
        <w:t xml:space="preserve"> </w:t>
      </w:r>
      <w:r w:rsidR="00014B1A">
        <w:rPr>
          <w:color w:val="000000"/>
        </w:rPr>
        <w:t>60-day</w:t>
      </w:r>
      <w:r w:rsidR="00BE5EBB">
        <w:rPr>
          <w:color w:val="000000"/>
        </w:rPr>
        <w:t xml:space="preserve"> any-cause</w:t>
      </w:r>
      <w:r w:rsidR="00014B1A">
        <w:rPr>
          <w:color w:val="000000"/>
        </w:rPr>
        <w:t xml:space="preserve"> </w:t>
      </w:r>
      <w:r w:rsidR="00014B1A">
        <w:rPr>
          <w:color w:val="000000"/>
        </w:rPr>
        <w:lastRenderedPageBreak/>
        <w:t>mortality</w:t>
      </w:r>
      <w:r w:rsidR="00BE5EBB">
        <w:rPr>
          <w:color w:val="000000"/>
        </w:rPr>
        <w:t xml:space="preserve">. </w:t>
      </w:r>
      <w:r w:rsidR="00796D4C">
        <w:rPr>
          <w:color w:val="000000"/>
        </w:rPr>
        <w:t xml:space="preserve">We hypothesized that venous and arterial hypercapnia would demonstrate similar associations with clinical outcomes, supporting </w:t>
      </w:r>
      <w:r w:rsidR="00AA5DED">
        <w:rPr>
          <w:color w:val="000000"/>
        </w:rPr>
        <w:t>VBGs as a viable alternative</w:t>
      </w:r>
      <w:ins w:id="8" w:author="Brian Locke" w:date="2026-01-01T09:41:00Z" w16du:dateUtc="2026-01-01T16:41:00Z">
        <w:r w:rsidR="000968AC">
          <w:rPr>
            <w:color w:val="000000"/>
          </w:rPr>
          <w:t xml:space="preserve"> to demonstrate hypercapnia</w:t>
        </w:r>
      </w:ins>
      <w:r w:rsidR="00AA5DED">
        <w:rPr>
          <w:color w:val="000000"/>
        </w:rPr>
        <w:t xml:space="preserve"> when ABGs are not performed.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0496D9ED" w:rsidR="00014B1A" w:rsidRDefault="00AA5DED" w:rsidP="00014B1A">
      <w:pPr>
        <w:pStyle w:val="li1"/>
        <w:spacing w:before="0" w:beforeAutospacing="0" w:after="0" w:afterAutospacing="0"/>
        <w:rPr>
          <w:color w:val="000000"/>
        </w:rPr>
      </w:pPr>
      <w:r>
        <w:rPr>
          <w:color w:val="000000"/>
        </w:rPr>
        <w:t>We conducted a</w:t>
      </w:r>
      <w:r w:rsidR="00014B1A" w:rsidRPr="00A900B6">
        <w:rPr>
          <w:color w:val="000000"/>
        </w:rPr>
        <w:t xml:space="preserve"> </w:t>
      </w:r>
      <w:r w:rsidR="00BE5EBB">
        <w:rPr>
          <w:color w:val="000000"/>
        </w:rPr>
        <w:t xml:space="preserve">multicenter </w:t>
      </w:r>
      <w:r w:rsidR="00014B1A" w:rsidRPr="00A900B6">
        <w:rPr>
          <w:color w:val="000000"/>
        </w:rPr>
        <w:t xml:space="preserve">retrospective cohort study using de-identified patent data from the 2022 </w:t>
      </w:r>
      <w:proofErr w:type="spellStart"/>
      <w:r w:rsidR="00014B1A" w:rsidRPr="00A900B6">
        <w:rPr>
          <w:color w:val="000000"/>
        </w:rPr>
        <w:t>TriNetX</w:t>
      </w:r>
      <w:proofErr w:type="spellEnd"/>
      <w:r w:rsidR="00014B1A"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00014B1A" w:rsidRPr="00A900B6">
        <w:rPr>
          <w:color w:val="000000"/>
        </w:rPr>
        <w:t>, which aggregates</w:t>
      </w:r>
      <w:r w:rsidR="00BE5EBB">
        <w:rPr>
          <w:color w:val="000000"/>
        </w:rPr>
        <w:t xml:space="preserve"> electronic health record</w:t>
      </w:r>
      <w:r w:rsidR="00014B1A" w:rsidRPr="00A900B6">
        <w:rPr>
          <w:color w:val="000000"/>
        </w:rPr>
        <w:t xml:space="preserve"> data from participating health systems. </w:t>
      </w:r>
      <w:r>
        <w:rPr>
          <w:color w:val="000000"/>
        </w:rPr>
        <w:t>At the time of data requisition, the network included</w:t>
      </w:r>
      <w:r w:rsidR="00585875" w:rsidRPr="00585875">
        <w:rPr>
          <w:color w:val="000000"/>
        </w:rPr>
        <w:t xml:space="preserve"> 76 medical centers across the US serving roughly 115 million patients</w:t>
      </w:r>
      <w:r w:rsidR="00C675E8">
        <w:rPr>
          <w:color w:val="000000"/>
        </w:rPr>
        <w:t xml:space="preserve">. </w:t>
      </w:r>
      <w:r w:rsidR="00014B1A"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16A25395" w14:textId="3AACEDC9" w:rsidR="00AA5DED" w:rsidRDefault="00AA5DED" w:rsidP="00AA5DED">
      <w:pPr>
        <w:pStyle w:val="p1"/>
      </w:pPr>
      <w:r>
        <w:rPr>
          <w:color w:val="000000"/>
        </w:rPr>
        <w:t xml:space="preserve">Adult patients (≥ 18 years) </w:t>
      </w:r>
      <w:r w:rsidRPr="00AA5DED">
        <w:rPr>
          <w:color w:val="000000"/>
        </w:rPr>
        <w:t xml:space="preserve">were eligible if they had evidence suggesting possible hypercapnia during an emergency department or inpatient encounter between January 1 and December 31, 2022. We operationalized “reasonable suspicion for hypercapnia” using prespecified codes and laboratory indicators (e-Appendix 4), including (1) an arterial or venous blood gas obtained on the first hospital day; (2) diagnostic codes for </w:t>
      </w:r>
      <w:ins w:id="9" w:author="Brian Locke" w:date="2026-01-01T09:46:00Z" w16du:dateUtc="2026-01-01T16:46:00Z">
        <w:r w:rsidR="000968AC">
          <w:rPr>
            <w:color w:val="000000"/>
          </w:rPr>
          <w:t xml:space="preserve">any </w:t>
        </w:r>
      </w:ins>
      <w:r w:rsidRPr="00AA5DED">
        <w:rPr>
          <w:color w:val="000000"/>
        </w:rPr>
        <w:t>respiratory failure</w:t>
      </w:r>
      <w:ins w:id="10" w:author="Brian Locke" w:date="2026-01-01T09:46:00Z" w16du:dateUtc="2026-01-01T16:46:00Z">
        <w:r w:rsidR="000968AC">
          <w:rPr>
            <w:color w:val="000000"/>
          </w:rPr>
          <w:t>, (3)</w:t>
        </w:r>
      </w:ins>
      <w:del w:id="11" w:author="Brian Locke" w:date="2026-01-01T09:46:00Z" w16du:dateUtc="2026-01-01T16:46:00Z">
        <w:r w:rsidRPr="00AA5DED" w:rsidDel="000968AC">
          <w:rPr>
            <w:color w:val="000000"/>
          </w:rPr>
          <w:delText xml:space="preserve"> or</w:delText>
        </w:r>
      </w:del>
      <w:ins w:id="12" w:author="Brian Locke" w:date="2026-01-01T09:45:00Z" w16du:dateUtc="2026-01-01T16:45:00Z">
        <w:r w:rsidR="000968AC">
          <w:rPr>
            <w:color w:val="000000"/>
          </w:rPr>
          <w:t xml:space="preserve"> </w:t>
        </w:r>
      </w:ins>
      <w:ins w:id="13" w:author="Brian Locke" w:date="2026-01-01T09:46:00Z" w16du:dateUtc="2026-01-01T16:46:00Z">
        <w:r w:rsidR="000968AC">
          <w:rPr>
            <w:color w:val="000000"/>
          </w:rPr>
          <w:t>a</w:t>
        </w:r>
      </w:ins>
      <w:ins w:id="14" w:author="Brian Locke" w:date="2026-01-01T09:45:00Z" w16du:dateUtc="2026-01-01T16:45:00Z">
        <w:r w:rsidR="000968AC">
          <w:rPr>
            <w:color w:val="000000"/>
          </w:rPr>
          <w:t xml:space="preserve"> diagnosis code for a condition known to cause hypercapnic respiratory failure, (</w:t>
        </w:r>
      </w:ins>
      <w:ins w:id="15" w:author="Brian Locke" w:date="2026-01-01T09:46:00Z" w16du:dateUtc="2026-01-01T16:46:00Z">
        <w:r w:rsidR="000968AC">
          <w:rPr>
            <w:color w:val="000000"/>
          </w:rPr>
          <w:t>4</w:t>
        </w:r>
      </w:ins>
      <w:ins w:id="16" w:author="Brian Locke" w:date="2026-01-01T09:45:00Z" w16du:dateUtc="2026-01-01T16:45:00Z">
        <w:r w:rsidR="000968AC">
          <w:rPr>
            <w:color w:val="000000"/>
          </w:rPr>
          <w:t>)</w:t>
        </w:r>
      </w:ins>
      <w:r w:rsidRPr="00AA5DED">
        <w:rPr>
          <w:color w:val="000000"/>
        </w:rPr>
        <w:t xml:space="preserve"> severe obesity</w:t>
      </w:r>
      <w:ins w:id="17" w:author="Brian Locke" w:date="2026-01-01T09:44:00Z" w16du:dateUtc="2026-01-01T16:44:00Z">
        <w:r w:rsidR="000968AC">
          <w:rPr>
            <w:color w:val="000000"/>
          </w:rPr>
          <w:t xml:space="preserve"> (body mass index of 40 kg/m</w:t>
        </w:r>
        <w:r w:rsidR="000968AC" w:rsidRPr="000968AC">
          <w:rPr>
            <w:color w:val="000000"/>
            <w:vertAlign w:val="superscript"/>
            <w:rPrChange w:id="18" w:author="Brian Locke" w:date="2026-01-01T09:45:00Z" w16du:dateUtc="2026-01-01T16:45:00Z">
              <w:rPr>
                <w:color w:val="000000"/>
              </w:rPr>
            </w:rPrChange>
          </w:rPr>
          <w:t>2</w:t>
        </w:r>
        <w:r w:rsidR="000968AC">
          <w:rPr>
            <w:color w:val="000000"/>
          </w:rPr>
          <w:t xml:space="preserve"> or higher)</w:t>
        </w:r>
      </w:ins>
      <w:r w:rsidRPr="00AA5DED">
        <w:rPr>
          <w:color w:val="000000"/>
        </w:rPr>
        <w:t>; or (</w:t>
      </w:r>
      <w:del w:id="19" w:author="Brian Locke" w:date="2026-01-01T09:46:00Z" w16du:dateUtc="2026-01-01T16:46:00Z">
        <w:r w:rsidRPr="00AA5DED" w:rsidDel="000968AC">
          <w:rPr>
            <w:color w:val="000000"/>
          </w:rPr>
          <w:delText>3</w:delText>
        </w:r>
      </w:del>
      <w:ins w:id="20" w:author="Brian Locke" w:date="2026-01-01T09:46:00Z" w16du:dateUtc="2026-01-01T16:46:00Z">
        <w:r w:rsidR="000968AC">
          <w:rPr>
            <w:color w:val="000000"/>
          </w:rPr>
          <w:t>5</w:t>
        </w:r>
      </w:ins>
      <w:r w:rsidRPr="00AA5DED">
        <w:rPr>
          <w:color w:val="000000"/>
        </w:rPr>
        <w:t>) procedure codes for invasive or non-invasive ventilatory support. Ambulatory encounters were excluded.</w:t>
      </w:r>
      <w:r>
        <w:rPr>
          <w:color w:val="000000"/>
        </w:rPr>
        <w:t xml:space="preserve"> </w:t>
      </w:r>
      <w:ins w:id="21" w:author="Brian Locke" w:date="2026-01-01T09:47:00Z" w16du:dateUtc="2026-01-01T16:47:00Z">
        <w:r w:rsidR="000968AC">
          <w:rPr>
            <w:color w:val="000000"/>
          </w:rPr>
          <w:t xml:space="preserve">Only the first eligible encounter during the study period was used for each patient. To exclude institutions submitting only partial data to </w:t>
        </w:r>
        <w:proofErr w:type="spellStart"/>
        <w:r w:rsidR="000968AC">
          <w:rPr>
            <w:color w:val="000000"/>
          </w:rPr>
          <w:t>TriNetX</w:t>
        </w:r>
        <w:proofErr w:type="spellEnd"/>
        <w:r w:rsidR="000968AC">
          <w:rPr>
            <w:color w:val="000000"/>
          </w:rPr>
          <w:t xml:space="preserve">, </w:t>
        </w:r>
      </w:ins>
      <w:del w:id="22" w:author="Brian Locke" w:date="2026-01-01T09:47:00Z" w16du:dateUtc="2026-01-01T16:47:00Z">
        <w:r w:rsidDel="000968AC">
          <w:delText>P</w:delText>
        </w:r>
      </w:del>
      <w:ins w:id="23" w:author="Brian Locke" w:date="2026-01-01T09:47:00Z" w16du:dateUtc="2026-01-01T16:47:00Z">
        <w:r w:rsidR="000968AC">
          <w:t>p</w:t>
        </w:r>
      </w:ins>
      <w:r>
        <w:t>atients with</w:t>
      </w:r>
      <w:ins w:id="24" w:author="Brian Locke" w:date="2026-01-01T09:48:00Z" w16du:dateUtc="2026-01-01T16:48:00Z">
        <w:r w:rsidR="000968AC">
          <w:t xml:space="preserve"> no values any type of information (such as vital signs, labs, or diagnosis codes)</w:t>
        </w:r>
        <w:r w:rsidR="00E72029">
          <w:t xml:space="preserve"> were excluded</w:t>
        </w:r>
      </w:ins>
      <w:del w:id="25" w:author="Brian Locke" w:date="2026-01-01T09:48:00Z" w16du:dateUtc="2026-01-01T16:48:00Z">
        <w:r w:rsidDel="000968AC">
          <w:delText xml:space="preserve"> missing key demographic variables or outcome data were excluded</w:delText>
        </w:r>
      </w:del>
      <w:r>
        <w:t>. All</w:t>
      </w:r>
      <w:del w:id="26" w:author="Brian Locke" w:date="2026-01-01T09:46:00Z" w16du:dateUtc="2026-01-01T16:46:00Z">
        <w:r w:rsidDel="000968AC">
          <w:delText xml:space="preserve"> phenotype</w:delText>
        </w:r>
      </w:del>
      <w:r>
        <w:t xml:space="preserve"> definitions, including LOINC, ICD-10, and CPT/PCS codes used to identify eligible encounters, are provided in e-Appendix 4.</w:t>
      </w:r>
    </w:p>
    <w:p w14:paraId="2AD4773A" w14:textId="6C6D3472" w:rsidR="00AA5DED" w:rsidRPr="00AA5DED" w:rsidRDefault="00AA5DED" w:rsidP="00AA5DED">
      <w:pPr>
        <w:pStyle w:val="li1"/>
        <w:spacing w:before="0" w:beforeAutospacing="0" w:after="0" w:afterAutospacing="0"/>
        <w:rPr>
          <w:color w:val="000000"/>
        </w:rPr>
      </w:pP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1"/>
                    <a:stretch>
                      <a:fillRect/>
                    </a:stretch>
                  </pic:blipFill>
                  <pic:spPr>
                    <a:xfrm>
                      <a:off x="0" y="0"/>
                      <a:ext cx="5943600" cy="6971665"/>
                    </a:xfrm>
                    <a:prstGeom prst="rect">
                      <a:avLst/>
                    </a:prstGeom>
                  </pic:spPr>
                </pic:pic>
              </a:graphicData>
            </a:graphic>
          </wp:inline>
        </w:drawing>
      </w: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5519FBF3" w14:textId="77777777" w:rsidR="00E72029" w:rsidRPr="00293D5E" w:rsidRDefault="00585875" w:rsidP="00E72029">
      <w:pPr>
        <w:pStyle w:val="p1"/>
        <w:rPr>
          <w:moveTo w:id="27" w:author="Brian Locke" w:date="2026-01-01T09:57:00Z" w16du:dateUtc="2026-01-01T16:57:00Z"/>
        </w:rPr>
      </w:pPr>
      <w:r>
        <w:rPr>
          <w:color w:val="000000"/>
        </w:rPr>
        <w:t xml:space="preserve">Arterial and Venous blood gas </w:t>
      </w:r>
      <w:r w:rsidR="00AA5DED">
        <w:rPr>
          <w:color w:val="000000"/>
        </w:rPr>
        <w:t>measurements</w:t>
      </w:r>
      <w:r>
        <w:rPr>
          <w:color w:val="000000"/>
        </w:rPr>
        <w:t xml:space="preserve"> from the calendar day of the </w:t>
      </w:r>
      <w:commentRangeStart w:id="28"/>
      <w:r>
        <w:rPr>
          <w:color w:val="000000"/>
        </w:rPr>
        <w:t>encounter</w:t>
      </w:r>
      <w:commentRangeEnd w:id="28"/>
      <w:r w:rsidR="000968AC">
        <w:rPr>
          <w:rStyle w:val="CommentReference"/>
          <w:rFonts w:asciiTheme="minorHAnsi" w:eastAsiaTheme="minorHAnsi" w:hAnsiTheme="minorHAnsi" w:cstheme="minorBidi"/>
          <w:kern w:val="2"/>
          <w14:ligatures w14:val="standardContextual"/>
        </w:rPr>
        <w:commentReference w:id="28"/>
      </w:r>
      <w:r>
        <w:rPr>
          <w:color w:val="000000"/>
        </w:rPr>
        <w:t xml:space="preserve"> start</w:t>
      </w:r>
      <w:r w:rsidR="00AE17B0">
        <w:rPr>
          <w:color w:val="000000"/>
        </w:rPr>
        <w:t xml:space="preserve"> (day 0)</w:t>
      </w:r>
      <w:r>
        <w:rPr>
          <w:color w:val="000000"/>
        </w:rPr>
        <w:t xml:space="preserve"> were</w:t>
      </w:r>
      <w:r w:rsidR="00AE17B0">
        <w:rPr>
          <w:color w:val="000000"/>
        </w:rPr>
        <w:t xml:space="preserve"> used to define the exposure</w:t>
      </w:r>
      <w:r>
        <w:rPr>
          <w:color w:val="000000"/>
        </w:rPr>
        <w:t xml:space="preserve">. </w:t>
      </w:r>
      <w:r w:rsidR="00AE17B0">
        <w:rPr>
          <w:color w:val="000000"/>
        </w:rPr>
        <w:t>A</w:t>
      </w:r>
      <w:r w:rsidR="007F201E">
        <w:rPr>
          <w:color w:val="000000"/>
        </w:rPr>
        <w:t>rterial</w:t>
      </w:r>
      <w:r w:rsidR="00AE17B0">
        <w:rPr>
          <w:color w:val="000000"/>
        </w:rPr>
        <w:t xml:space="preserve"> samples were identified using </w:t>
      </w:r>
      <w:r w:rsidR="007F201E" w:rsidRPr="007F201E">
        <w:rPr>
          <w:color w:val="000000"/>
        </w:rPr>
        <w:t>LOINC</w:t>
      </w:r>
      <w:r w:rsidR="00AE17B0">
        <w:rPr>
          <w:color w:val="000000"/>
        </w:rPr>
        <w:t xml:space="preserve"> codes </w:t>
      </w:r>
      <w:r w:rsidR="007F201E" w:rsidRPr="007F201E">
        <w:rPr>
          <w:color w:val="000000"/>
        </w:rPr>
        <w:t>2019-</w:t>
      </w:r>
      <w:r w:rsidR="007F201E" w:rsidRPr="007F201E">
        <w:rPr>
          <w:color w:val="000000"/>
        </w:rPr>
        <w:lastRenderedPageBreak/>
        <w:t>8</w:t>
      </w:r>
      <w:r w:rsidR="007F201E">
        <w:rPr>
          <w:color w:val="000000"/>
        </w:rPr>
        <w:t xml:space="preserve">, </w:t>
      </w:r>
      <w:r w:rsidR="007F201E" w:rsidRPr="007F201E">
        <w:rPr>
          <w:color w:val="000000"/>
        </w:rPr>
        <w:t>2026-3</w:t>
      </w:r>
      <w:r w:rsidR="007F201E">
        <w:rPr>
          <w:color w:val="000000"/>
        </w:rPr>
        <w:t>,</w:t>
      </w:r>
      <w:r w:rsidR="00AE17B0">
        <w:rPr>
          <w:color w:val="000000"/>
        </w:rPr>
        <w:t xml:space="preserve"> and</w:t>
      </w:r>
      <w:r w:rsidR="007F201E" w:rsidRPr="007F201E">
        <w:rPr>
          <w:color w:val="000000"/>
        </w:rPr>
        <w:t xml:space="preserve"> 32771-</w:t>
      </w:r>
      <w:proofErr w:type="gramStart"/>
      <w:r w:rsidR="007F201E" w:rsidRPr="007F201E">
        <w:rPr>
          <w:color w:val="000000"/>
        </w:rPr>
        <w:t>8</w:t>
      </w:r>
      <w:r w:rsidR="007F201E">
        <w:rPr>
          <w:color w:val="000000"/>
        </w:rPr>
        <w:t xml:space="preserve"> )</w:t>
      </w:r>
      <w:proofErr w:type="gramEnd"/>
      <w:r w:rsidR="00AE17B0">
        <w:rPr>
          <w:color w:val="000000"/>
        </w:rPr>
        <w:t>;</w:t>
      </w:r>
      <w:r w:rsidR="007F201E">
        <w:rPr>
          <w:color w:val="000000"/>
        </w:rPr>
        <w:t xml:space="preserve"> venous</w:t>
      </w:r>
      <w:r w:rsidR="00AE17B0">
        <w:rPr>
          <w:color w:val="000000"/>
        </w:rPr>
        <w:t xml:space="preserve"> samples were identified using </w:t>
      </w:r>
      <w:r w:rsidR="007F201E">
        <w:t>LOINC</w:t>
      </w:r>
      <w:r w:rsidR="00AE17B0">
        <w:t xml:space="preserve"> codes </w:t>
      </w:r>
      <w:r w:rsidR="007F201E">
        <w:t>115577-6</w:t>
      </w:r>
      <w:r w:rsidR="00AE17B0">
        <w:t xml:space="preserve"> and</w:t>
      </w:r>
      <w:r w:rsidR="007F201E">
        <w:t xml:space="preserve"> 2021-4</w:t>
      </w:r>
      <w:r w:rsidR="007257FA">
        <w:rPr>
          <w:color w:val="000000"/>
        </w:rPr>
        <w:t>.</w:t>
      </w:r>
      <w:ins w:id="29" w:author="Brian Locke" w:date="2026-01-01T09:57:00Z" w16du:dateUtc="2026-01-01T16:57:00Z">
        <w:r w:rsidR="00E72029">
          <w:rPr>
            <w:color w:val="000000"/>
          </w:rPr>
          <w:t xml:space="preserve"> </w:t>
        </w:r>
      </w:ins>
      <w:moveToRangeStart w:id="30" w:author="Brian Locke" w:date="2026-01-01T09:57:00Z" w:name="move218153867"/>
      <w:moveTo w:id="31" w:author="Brian Locke" w:date="2026-01-01T09:57:00Z" w16du:dateUtc="2026-01-01T16:57:00Z">
        <w:r w:rsidR="00E72029" w:rsidRPr="007F201E">
          <w:rPr>
            <w:color w:val="000000"/>
          </w:rPr>
          <w:t xml:space="preserve">CO₂ was </w:t>
        </w:r>
        <w:r w:rsidR="00E72029">
          <w:rPr>
            <w:color w:val="000000"/>
          </w:rPr>
          <w:t>modeled</w:t>
        </w:r>
        <w:r w:rsidR="00E72029" w:rsidRPr="007F201E">
          <w:rPr>
            <w:color w:val="000000"/>
          </w:rPr>
          <w:t xml:space="preserve"> in two </w:t>
        </w:r>
        <w:r w:rsidR="00E72029">
          <w:rPr>
            <w:color w:val="000000"/>
          </w:rPr>
          <w:t>forms</w:t>
        </w:r>
        <w:r w:rsidR="00E72029" w:rsidRPr="007F201E">
          <w:rPr>
            <w:color w:val="000000"/>
          </w:rPr>
          <w:t xml:space="preserve">. First, as a categorical variable: </w:t>
        </w:r>
        <w:r w:rsidR="00E72029">
          <w:rPr>
            <w:color w:val="000000"/>
          </w:rPr>
          <w:t>l</w:t>
        </w:r>
        <w:r w:rsidR="00E72029" w:rsidRPr="00AE17B0">
          <w:rPr>
            <w:color w:val="000000"/>
          </w:rPr>
          <w:t xml:space="preserve">ow (PaCO₂ &lt;35 mmHg; </w:t>
        </w:r>
        <w:proofErr w:type="spellStart"/>
        <w:r w:rsidR="00E72029" w:rsidRPr="00AE17B0">
          <w:rPr>
            <w:color w:val="000000"/>
          </w:rPr>
          <w:t>PvCO</w:t>
        </w:r>
        <w:proofErr w:type="spellEnd"/>
        <w:r w:rsidR="00E72029" w:rsidRPr="00AE17B0">
          <w:rPr>
            <w:color w:val="000000"/>
          </w:rPr>
          <w:t xml:space="preserve">₂ &lt;40 mmHg), normal (PaCO₂ 35–45 mmHg; </w:t>
        </w:r>
        <w:proofErr w:type="spellStart"/>
        <w:r w:rsidR="00E72029" w:rsidRPr="00AE17B0">
          <w:rPr>
            <w:color w:val="000000"/>
          </w:rPr>
          <w:t>PvCO</w:t>
        </w:r>
        <w:proofErr w:type="spellEnd"/>
        <w:r w:rsidR="00E72029" w:rsidRPr="00AE17B0">
          <w:rPr>
            <w:color w:val="000000"/>
          </w:rPr>
          <w:t xml:space="preserve">₂ 40–50 mmHg), and high (PaCO₂ ≥45 mmHg; </w:t>
        </w:r>
        <w:proofErr w:type="spellStart"/>
        <w:r w:rsidR="00E72029" w:rsidRPr="00AE17B0">
          <w:rPr>
            <w:color w:val="000000"/>
          </w:rPr>
          <w:t>PvCO</w:t>
        </w:r>
        <w:proofErr w:type="spellEnd"/>
        <w:r w:rsidR="00E72029" w:rsidRPr="00AE17B0">
          <w:rPr>
            <w:color w:val="000000"/>
          </w:rPr>
          <w:t>₂ ≥50 mmHg)</w:t>
        </w:r>
        <w:r w:rsidR="00E72029" w:rsidRPr="007F201E">
          <w:rPr>
            <w:color w:val="000000"/>
          </w:rPr>
          <w:t>. Second,</w:t>
        </w:r>
        <w:r w:rsidR="00E72029">
          <w:rPr>
            <w:color w:val="000000"/>
          </w:rPr>
          <w:t xml:space="preserve"> we modeled CO2</w:t>
        </w:r>
        <w:r w:rsidR="00E72029" w:rsidRPr="007F201E">
          <w:rPr>
            <w:color w:val="000000"/>
          </w:rPr>
          <w:t xml:space="preserve"> as a continuous variable using restricted cubic spline</w:t>
        </w:r>
        <w:r w:rsidR="00E72029">
          <w:rPr>
            <w:color w:val="000000"/>
          </w:rPr>
          <w:t>s</w:t>
        </w:r>
        <w:r w:rsidR="00E72029" w:rsidRPr="007F201E">
          <w:rPr>
            <w:color w:val="000000"/>
          </w:rPr>
          <w:t xml:space="preserve"> with </w:t>
        </w:r>
        <w:r w:rsidR="00E72029">
          <w:rPr>
            <w:color w:val="000000"/>
          </w:rPr>
          <w:t>4</w:t>
        </w:r>
        <w:r w:rsidR="00E72029" w:rsidRPr="007F201E">
          <w:rPr>
            <w:color w:val="000000"/>
          </w:rPr>
          <w:t xml:space="preserve"> knots, allowing flexible non-linear </w:t>
        </w:r>
        <w:r w:rsidR="00E72029">
          <w:rPr>
            <w:color w:val="000000"/>
          </w:rPr>
          <w:t xml:space="preserve">associations with outcomes. When multiple blood gas values were available on day 0, the initial measurement was used. </w:t>
        </w:r>
        <w:r w:rsidR="00E72029">
          <w:t>All diagnostic and procedural code lists are provided in e-Appendix 4.</w:t>
        </w:r>
      </w:moveTo>
    </w:p>
    <w:moveToRangeEnd w:id="30"/>
    <w:p w14:paraId="1D197206" w14:textId="05F70111" w:rsidR="007F201E" w:rsidDel="00E72029" w:rsidRDefault="007F201E" w:rsidP="00AE17B0">
      <w:pPr>
        <w:pStyle w:val="li1"/>
        <w:spacing w:before="0" w:beforeAutospacing="0" w:after="0" w:afterAutospacing="0"/>
        <w:rPr>
          <w:del w:id="32" w:author="Brian Locke" w:date="2026-01-01T09:57:00Z" w16du:dateUtc="2026-01-01T16:57:00Z"/>
          <w:color w:val="000000"/>
        </w:rPr>
      </w:pPr>
    </w:p>
    <w:p w14:paraId="59BBD1EE" w14:textId="38DFE13A" w:rsidR="00585875" w:rsidRPr="00C675E8" w:rsidRDefault="00585875" w:rsidP="00014B1A">
      <w:pPr>
        <w:pStyle w:val="NormalWeb"/>
        <w:rPr>
          <w:b/>
          <w:bCs/>
        </w:rPr>
      </w:pPr>
      <w:r w:rsidRPr="00C675E8">
        <w:rPr>
          <w:b/>
          <w:bCs/>
        </w:rPr>
        <w:t>Outcomes</w:t>
      </w:r>
    </w:p>
    <w:p w14:paraId="40165578" w14:textId="77777777" w:rsidR="00976C2E" w:rsidRDefault="00AE17B0" w:rsidP="00E171A4">
      <w:pPr>
        <w:pStyle w:val="NormalWeb"/>
        <w:rPr>
          <w:ins w:id="33" w:author="Brian Locke" w:date="2026-01-01T10:04:00Z" w16du:dateUtc="2026-01-01T17:04:00Z"/>
        </w:rPr>
      </w:pPr>
      <w:r>
        <w:t>We evaluated</w:t>
      </w:r>
      <w:r w:rsidR="00796D4C">
        <w:t xml:space="preserve"> four outcomes</w:t>
      </w:r>
      <w:ins w:id="34" w:author="Brian Locke" w:date="2026-01-01T09:51:00Z" w16du:dateUtc="2026-01-01T16:51:00Z">
        <w:r w:rsidR="00E72029">
          <w:t xml:space="preserve">: </w:t>
        </w:r>
      </w:ins>
    </w:p>
    <w:p w14:paraId="04E1745E" w14:textId="34B520C9" w:rsidR="00976C2E" w:rsidRDefault="00AE17B0" w:rsidP="00976C2E">
      <w:pPr>
        <w:pStyle w:val="NormalWeb"/>
        <w:numPr>
          <w:ilvl w:val="0"/>
          <w:numId w:val="14"/>
        </w:numPr>
        <w:rPr>
          <w:ins w:id="35" w:author="Brian Locke" w:date="2026-01-01T10:04:00Z" w16du:dateUtc="2026-01-01T17:04:00Z"/>
        </w:rPr>
        <w:pPrChange w:id="36" w:author="Brian Locke" w:date="2026-01-01T10:04:00Z" w16du:dateUtc="2026-01-01T17:04:00Z">
          <w:pPr>
            <w:pStyle w:val="NormalWeb"/>
            <w:numPr>
              <w:numId w:val="12"/>
            </w:numPr>
            <w:ind w:left="720" w:hanging="360"/>
          </w:pPr>
        </w:pPrChange>
      </w:pPr>
      <w:del w:id="37" w:author="Brian Locke" w:date="2026-01-01T09:51:00Z" w16du:dateUtc="2026-01-01T16:51:00Z">
        <w:r w:rsidDel="00E72029">
          <w:delText xml:space="preserve">. </w:delText>
        </w:r>
      </w:del>
      <w:del w:id="38" w:author="Brian Locke" w:date="2026-01-01T09:50:00Z" w16du:dateUtc="2026-01-01T16:50:00Z">
        <w:r w:rsidDel="00E72029">
          <w:delText>(1)</w:delText>
        </w:r>
      </w:del>
      <w:ins w:id="39" w:author="Brian Locke" w:date="2026-01-01T09:50:00Z" w16du:dateUtc="2026-01-01T16:50:00Z">
        <w:r w:rsidR="00E72029">
          <w:t>the application of</w:t>
        </w:r>
      </w:ins>
      <w:r w:rsidR="00796D4C">
        <w:t xml:space="preserve"> h</w:t>
      </w:r>
      <w:r w:rsidR="00585875">
        <w:t>ypercapnic respiratory failure diagnosis</w:t>
      </w:r>
      <w:ins w:id="40" w:author="Brian Locke" w:date="2026-01-01T09:51:00Z" w16du:dateUtc="2026-01-01T16:51:00Z">
        <w:r w:rsidR="00E72029">
          <w:t xml:space="preserve"> code</w:t>
        </w:r>
      </w:ins>
      <w:r w:rsidR="00585875">
        <w:t xml:space="preserve"> </w:t>
      </w:r>
      <w:r>
        <w:t xml:space="preserve">during the encounter, identified using </w:t>
      </w:r>
      <w:r w:rsidR="00585875" w:rsidRPr="00585875">
        <w:t>ICD-10-CM codes E66.2, J96.02, J96.12, J96.22, and J96.92</w:t>
      </w:r>
      <w:ins w:id="41" w:author="Brian Locke" w:date="2026-01-01T10:05:00Z" w16du:dateUtc="2026-01-01T17:05:00Z">
        <w:r w:rsidR="00976C2E">
          <w:t xml:space="preserve">. This outcome is intended to evaluate whether clinicians currently </w:t>
        </w:r>
      </w:ins>
      <w:ins w:id="42" w:author="Brian Locke" w:date="2026-01-01T11:16:00Z" w16du:dateUtc="2026-01-01T18:16:00Z">
        <w:r w:rsidR="00687AAE">
          <w:t xml:space="preserve">recognize and document </w:t>
        </w:r>
      </w:ins>
      <w:ins w:id="43" w:author="Brian Locke" w:date="2026-01-01T10:05:00Z" w16du:dateUtc="2026-01-01T17:05:00Z">
        <w:r w:rsidR="00976C2E">
          <w:t>hypercapnia by VBG in their diagnostic assessments.</w:t>
        </w:r>
      </w:ins>
      <w:ins w:id="44" w:author="Brian Locke" w:date="2026-01-01T10:17:00Z" w16du:dateUtc="2026-01-01T17:17:00Z">
        <w:r w:rsidR="005727CA">
          <w:t xml:space="preserve">  </w:t>
        </w:r>
      </w:ins>
      <w:del w:id="45" w:author="Brian Locke" w:date="2026-01-01T09:51:00Z" w16du:dateUtc="2026-01-01T16:51:00Z">
        <w:r w:rsidDel="00E72029">
          <w:delText>.</w:delText>
        </w:r>
      </w:del>
      <w:del w:id="46" w:author="Brian Locke" w:date="2026-01-01T10:05:00Z" w16du:dateUtc="2026-01-01T17:05:00Z">
        <w:r w:rsidDel="00976C2E">
          <w:delText xml:space="preserve"> </w:delText>
        </w:r>
      </w:del>
    </w:p>
    <w:p w14:paraId="6E4127AF" w14:textId="3985F29E" w:rsidR="00976C2E" w:rsidRDefault="00AE17B0" w:rsidP="00976C2E">
      <w:pPr>
        <w:pStyle w:val="NormalWeb"/>
        <w:numPr>
          <w:ilvl w:val="0"/>
          <w:numId w:val="14"/>
        </w:numPr>
        <w:rPr>
          <w:ins w:id="47" w:author="Brian Locke" w:date="2026-01-01T10:04:00Z" w16du:dateUtc="2026-01-01T17:04:00Z"/>
        </w:rPr>
        <w:pPrChange w:id="48" w:author="Brian Locke" w:date="2026-01-01T10:04:00Z" w16du:dateUtc="2026-01-01T17:04:00Z">
          <w:pPr>
            <w:pStyle w:val="NormalWeb"/>
            <w:numPr>
              <w:numId w:val="12"/>
            </w:numPr>
            <w:ind w:left="720" w:hanging="360"/>
          </w:pPr>
        </w:pPrChange>
      </w:pPr>
      <w:del w:id="49" w:author="Brian Locke" w:date="2026-01-01T09:51:00Z" w16du:dateUtc="2026-01-01T16:51:00Z">
        <w:r w:rsidDel="00E72029">
          <w:delText>(2)</w:delText>
        </w:r>
      </w:del>
      <w:del w:id="50" w:author="Brian Locke" w:date="2026-01-01T10:04:00Z" w16du:dateUtc="2026-01-01T17:04:00Z">
        <w:r w:rsidR="00796D4C" w:rsidDel="00976C2E">
          <w:delText xml:space="preserve"> </w:delText>
        </w:r>
      </w:del>
      <w:r w:rsidR="00796D4C">
        <w:t>r</w:t>
      </w:r>
      <w:r w:rsidR="00585875">
        <w:t xml:space="preserve">eceipt of non-invasive ventilation </w:t>
      </w:r>
      <w:ins w:id="51" w:author="Brian Locke" w:date="2026-01-01T10:18:00Z" w16du:dateUtc="2026-01-01T17:18:00Z">
        <w:r w:rsidR="005727CA">
          <w:t xml:space="preserve">(NIV) </w:t>
        </w:r>
      </w:ins>
      <w:r>
        <w:t xml:space="preserve">at any time during the hospitalization as identified using ICD-10-PCS and CPT </w:t>
      </w:r>
      <w:r w:rsidR="00585875">
        <w:t>procedure code</w:t>
      </w:r>
      <w:r>
        <w:t>s</w:t>
      </w:r>
      <w:ins w:id="52" w:author="Brian Locke" w:date="2026-01-01T10:06:00Z" w16du:dateUtc="2026-01-01T17:06:00Z">
        <w:r w:rsidR="00976C2E">
          <w:t xml:space="preserve">. We hypothesized </w:t>
        </w:r>
      </w:ins>
      <w:ins w:id="53" w:author="Brian Locke" w:date="2026-01-01T10:17:00Z" w16du:dateUtc="2026-01-01T17:17:00Z">
        <w:r w:rsidR="005727CA">
          <w:t xml:space="preserve">this to be the most specific indicator of the clinical consequences of </w:t>
        </w:r>
      </w:ins>
      <w:ins w:id="54" w:author="Brian Locke" w:date="2026-01-01T10:18:00Z" w16du:dateUtc="2026-01-01T17:18:00Z">
        <w:r w:rsidR="005727CA">
          <w:t>hypercapnic respiratory failure.</w:t>
        </w:r>
      </w:ins>
      <w:del w:id="55" w:author="Brian Locke" w:date="2026-01-01T10:06:00Z" w16du:dateUtc="2026-01-01T17:06:00Z">
        <w:r w:rsidR="00796D4C" w:rsidDel="00976C2E">
          <w:delText>,</w:delText>
        </w:r>
        <w:r w:rsidDel="00976C2E">
          <w:delText xml:space="preserve"> </w:delText>
        </w:r>
      </w:del>
    </w:p>
    <w:p w14:paraId="5E864393" w14:textId="77777777" w:rsidR="003000AA" w:rsidRDefault="00AE17B0" w:rsidP="003000AA">
      <w:pPr>
        <w:pStyle w:val="NormalWeb"/>
        <w:numPr>
          <w:ilvl w:val="0"/>
          <w:numId w:val="14"/>
        </w:numPr>
        <w:rPr>
          <w:ins w:id="56" w:author="Brian Locke" w:date="2026-01-01T13:13:00Z" w16du:dateUtc="2026-01-01T20:13:00Z"/>
        </w:rPr>
      </w:pPr>
      <w:del w:id="57" w:author="Brian Locke" w:date="2026-01-01T10:04:00Z" w16du:dateUtc="2026-01-01T17:04:00Z">
        <w:r w:rsidDel="00976C2E">
          <w:delText xml:space="preserve">(3) </w:delText>
        </w:r>
      </w:del>
      <w:r w:rsidR="00796D4C">
        <w:t>r</w:t>
      </w:r>
      <w:r w:rsidR="00585875">
        <w:t>eceipt of invasive mechanical ventilation</w:t>
      </w:r>
      <w:ins w:id="58" w:author="Brian Locke" w:date="2026-01-01T10:18:00Z" w16du:dateUtc="2026-01-01T17:18:00Z">
        <w:r w:rsidR="005727CA">
          <w:t xml:space="preserve"> (IMV)</w:t>
        </w:r>
      </w:ins>
      <w:r w:rsidR="00585875">
        <w:t xml:space="preserve"> </w:t>
      </w:r>
      <w:r>
        <w:t xml:space="preserve">at any time during the hospitalization, identified using ICD-10-PCS and CPT codes, </w:t>
      </w:r>
      <w:r w:rsidR="00796D4C">
        <w:t>and</w:t>
      </w:r>
      <w:r>
        <w:t xml:space="preserve"> </w:t>
      </w:r>
    </w:p>
    <w:p w14:paraId="07E09F20" w14:textId="1C9A997C" w:rsidR="00B56815" w:rsidRDefault="00AE17B0" w:rsidP="00B56815">
      <w:pPr>
        <w:pStyle w:val="NormalWeb"/>
        <w:numPr>
          <w:ilvl w:val="0"/>
          <w:numId w:val="14"/>
        </w:numPr>
        <w:rPr>
          <w:ins w:id="59" w:author="Brian Locke" w:date="2026-01-01T10:17:00Z" w16du:dateUtc="2026-01-01T17:17:00Z"/>
        </w:rPr>
      </w:pPr>
      <w:del w:id="60" w:author="Brian Locke" w:date="2026-01-01T10:04:00Z" w16du:dateUtc="2026-01-01T17:04:00Z">
        <w:r w:rsidDel="00976C2E">
          <w:delText>(4)</w:delText>
        </w:r>
        <w:r w:rsidR="00796D4C" w:rsidDel="00976C2E">
          <w:delText xml:space="preserve"> </w:delText>
        </w:r>
      </w:del>
      <w:r w:rsidR="00796D4C">
        <w:t>a</w:t>
      </w:r>
      <w:ins w:id="61" w:author="Brian Locke" w:date="2026-01-01T09:52:00Z" w16du:dateUtc="2026-01-01T16:52:00Z">
        <w:r w:rsidR="00E72029">
          <w:t>ny</w:t>
        </w:r>
      </w:ins>
      <w:del w:id="62" w:author="Brian Locke" w:date="2026-01-01T09:52:00Z" w16du:dateUtc="2026-01-01T16:52:00Z">
        <w:r w:rsidR="00585875" w:rsidRPr="00585875" w:rsidDel="00E72029">
          <w:delText>ll</w:delText>
        </w:r>
      </w:del>
      <w:r w:rsidR="00585875" w:rsidRPr="00585875">
        <w:t xml:space="preserve">-cause mortality within 60 days of encounter </w:t>
      </w:r>
      <w:proofErr w:type="gramStart"/>
      <w:r w:rsidR="00585875" w:rsidRPr="00585875">
        <w:t>start</w:t>
      </w:r>
      <w:proofErr w:type="gramEnd"/>
      <w:r w:rsidR="00585875" w:rsidRPr="00585875">
        <w:t>.</w:t>
      </w:r>
      <w:ins w:id="63" w:author="Brian Locke" w:date="2026-01-01T09:52:00Z" w16du:dateUtc="2026-01-01T16:52:00Z">
        <w:r w:rsidR="00E72029">
          <w:t xml:space="preserve"> </w:t>
        </w:r>
      </w:ins>
      <w:ins w:id="64" w:author="Brian Locke" w:date="2026-01-01T13:31:00Z">
        <w:r w:rsidR="00B56815" w:rsidRPr="00B56815">
          <w:t xml:space="preserve">All-cause mortality was ascertained using </w:t>
        </w:r>
        <w:proofErr w:type="spellStart"/>
        <w:r w:rsidR="00B56815" w:rsidRPr="00B56815">
          <w:t>TriNetX</w:t>
        </w:r>
        <w:proofErr w:type="spellEnd"/>
        <w:r w:rsidR="00B56815" w:rsidRPr="00B56815">
          <w:t xml:space="preserve"> vital status (deceased), which </w:t>
        </w:r>
        <w:proofErr w:type="spellStart"/>
        <w:r w:rsidR="00B56815" w:rsidRPr="00B56815">
          <w:t>TriNetX</w:t>
        </w:r>
        <w:proofErr w:type="spellEnd"/>
        <w:r w:rsidR="00B56815" w:rsidRPr="00B56815">
          <w:t xml:space="preserve"> regularly imports from the Social Security Death Index</w:t>
        </w:r>
      </w:ins>
      <w:ins w:id="65" w:author="Brian Locke" w:date="2026-01-01T13:13:00Z" w16du:dateUtc="2026-01-01T20:13:00Z">
        <w:r w:rsidR="003000AA">
          <w:t xml:space="preserve">. </w:t>
        </w:r>
      </w:ins>
      <w:del w:id="66" w:author="Brian Locke" w:date="2026-01-01T09:52:00Z" w16du:dateUtc="2026-01-01T16:52:00Z">
        <w:r w:rsidR="00585875" w:rsidRPr="00585875" w:rsidDel="00E72029">
          <w:delText xml:space="preserve"> </w:delText>
        </w:r>
      </w:del>
      <w:r w:rsidR="00585875" w:rsidRPr="00585875">
        <w:t>The 60-day window was selected based on ARDS literature, where this time point captures the greatest intervention-related mortality differences, reflecting the period when deaths attributable to respiratory failure and its management are most apparent.</w:t>
      </w:r>
      <w:ins w:id="67" w:author="Brian Locke" w:date="2026-01-01T10:03:00Z" w16du:dateUtc="2026-01-01T17:03:00Z">
        <w:r w:rsidR="00976C2E">
          <w:t xml:space="preserve"> </w:t>
        </w:r>
      </w:ins>
      <w:ins w:id="68" w:author="Brian Locke" w:date="2026-01-01T10:18:00Z" w16du:dateUtc="2026-01-01T17:18:00Z">
        <w:r w:rsidR="005727CA">
          <w:t xml:space="preserve">We hypothesized that receipt of IMV and all-cause death would be </w:t>
        </w:r>
        <w:proofErr w:type="gramStart"/>
        <w:r w:rsidR="005727CA">
          <w:t>less</w:t>
        </w:r>
        <w:proofErr w:type="gramEnd"/>
        <w:r w:rsidR="005727CA">
          <w:t xml:space="preserve"> specific consequences of hyper</w:t>
        </w:r>
      </w:ins>
      <w:ins w:id="69" w:author="Brian Locke" w:date="2026-01-01T10:19:00Z" w16du:dateUtc="2026-01-01T17:19:00Z">
        <w:r w:rsidR="005727CA">
          <w:t xml:space="preserve">capnic respiratory failure, as they also </w:t>
        </w:r>
        <w:r w:rsidR="00BA2C22">
          <w:t xml:space="preserve">reflect general illness severity. </w:t>
        </w:r>
      </w:ins>
    </w:p>
    <w:p w14:paraId="1FF10DA2" w14:textId="42AD78BE" w:rsidR="00B56815" w:rsidRDefault="005727CA" w:rsidP="005727CA">
      <w:pPr>
        <w:pStyle w:val="NormalWeb"/>
      </w:pPr>
      <w:ins w:id="70" w:author="Brian Locke" w:date="2026-01-01T10:18:00Z" w16du:dateUtc="2026-01-01T17:18:00Z">
        <w:r>
          <w:t xml:space="preserve">While noting that each </w:t>
        </w:r>
      </w:ins>
      <w:ins w:id="71" w:author="Brian Locke" w:date="2026-01-01T10:20:00Z" w16du:dateUtc="2026-01-01T17:20:00Z">
        <w:r w:rsidR="00BA2C22">
          <w:t xml:space="preserve">the presence of hypocapnia may suggest critical illness (and therefore, an elevated risk for subsequently developing hypercapnia), we hypothesized that for diagnostic labeling and receipt of NIV hypocapnia would roughly </w:t>
        </w:r>
      </w:ins>
      <w:ins w:id="72" w:author="Brian Locke" w:date="2026-01-01T10:21:00Z" w16du:dateUtc="2026-01-01T17:21:00Z">
        <w:r w:rsidR="00BA2C22">
          <w:t xml:space="preserve">function as a negative control outcome in our analyses. </w:t>
        </w:r>
      </w:ins>
    </w:p>
    <w:p w14:paraId="50DC1DF7" w14:textId="6AD6B32F" w:rsidR="00E72029" w:rsidRPr="00C675E8" w:rsidRDefault="00E72029" w:rsidP="00E72029">
      <w:pPr>
        <w:pStyle w:val="NormalWeb"/>
        <w:rPr>
          <w:ins w:id="73" w:author="Brian Locke" w:date="2026-01-01T09:57:00Z" w16du:dateUtc="2026-01-01T16:57:00Z"/>
          <w:b/>
          <w:bCs/>
        </w:rPr>
      </w:pPr>
      <w:commentRangeStart w:id="74"/>
      <w:ins w:id="75" w:author="Brian Locke" w:date="2026-01-01T09:58:00Z" w16du:dateUtc="2026-01-01T16:58:00Z">
        <w:r>
          <w:rPr>
            <w:b/>
            <w:bCs/>
          </w:rPr>
          <w:t>Statistical Analysis</w:t>
        </w:r>
        <w:commentRangeEnd w:id="74"/>
        <w:r>
          <w:rPr>
            <w:rStyle w:val="CommentReference"/>
            <w:rFonts w:asciiTheme="minorHAnsi" w:eastAsiaTheme="minorHAnsi" w:hAnsiTheme="minorHAnsi" w:cstheme="minorBidi"/>
            <w:kern w:val="2"/>
            <w14:ligatures w14:val="standardContextual"/>
          </w:rPr>
          <w:commentReference w:id="74"/>
        </w:r>
      </w:ins>
    </w:p>
    <w:p w14:paraId="3FC747E7" w14:textId="64B25C42" w:rsidR="00976C2E" w:rsidRDefault="00976C2E" w:rsidP="00127836">
      <w:pPr>
        <w:pStyle w:val="NormalWeb"/>
        <w:rPr>
          <w:ins w:id="76" w:author="Brian Locke" w:date="2026-01-01T10:03:00Z" w16du:dateUtc="2026-01-01T17:03:00Z"/>
          <w:b/>
          <w:bCs/>
        </w:rPr>
      </w:pPr>
      <w:ins w:id="77" w:author="Brian Locke" w:date="2026-01-01T10:03:00Z" w16du:dateUtc="2026-01-01T17:03:00Z">
        <w:r>
          <w:t xml:space="preserve">The </w:t>
        </w:r>
      </w:ins>
      <w:ins w:id="78" w:author="Brian Locke" w:date="2026-01-01T10:21:00Z" w16du:dateUtc="2026-01-01T17:21:00Z">
        <w:r w:rsidR="00BA2C22">
          <w:t xml:space="preserve">primary </w:t>
        </w:r>
      </w:ins>
      <w:proofErr w:type="spellStart"/>
      <w:ins w:id="79" w:author="Brian Locke" w:date="2026-01-01T10:03:00Z" w16du:dateUtc="2026-01-01T17:03:00Z">
        <w:r>
          <w:t>estimand</w:t>
        </w:r>
        <w:proofErr w:type="spellEnd"/>
        <w:r>
          <w:t xml:space="preserve"> </w:t>
        </w:r>
      </w:ins>
      <w:ins w:id="80" w:author="Brian Locke" w:date="2026-01-01T10:21:00Z" w16du:dateUtc="2026-01-01T17:21:00Z">
        <w:r w:rsidR="00BA2C22">
          <w:t xml:space="preserve">for this analysis is the </w:t>
        </w:r>
      </w:ins>
      <w:commentRangeStart w:id="81"/>
      <w:ins w:id="82" w:author="Brian Locke" w:date="2026-01-01T11:55:00Z" w16du:dateUtc="2026-01-01T18:55:00Z">
        <w:r w:rsidR="00476115">
          <w:t>conditional</w:t>
        </w:r>
      </w:ins>
      <w:commentRangeEnd w:id="81"/>
      <w:ins w:id="83" w:author="Brian Locke" w:date="2026-01-01T12:06:00Z" w16du:dateUtc="2026-01-01T19:06:00Z">
        <w:r w:rsidR="004C5EEC">
          <w:rPr>
            <w:rStyle w:val="CommentReference"/>
            <w:rFonts w:asciiTheme="minorHAnsi" w:eastAsiaTheme="minorHAnsi" w:hAnsiTheme="minorHAnsi" w:cstheme="minorBidi"/>
            <w:kern w:val="2"/>
            <w14:ligatures w14:val="standardContextual"/>
          </w:rPr>
          <w:commentReference w:id="81"/>
        </w:r>
      </w:ins>
      <w:ins w:id="84" w:author="Brian Locke" w:date="2026-01-01T11:55:00Z" w16du:dateUtc="2026-01-01T18:55:00Z">
        <w:r w:rsidR="00476115">
          <w:t xml:space="preserve"> </w:t>
        </w:r>
      </w:ins>
      <w:ins w:id="85" w:author="Brian Locke" w:date="2026-01-01T10:21:00Z" w16du:dateUtc="2026-01-01T17:21:00Z">
        <w:r w:rsidR="00BA2C22">
          <w:t>prognosti</w:t>
        </w:r>
      </w:ins>
      <w:ins w:id="86" w:author="Brian Locke" w:date="2026-01-01T10:22:00Z" w16du:dateUtc="2026-01-01T17:22:00Z">
        <w:r w:rsidR="00BA2C22">
          <w:t xml:space="preserve">c association of pCO2 perturbations with </w:t>
        </w:r>
      </w:ins>
      <w:ins w:id="87" w:author="Brian Locke" w:date="2026-01-01T10:24:00Z" w16du:dateUtc="2026-01-01T17:24:00Z">
        <w:r w:rsidR="00BA2C22">
          <w:t>diagnostic</w:t>
        </w:r>
      </w:ins>
      <w:ins w:id="88" w:author="Brian Locke" w:date="2026-01-01T10:25:00Z" w16du:dateUtc="2026-01-01T17:25:00Z">
        <w:r w:rsidR="00BA2C22">
          <w:t xml:space="preserve"> </w:t>
        </w:r>
        <w:proofErr w:type="spellStart"/>
        <w:r w:rsidR="00BA2C22">
          <w:t>labeing</w:t>
        </w:r>
      </w:ins>
      <w:proofErr w:type="spellEnd"/>
      <w:ins w:id="89" w:author="Brian Locke" w:date="2026-01-01T10:24:00Z" w16du:dateUtc="2026-01-01T17:24:00Z">
        <w:r w:rsidR="00BA2C22">
          <w:t xml:space="preserve"> (</w:t>
        </w:r>
      </w:ins>
      <w:ins w:id="90" w:author="Brian Locke" w:date="2026-01-01T10:25:00Z" w16du:dateUtc="2026-01-01T17:25:00Z">
        <w:r w:rsidR="00BA2C22">
          <w:t xml:space="preserve">1) and clinical (2,3,4) outcomes after accounting for test ordering patterns (using </w:t>
        </w:r>
      </w:ins>
      <w:ins w:id="91" w:author="Brian Locke" w:date="2026-01-01T10:26:00Z" w16du:dateUtc="2026-01-01T17:26:00Z">
        <w:r w:rsidR="00BA2C22">
          <w:t>inverse-propensity of sampling weights to standardize the sample who received ABGs and VBGs to the population</w:t>
        </w:r>
      </w:ins>
      <w:ins w:id="92" w:author="Brian Locke" w:date="2026-01-01T10:27:00Z" w16du:dateUtc="2026-01-01T17:27:00Z">
        <w:r w:rsidR="00BA2C22">
          <w:t xml:space="preserve"> in whom a reasonable clinician might suspect hypercapnia) and missing data (using multiple imputation with chained equations).</w:t>
        </w:r>
      </w:ins>
      <w:ins w:id="93" w:author="Brian Locke" w:date="2026-01-01T10:54:00Z" w16du:dateUtc="2026-01-01T17:54:00Z">
        <w:r w:rsidR="001210C8" w:rsidRPr="001210C8">
          <w:rPr>
            <w:color w:val="000000"/>
          </w:rPr>
          <w:t xml:space="preserve"> </w:t>
        </w:r>
      </w:ins>
      <w:moveToRangeStart w:id="94" w:author="Brian Locke" w:date="2026-01-01T10:54:00Z" w:name="move218157271"/>
      <w:moveTo w:id="95" w:author="Brian Locke" w:date="2026-01-01T10:54:00Z" w16du:dateUtc="2026-01-01T17:54:00Z">
        <w:r w:rsidR="001210C8">
          <w:rPr>
            <w:color w:val="000000"/>
          </w:rPr>
          <w:t>After reweighting, p</w:t>
        </w:r>
        <w:r w:rsidR="001210C8" w:rsidRPr="00127836">
          <w:rPr>
            <w:color w:val="000000"/>
          </w:rPr>
          <w:t xml:space="preserve">atients in each testing cohort </w:t>
        </w:r>
        <w:r w:rsidR="001210C8">
          <w:rPr>
            <w:color w:val="000000"/>
          </w:rPr>
          <w:t xml:space="preserve">represent </w:t>
        </w:r>
        <w:r w:rsidR="001210C8" w:rsidRPr="00127836">
          <w:rPr>
            <w:color w:val="000000"/>
          </w:rPr>
          <w:t>the same target population: all individuals meeting the hypercapnia-suspicion phenotype</w:t>
        </w:r>
        <w:r w:rsidR="001210C8">
          <w:rPr>
            <w:color w:val="000000"/>
          </w:rPr>
          <w:t xml:space="preserve">. </w:t>
        </w:r>
        <w:r w:rsidR="001210C8" w:rsidRPr="00127836">
          <w:rPr>
            <w:color w:val="000000"/>
          </w:rPr>
          <w:t>This creates two pseudo-populations that approximate the same underlying source population and enables comparison of prognostic associations</w:t>
        </w:r>
      </w:moveTo>
      <w:moveToRangeEnd w:id="94"/>
    </w:p>
    <w:p w14:paraId="2D25267E" w14:textId="799B3033" w:rsidR="00127836" w:rsidRPr="00C675E8" w:rsidRDefault="00127836" w:rsidP="00127836">
      <w:pPr>
        <w:pStyle w:val="NormalWeb"/>
        <w:rPr>
          <w:b/>
          <w:bCs/>
        </w:rPr>
      </w:pPr>
      <w:del w:id="96" w:author="Brian Locke" w:date="2026-01-01T10:29:00Z" w16du:dateUtc="2026-01-01T17:29:00Z">
        <w:r w:rsidDel="00BA2C22">
          <w:rPr>
            <w:b/>
            <w:bCs/>
          </w:rPr>
          <w:lastRenderedPageBreak/>
          <w:delText xml:space="preserve">Unadjusted </w:delText>
        </w:r>
      </w:del>
      <w:ins w:id="97" w:author="Brian Locke" w:date="2026-01-01T10:29:00Z" w16du:dateUtc="2026-01-01T17:29:00Z">
        <w:r w:rsidR="00BA2C22">
          <w:rPr>
            <w:b/>
            <w:bCs/>
          </w:rPr>
          <w:t>Unweighted, Unimputed</w:t>
        </w:r>
        <w:r w:rsidR="00BA2C22">
          <w:rPr>
            <w:b/>
            <w:bCs/>
          </w:rPr>
          <w:t xml:space="preserve"> </w:t>
        </w:r>
      </w:ins>
      <w:r>
        <w:rPr>
          <w:b/>
          <w:bCs/>
        </w:rPr>
        <w:t>Outcome Models</w:t>
      </w:r>
    </w:p>
    <w:p w14:paraId="6CF57A5C" w14:textId="4F580F0E" w:rsidR="00127836" w:rsidRPr="00293D5E" w:rsidDel="00127D5D" w:rsidRDefault="00127D5D" w:rsidP="00127836">
      <w:pPr>
        <w:pStyle w:val="p1"/>
        <w:rPr>
          <w:del w:id="98" w:author="Brian Locke" w:date="2026-01-01T10:31:00Z" w16du:dateUtc="2026-01-01T17:31:00Z"/>
          <w:moveFrom w:id="99" w:author="Brian Locke" w:date="2026-01-01T09:57:00Z" w16du:dateUtc="2026-01-01T16:57:00Z"/>
        </w:rPr>
      </w:pPr>
      <w:ins w:id="100" w:author="Brian Locke" w:date="2026-01-01T10:29:00Z" w16du:dateUtc="2026-01-01T17:29:00Z">
        <w:r>
          <w:rPr>
            <w:color w:val="000000"/>
          </w:rPr>
          <w:t>To demonstrate associations amongst patients who</w:t>
        </w:r>
      </w:ins>
      <w:ins w:id="101" w:author="Brian Locke" w:date="2026-01-01T10:31:00Z" w16du:dateUtc="2026-01-01T17:31:00Z">
        <w:r>
          <w:rPr>
            <w:color w:val="000000"/>
          </w:rPr>
          <w:t>, w</w:t>
        </w:r>
      </w:ins>
      <w:moveFromRangeStart w:id="102" w:author="Brian Locke" w:date="2026-01-01T09:57:00Z" w:name="move218153867"/>
      <w:commentRangeStart w:id="103"/>
      <w:commentRangeStart w:id="104"/>
      <w:moveFrom w:id="105" w:author="Brian Locke" w:date="2026-01-01T09:57:00Z" w16du:dateUtc="2026-01-01T16:57:00Z">
        <w:r w:rsidR="00127836" w:rsidRPr="007F201E" w:rsidDel="00E72029">
          <w:rPr>
            <w:color w:val="000000"/>
          </w:rPr>
          <w:t xml:space="preserve">CO₂ was </w:t>
        </w:r>
        <w:r w:rsidR="00127836" w:rsidDel="00E72029">
          <w:rPr>
            <w:color w:val="000000"/>
          </w:rPr>
          <w:t>modeled</w:t>
        </w:r>
        <w:r w:rsidR="00127836" w:rsidRPr="007F201E" w:rsidDel="00E72029">
          <w:rPr>
            <w:color w:val="000000"/>
          </w:rPr>
          <w:t xml:space="preserve"> in two </w:t>
        </w:r>
        <w:r w:rsidR="00127836" w:rsidDel="00E72029">
          <w:rPr>
            <w:color w:val="000000"/>
          </w:rPr>
          <w:t>forms</w:t>
        </w:r>
        <w:r w:rsidR="00127836" w:rsidRPr="007F201E" w:rsidDel="00E72029">
          <w:rPr>
            <w:color w:val="000000"/>
          </w:rPr>
          <w:t xml:space="preserve">. First, as a categorical variable: </w:t>
        </w:r>
        <w:r w:rsidR="00127836" w:rsidDel="00E72029">
          <w:rPr>
            <w:color w:val="000000"/>
          </w:rPr>
          <w:t>l</w:t>
        </w:r>
        <w:r w:rsidR="00127836" w:rsidRPr="00AE17B0" w:rsidDel="00E72029">
          <w:rPr>
            <w:color w:val="000000"/>
          </w:rPr>
          <w:t>ow (PaCO₂ &lt;35 mmHg; PvCO₂ &lt;40 mmHg), normal (PaCO₂ 35–45 mmHg; PvCO₂ 40–50 mmHg), and high (PaCO₂ ≥45 mmHg; PvCO₂ ≥50 mmHg)</w:t>
        </w:r>
        <w:r w:rsidR="00127836" w:rsidRPr="007F201E" w:rsidDel="00E72029">
          <w:rPr>
            <w:color w:val="000000"/>
          </w:rPr>
          <w:t>. Second,</w:t>
        </w:r>
        <w:r w:rsidR="00127836" w:rsidDel="00E72029">
          <w:rPr>
            <w:color w:val="000000"/>
          </w:rPr>
          <w:t xml:space="preserve"> we modeled CO2</w:t>
        </w:r>
        <w:r w:rsidR="00127836" w:rsidRPr="007F201E" w:rsidDel="00E72029">
          <w:rPr>
            <w:color w:val="000000"/>
          </w:rPr>
          <w:t xml:space="preserve"> as a continuous variable using restricted cubic spline</w:t>
        </w:r>
        <w:r w:rsidR="00127836" w:rsidDel="00E72029">
          <w:rPr>
            <w:color w:val="000000"/>
          </w:rPr>
          <w:t>s</w:t>
        </w:r>
        <w:r w:rsidR="00127836" w:rsidRPr="007F201E" w:rsidDel="00E72029">
          <w:rPr>
            <w:color w:val="000000"/>
          </w:rPr>
          <w:t xml:space="preserve"> with </w:t>
        </w:r>
        <w:r w:rsidR="00127836" w:rsidDel="00E72029">
          <w:rPr>
            <w:color w:val="000000"/>
          </w:rPr>
          <w:t>4</w:t>
        </w:r>
        <w:r w:rsidR="00127836" w:rsidRPr="007F201E" w:rsidDel="00E72029">
          <w:rPr>
            <w:color w:val="000000"/>
          </w:rPr>
          <w:t xml:space="preserve"> knots, allowing flexible non-linear </w:t>
        </w:r>
        <w:r w:rsidR="00127836" w:rsidDel="00E72029">
          <w:rPr>
            <w:color w:val="000000"/>
          </w:rPr>
          <w:t xml:space="preserve">associations with outcomes. When multiple blood gas values were available on day 0, the initial measurement was used. </w:t>
        </w:r>
        <w:r w:rsidR="00127836" w:rsidDel="00E72029">
          <w:t>All diagnostic and procedural code lists are provided in e-Appendix 4.</w:t>
        </w:r>
      </w:moveFrom>
    </w:p>
    <w:moveFromRangeEnd w:id="102"/>
    <w:p w14:paraId="2BF07E33" w14:textId="4D154879" w:rsidR="00127836" w:rsidRPr="004D10C1" w:rsidRDefault="00127836" w:rsidP="004D10C1">
      <w:pPr>
        <w:pStyle w:val="p1"/>
      </w:pPr>
      <w:del w:id="106" w:author="Brian Locke" w:date="2026-01-01T10:31:00Z" w16du:dateUtc="2026-01-01T17:31:00Z">
        <w:r w:rsidRPr="004D10C1" w:rsidDel="00127D5D">
          <w:delText>W</w:delText>
        </w:r>
      </w:del>
      <w:r w:rsidRPr="004D10C1">
        <w:t xml:space="preserve">e first fit </w:t>
      </w:r>
      <w:del w:id="107" w:author="Brian Locke" w:date="2026-01-01T10:30:00Z" w16du:dateUtc="2026-01-01T17:30:00Z">
        <w:r w:rsidRPr="004D10C1" w:rsidDel="00127D5D">
          <w:delText>unadjusted</w:delText>
        </w:r>
      </w:del>
      <w:ins w:id="108" w:author="Brian Locke" w:date="2026-01-01T10:30:00Z" w16du:dateUtc="2026-01-01T17:30:00Z">
        <w:r w:rsidR="00127D5D">
          <w:t>unweighted, unimputed</w:t>
        </w:r>
      </w:ins>
      <w:r w:rsidRPr="004D10C1">
        <w:t xml:space="preserve"> </w:t>
      </w:r>
      <w:commentRangeEnd w:id="103"/>
      <w:r w:rsidR="00976C2E">
        <w:rPr>
          <w:rStyle w:val="CommentReference"/>
          <w:rFonts w:asciiTheme="minorHAnsi" w:eastAsiaTheme="minorHAnsi" w:hAnsiTheme="minorHAnsi" w:cstheme="minorBidi"/>
          <w:kern w:val="2"/>
          <w14:ligatures w14:val="standardContextual"/>
        </w:rPr>
        <w:commentReference w:id="103"/>
      </w:r>
      <w:commentRangeEnd w:id="104"/>
      <w:r w:rsidR="00127D5D">
        <w:rPr>
          <w:rStyle w:val="CommentReference"/>
          <w:rFonts w:asciiTheme="minorHAnsi" w:eastAsiaTheme="minorHAnsi" w:hAnsiTheme="minorHAnsi" w:cstheme="minorBidi"/>
          <w:kern w:val="2"/>
          <w14:ligatures w14:val="standardContextual"/>
        </w:rPr>
        <w:commentReference w:id="104"/>
      </w:r>
      <w:r w:rsidRPr="004D10C1">
        <w:t xml:space="preserve">logistic regression models to estimate the association between </w:t>
      </w:r>
      <w:proofErr w:type="spellStart"/>
      <w:r w:rsidRPr="004D10C1">
        <w:t>pCO</w:t>
      </w:r>
      <w:proofErr w:type="spellEnd"/>
      <w:r w:rsidRPr="004D10C1">
        <w:t>₂ category (low, normal, high) and each of the four clinical outcomes</w:t>
      </w:r>
      <w:ins w:id="109" w:author="Brian Locke" w:date="2026-01-01T10:30:00Z" w16du:dateUtc="2026-01-01T17:30:00Z">
        <w:r w:rsidR="00127D5D">
          <w:t xml:space="preserve">, </w:t>
        </w:r>
        <w:commentRangeStart w:id="110"/>
        <w:r w:rsidR="00127D5D">
          <w:t xml:space="preserve">after controlling for </w:t>
        </w:r>
      </w:ins>
      <w:commentRangeEnd w:id="110"/>
      <w:ins w:id="111" w:author="Brian Locke" w:date="2026-01-01T12:04:00Z" w16du:dateUtc="2026-01-01T19:04:00Z">
        <w:r w:rsidR="004C5EEC">
          <w:t>age, sex, race</w:t>
        </w:r>
      </w:ins>
      <w:ins w:id="112" w:author="Brian Locke" w:date="2026-01-01T12:05:00Z" w16du:dateUtc="2026-01-01T19:05:00Z">
        <w:r w:rsidR="004C5EEC">
          <w:t>/ethnicity, US region, and inpatient vs emergency encounter</w:t>
        </w:r>
      </w:ins>
      <w:ins w:id="113" w:author="Brian Locke" w:date="2026-01-01T10:43:00Z" w16du:dateUtc="2026-01-01T17:43:00Z">
        <w:r w:rsidR="009F4013">
          <w:rPr>
            <w:rStyle w:val="CommentReference"/>
            <w:rFonts w:asciiTheme="minorHAnsi" w:eastAsiaTheme="minorHAnsi" w:hAnsiTheme="minorHAnsi" w:cstheme="minorBidi"/>
            <w:kern w:val="2"/>
            <w14:ligatures w14:val="standardContextual"/>
          </w:rPr>
          <w:commentReference w:id="110"/>
        </w:r>
      </w:ins>
      <w:r w:rsidRPr="004D10C1">
        <w:t xml:space="preserve">. Odds ratios (ORs) with 95% confidence intervals were calculated using the normal </w:t>
      </w:r>
      <w:proofErr w:type="spellStart"/>
      <w:r w:rsidRPr="004D10C1">
        <w:t>pCO</w:t>
      </w:r>
      <w:proofErr w:type="spellEnd"/>
      <w:r w:rsidRPr="004D10C1">
        <w:t>₂ group as the reference. Results were visualized using forest plots on a logarithmic scale, stratified by blood-gas cohort.</w:t>
      </w:r>
      <w:r>
        <w:t xml:space="preserve"> We then modeled </w:t>
      </w:r>
      <w:proofErr w:type="spellStart"/>
      <w:r>
        <w:t>pCO</w:t>
      </w:r>
      <w:proofErr w:type="spellEnd"/>
      <w:r>
        <w:t xml:space="preserve">₂ as a continuous predictor using restricted cubic splines to allow for non-linear associations. These models produced conditional </w:t>
      </w:r>
      <w:commentRangeStart w:id="114"/>
      <w:r>
        <w:t xml:space="preserve">predicted probabilities of each outcome </w:t>
      </w:r>
      <w:commentRangeEnd w:id="114"/>
      <w:r w:rsidR="009F4013">
        <w:rPr>
          <w:rStyle w:val="CommentReference"/>
          <w:rFonts w:asciiTheme="minorHAnsi" w:eastAsiaTheme="minorHAnsi" w:hAnsiTheme="minorHAnsi" w:cstheme="minorBidi"/>
          <w:kern w:val="2"/>
          <w14:ligatures w14:val="standardContextual"/>
        </w:rPr>
        <w:commentReference w:id="114"/>
      </w:r>
      <w:r>
        <w:t xml:space="preserve">across the full observed </w:t>
      </w:r>
      <w:proofErr w:type="spellStart"/>
      <w:r>
        <w:t>pCO</w:t>
      </w:r>
      <w:proofErr w:type="spellEnd"/>
      <w:r>
        <w:t>₂ range, with 95% confidence intervals.</w:t>
      </w:r>
    </w:p>
    <w:p w14:paraId="203E9CDE" w14:textId="77777777" w:rsidR="00127836" w:rsidRPr="00127836" w:rsidRDefault="00127836" w:rsidP="00127836">
      <w:pPr>
        <w:pStyle w:val="NormalWeb"/>
        <w:rPr>
          <w:b/>
          <w:bCs/>
        </w:rPr>
      </w:pPr>
      <w:r w:rsidRPr="00127836">
        <w:rPr>
          <w:b/>
          <w:bCs/>
        </w:rPr>
        <w:t>Inverse Probability of Sampling Weighting (IPSW)</w:t>
      </w:r>
    </w:p>
    <w:p w14:paraId="033C41B6" w14:textId="357DF624" w:rsidR="00127836" w:rsidRDefault="00366EC5" w:rsidP="00366EC5">
      <w:pPr>
        <w:pStyle w:val="NormalWeb"/>
        <w:rPr>
          <w:color w:val="000000"/>
        </w:rPr>
      </w:pPr>
      <w:r w:rsidRPr="00366EC5">
        <w:rPr>
          <w:color w:val="000000"/>
        </w:rPr>
        <w:t>To address differences in the types of patients who receive arterial versus venous blood</w:t>
      </w:r>
      <w:ins w:id="115" w:author="Brian Locke" w:date="2026-01-01T10:45:00Z" w16du:dateUtc="2026-01-01T17:45:00Z">
        <w:r w:rsidR="009F4013">
          <w:rPr>
            <w:color w:val="000000"/>
          </w:rPr>
          <w:t xml:space="preserve"> measurements</w:t>
        </w:r>
      </w:ins>
      <w:del w:id="116" w:author="Brian Locke" w:date="2026-01-01T10:45:00Z" w16du:dateUtc="2026-01-01T17:45:00Z">
        <w:r w:rsidRPr="00366EC5" w:rsidDel="009F4013">
          <w:rPr>
            <w:color w:val="000000"/>
          </w:rPr>
          <w:delText xml:space="preserve"> gas sampling</w:delText>
        </w:r>
      </w:del>
      <w:r w:rsidRPr="00366EC5">
        <w:rPr>
          <w:color w:val="000000"/>
        </w:rPr>
        <w:t xml:space="preserve">, we applied </w:t>
      </w:r>
      <w:r w:rsidRPr="00C675E8">
        <w:rPr>
          <w:color w:val="000000"/>
        </w:rPr>
        <w:t>inverse probability of s</w:t>
      </w:r>
      <w:ins w:id="117" w:author="Brian Locke" w:date="2026-01-01T10:45:00Z" w16du:dateUtc="2026-01-01T17:45:00Z">
        <w:r w:rsidR="009F4013">
          <w:rPr>
            <w:color w:val="000000"/>
          </w:rPr>
          <w:t>ampling</w:t>
        </w:r>
      </w:ins>
      <w:del w:id="118" w:author="Brian Locke" w:date="2026-01-01T10:45:00Z" w16du:dateUtc="2026-01-01T17:45:00Z">
        <w:r w:rsidRPr="00C675E8" w:rsidDel="009F4013">
          <w:rPr>
            <w:color w:val="000000"/>
          </w:rPr>
          <w:delText>election</w:delText>
        </w:r>
      </w:del>
      <w:r w:rsidRPr="00C675E8">
        <w:rPr>
          <w:color w:val="000000"/>
        </w:rPr>
        <w:t xml:space="preserve"> weights (IPSWs)</w:t>
      </w:r>
      <w:r w:rsidRPr="00366EC5">
        <w:rPr>
          <w:color w:val="000000"/>
        </w:rPr>
        <w:t xml:space="preserve">. This approach estimates each patient’s likelihood of receiving a blood gas based on observed covariates. </w:t>
      </w:r>
      <w:ins w:id="119" w:author="Brian Locke" w:date="2026-01-01T10:45:00Z" w16du:dateUtc="2026-01-01T17:45:00Z">
        <w:r w:rsidR="009F4013">
          <w:rPr>
            <w:color w:val="000000"/>
          </w:rPr>
          <w:t xml:space="preserve">Intuitively, </w:t>
        </w:r>
      </w:ins>
      <w:del w:id="120" w:author="Brian Locke" w:date="2026-01-01T10:45:00Z" w16du:dateUtc="2026-01-01T17:45:00Z">
        <w:r w:rsidRPr="00366EC5" w:rsidDel="009F4013">
          <w:rPr>
            <w:color w:val="000000"/>
          </w:rPr>
          <w:delText>P</w:delText>
        </w:r>
      </w:del>
      <w:ins w:id="121" w:author="Brian Locke" w:date="2026-01-01T10:45:00Z" w16du:dateUtc="2026-01-01T17:45:00Z">
        <w:r w:rsidR="009F4013">
          <w:rPr>
            <w:color w:val="000000"/>
          </w:rPr>
          <w:t>p</w:t>
        </w:r>
      </w:ins>
      <w:r w:rsidRPr="00366EC5">
        <w:rPr>
          <w:color w:val="000000"/>
        </w:rPr>
        <w:t xml:space="preserve">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w:t>
      </w:r>
      <w:ins w:id="122" w:author="Brian Locke" w:date="2026-01-01T10:46:00Z" w16du:dateUtc="2026-01-01T17:46:00Z">
        <w:r w:rsidR="009F4013">
          <w:rPr>
            <w:color w:val="000000"/>
          </w:rPr>
          <w:t xml:space="preserve">the many </w:t>
        </w:r>
      </w:ins>
      <w:r w:rsidRPr="00366EC5">
        <w:rPr>
          <w:color w:val="000000"/>
        </w:rPr>
        <w:t xml:space="preserve">similar patients in the population who were not sampled. </w:t>
      </w:r>
    </w:p>
    <w:p w14:paraId="7C3B5E25" w14:textId="6D514447" w:rsidR="00127836" w:rsidRPr="00127836" w:rsidRDefault="001210C8" w:rsidP="00127836">
      <w:pPr>
        <w:pStyle w:val="NormalWeb"/>
        <w:rPr>
          <w:color w:val="000000"/>
        </w:rPr>
      </w:pPr>
      <w:ins w:id="123" w:author="Brian Locke" w:date="2026-01-01T10:50:00Z" w16du:dateUtc="2026-01-01T17:50:00Z">
        <w:r w:rsidRPr="00C65532">
          <w:rPr>
            <w:color w:val="000000"/>
          </w:rPr>
          <w:t>Propensity scores were estimated</w:t>
        </w:r>
        <w:r>
          <w:rPr>
            <w:color w:val="000000"/>
          </w:rPr>
          <w:t xml:space="preserve"> using extreme gradient boosting machines (</w:t>
        </w:r>
        <w:proofErr w:type="spellStart"/>
        <w:r>
          <w:rPr>
            <w:color w:val="000000"/>
          </w:rPr>
          <w:t>XGBoost</w:t>
        </w:r>
        <w:proofErr w:type="spellEnd"/>
        <w:r>
          <w:rPr>
            <w:color w:val="000000"/>
          </w:rPr>
          <w:t xml:space="preserve">), a machine </w:t>
        </w:r>
      </w:ins>
      <w:ins w:id="124" w:author="Brian Locke" w:date="2026-01-01T10:51:00Z" w16du:dateUtc="2026-01-01T17:51:00Z">
        <w:r>
          <w:rPr>
            <w:color w:val="000000"/>
          </w:rPr>
          <w:t>learning</w:t>
        </w:r>
      </w:ins>
      <w:ins w:id="125" w:author="Brian Locke" w:date="2026-01-01T10:50:00Z" w16du:dateUtc="2026-01-01T17:50:00Z">
        <w:r>
          <w:rPr>
            <w:color w:val="000000"/>
          </w:rPr>
          <w:t xml:space="preserve"> algorithm that flexibility accommodates non-linearities and missing data. Covariates included</w:t>
        </w:r>
        <w:r w:rsidRPr="00C65532">
          <w:rPr>
            <w:color w:val="000000"/>
          </w:rPr>
          <w:t xml:space="preserve"> </w:t>
        </w:r>
        <w:r>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Pr>
            <w:color w:val="000000"/>
          </w:rPr>
          <w:t xml:space="preserve">diagnosed on or before the index encounter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 triage vital signs and basic initial labs. </w:t>
        </w:r>
      </w:ins>
      <w:r w:rsidR="00366EC5" w:rsidRPr="00366EC5">
        <w:rPr>
          <w:color w:val="000000"/>
        </w:rPr>
        <w:t xml:space="preserve">Separate models were </w:t>
      </w:r>
      <w:r w:rsidR="00366EC5">
        <w:rPr>
          <w:color w:val="000000"/>
        </w:rPr>
        <w:t>created to model</w:t>
      </w:r>
      <w:r w:rsidR="00366EC5" w:rsidRPr="00366EC5">
        <w:rPr>
          <w:color w:val="000000"/>
        </w:rPr>
        <w:t xml:space="preserve"> </w:t>
      </w:r>
      <w:r w:rsidR="00366EC5">
        <w:rPr>
          <w:color w:val="000000"/>
        </w:rPr>
        <w:t xml:space="preserve">propensity to receive </w:t>
      </w:r>
      <w:r w:rsidR="00366EC5" w:rsidRPr="00366EC5">
        <w:rPr>
          <w:color w:val="000000"/>
        </w:rPr>
        <w:t xml:space="preserve">ABG </w:t>
      </w:r>
      <w:r w:rsidR="00366EC5">
        <w:rPr>
          <w:color w:val="000000"/>
        </w:rPr>
        <w:t xml:space="preserve">testing and propensity to receive </w:t>
      </w:r>
      <w:r w:rsidR="00366EC5" w:rsidRPr="00366EC5">
        <w:rPr>
          <w:color w:val="000000"/>
        </w:rPr>
        <w:t>VBG testing</w:t>
      </w:r>
      <w:r w:rsidR="00366EC5">
        <w:rPr>
          <w:color w:val="000000"/>
        </w:rPr>
        <w:t xml:space="preserve">. </w:t>
      </w:r>
      <w:moveFromRangeStart w:id="126" w:author="Brian Locke" w:date="2026-01-01T10:54:00Z" w:name="move218157271"/>
      <w:moveFrom w:id="127" w:author="Brian Locke" w:date="2026-01-01T10:54:00Z" w16du:dateUtc="2026-01-01T17:54:00Z">
        <w:r w:rsidR="00127836" w:rsidDel="001210C8">
          <w:rPr>
            <w:color w:val="000000"/>
          </w:rPr>
          <w:t>After reweighting, p</w:t>
        </w:r>
        <w:r w:rsidR="00127836" w:rsidRPr="00127836" w:rsidDel="001210C8">
          <w:rPr>
            <w:color w:val="000000"/>
          </w:rPr>
          <w:t xml:space="preserve">atients in each testing cohort </w:t>
        </w:r>
        <w:r w:rsidR="00127836" w:rsidDel="001210C8">
          <w:rPr>
            <w:color w:val="000000"/>
          </w:rPr>
          <w:t xml:space="preserve">represent </w:t>
        </w:r>
        <w:r w:rsidR="00127836" w:rsidRPr="00127836" w:rsidDel="001210C8">
          <w:rPr>
            <w:color w:val="000000"/>
          </w:rPr>
          <w:t>the same target population: all individuals meeting the hypercapnia-suspicion phenotype</w:t>
        </w:r>
        <w:r w:rsidR="00127836" w:rsidDel="001210C8">
          <w:rPr>
            <w:color w:val="000000"/>
          </w:rPr>
          <w:t xml:space="preserve">. </w:t>
        </w:r>
        <w:r w:rsidR="00127836" w:rsidRPr="00127836" w:rsidDel="001210C8">
          <w:rPr>
            <w:color w:val="000000"/>
          </w:rPr>
          <w:t xml:space="preserve">This creates two pseudo-populations that approximate the same underlying source population and enables comparison of prognostic associations </w:t>
        </w:r>
      </w:moveFrom>
      <w:moveFromRangeEnd w:id="126"/>
      <w:del w:id="128" w:author="Brian Locke" w:date="2026-01-01T10:54:00Z" w16du:dateUtc="2026-01-01T17:54:00Z">
        <w:r w:rsidR="00127836" w:rsidRPr="00127836" w:rsidDel="001210C8">
          <w:rPr>
            <w:color w:val="000000"/>
          </w:rPr>
          <w:delText>while reducing selection bias.</w:delText>
        </w:r>
      </w:del>
    </w:p>
    <w:p w14:paraId="5F5C7423" w14:textId="2EA331C6" w:rsidR="00127836" w:rsidRPr="00127836" w:rsidDel="009F4013" w:rsidRDefault="00127836" w:rsidP="00127836">
      <w:pPr>
        <w:pStyle w:val="NormalWeb"/>
        <w:rPr>
          <w:del w:id="129" w:author="Brian Locke" w:date="2026-01-01T10:50:00Z" w16du:dateUtc="2026-01-01T17:50:00Z"/>
          <w:b/>
          <w:bCs/>
          <w:color w:val="000000"/>
        </w:rPr>
      </w:pPr>
      <w:commentRangeStart w:id="130"/>
      <w:del w:id="131" w:author="Brian Locke" w:date="2026-01-01T10:50:00Z" w16du:dateUtc="2026-01-01T17:50:00Z">
        <w:r w:rsidRPr="00127836" w:rsidDel="009F4013">
          <w:rPr>
            <w:b/>
            <w:bCs/>
            <w:color w:val="000000"/>
          </w:rPr>
          <w:delText>Propensity Score Model Specification and Diagnostics</w:delText>
        </w:r>
      </w:del>
    </w:p>
    <w:p w14:paraId="3AF781DA" w14:textId="3C385DF8" w:rsidR="007B144D" w:rsidDel="001210C8" w:rsidRDefault="00014B1A" w:rsidP="00014B1A">
      <w:pPr>
        <w:pStyle w:val="NormalWeb"/>
        <w:rPr>
          <w:del w:id="132" w:author="Brian Locke" w:date="2026-01-01T10:50:00Z" w16du:dateUtc="2026-01-01T17:50:00Z"/>
          <w:color w:val="000000"/>
        </w:rPr>
      </w:pPr>
      <w:del w:id="133" w:author="Brian Locke" w:date="2026-01-01T10:50:00Z" w16du:dateUtc="2026-01-01T17:50:00Z">
        <w:r w:rsidRPr="00C65532" w:rsidDel="001210C8">
          <w:rPr>
            <w:color w:val="000000"/>
          </w:rPr>
          <w:delText>Propensity scores were estimated</w:delText>
        </w:r>
        <w:r w:rsidR="007B144D" w:rsidDel="001210C8">
          <w:rPr>
            <w:color w:val="000000"/>
          </w:rPr>
          <w:delText xml:space="preserve"> using extreme gradient boosting machines (XGBoost), a supervised learning algorithm that flexibility accommodates non-linearities and missing data. Covariates included</w:delText>
        </w:r>
        <w:r w:rsidRPr="00C65532" w:rsidDel="001210C8">
          <w:rPr>
            <w:color w:val="000000"/>
          </w:rPr>
          <w:delText xml:space="preserve"> </w:delText>
        </w:r>
        <w:r w:rsidR="0042458F" w:rsidDel="001210C8">
          <w:rPr>
            <w:color w:val="000000"/>
          </w:rPr>
          <w:delText xml:space="preserve">encounter type (emergency or inpatient), </w:delText>
        </w:r>
        <w:r w:rsidRPr="00C65532" w:rsidDel="001210C8">
          <w:rPr>
            <w:color w:val="000000"/>
          </w:rPr>
          <w:delText>demographic variables (age, sex, race</w:delText>
        </w:r>
        <w:r w:rsidDel="001210C8">
          <w:rPr>
            <w:color w:val="000000"/>
          </w:rPr>
          <w:delText xml:space="preserve">, </w:delText>
        </w:r>
        <w:r w:rsidRPr="00C65532" w:rsidDel="001210C8">
          <w:rPr>
            <w:color w:val="000000"/>
          </w:rPr>
          <w:delText xml:space="preserve">ethnicity, </w:delText>
        </w:r>
        <w:r w:rsidDel="001210C8">
          <w:rPr>
            <w:color w:val="000000"/>
          </w:rPr>
          <w:delText xml:space="preserve">BMI, location), </w:delText>
        </w:r>
        <w:r w:rsidRPr="00C65532" w:rsidDel="001210C8">
          <w:rPr>
            <w:color w:val="000000"/>
          </w:rPr>
          <w:delText xml:space="preserve">comorbid conditions </w:delText>
        </w:r>
        <w:r w:rsidR="007A56D7" w:rsidDel="001210C8">
          <w:rPr>
            <w:color w:val="000000"/>
          </w:rPr>
          <w:delText>diagnosed on or before the index encounter</w:delText>
        </w:r>
        <w:r w:rsidR="0042458F" w:rsidDel="001210C8">
          <w:rPr>
            <w:color w:val="000000"/>
          </w:rPr>
          <w:delText xml:space="preserve"> </w:delText>
        </w:r>
        <w:r w:rsidRPr="00C65532" w:rsidDel="001210C8">
          <w:rPr>
            <w:color w:val="000000"/>
          </w:rPr>
          <w:delText xml:space="preserve">(COPD, asthma, </w:delText>
        </w:r>
        <w:r w:rsidDel="001210C8">
          <w:rPr>
            <w:color w:val="000000"/>
          </w:rPr>
          <w:delText>OSA</w:delText>
        </w:r>
        <w:r w:rsidRPr="00C65532" w:rsidDel="001210C8">
          <w:rPr>
            <w:color w:val="000000"/>
          </w:rPr>
          <w:delText xml:space="preserve">, </w:delText>
        </w:r>
        <w:r w:rsidDel="001210C8">
          <w:rPr>
            <w:color w:val="000000"/>
          </w:rPr>
          <w:delText>CHF, neuromuscular disorders, pulmonary hypertension, CKD, diabetes</w:delText>
        </w:r>
        <w:r w:rsidRPr="00C65532" w:rsidDel="001210C8">
          <w:rPr>
            <w:color w:val="000000"/>
          </w:rPr>
          <w:delText>)</w:delText>
        </w:r>
        <w:r w:rsidDel="001210C8">
          <w:rPr>
            <w:color w:val="000000"/>
          </w:rPr>
          <w:delText xml:space="preserve"> and other objective data including</w:delText>
        </w:r>
        <w:r w:rsidR="007A56D7" w:rsidDel="001210C8">
          <w:rPr>
            <w:color w:val="000000"/>
          </w:rPr>
          <w:delText xml:space="preserve"> triage</w:delText>
        </w:r>
        <w:r w:rsidDel="001210C8">
          <w:rPr>
            <w:color w:val="000000"/>
          </w:rPr>
          <w:delText xml:space="preserve"> vital signs and basic initial labs</w:delText>
        </w:r>
        <w:r w:rsidR="007A56D7" w:rsidDel="001210C8">
          <w:rPr>
            <w:color w:val="000000"/>
          </w:rPr>
          <w:delText xml:space="preserve">. </w:delText>
        </w:r>
      </w:del>
    </w:p>
    <w:p w14:paraId="195F0EA6" w14:textId="6063BAA4" w:rsidR="007B144D" w:rsidRPr="007B144D" w:rsidRDefault="00014B1A" w:rsidP="007B144D">
      <w:pPr>
        <w:pStyle w:val="NormalWeb"/>
        <w:rPr>
          <w:color w:val="000000"/>
        </w:rPr>
      </w:pPr>
      <w:r w:rsidRPr="00C65532">
        <w:rPr>
          <w:color w:val="000000"/>
        </w:rPr>
        <w:t>Weights</w:t>
      </w:r>
      <w:commentRangeEnd w:id="130"/>
      <w:r w:rsidR="001210C8">
        <w:rPr>
          <w:rStyle w:val="CommentReference"/>
          <w:rFonts w:asciiTheme="minorHAnsi" w:eastAsiaTheme="minorHAnsi" w:hAnsiTheme="minorHAnsi" w:cstheme="minorBidi"/>
          <w:kern w:val="2"/>
          <w14:ligatures w14:val="standardContextual"/>
        </w:rPr>
        <w:commentReference w:id="130"/>
      </w:r>
      <w:r w:rsidRPr="00C65532">
        <w:rPr>
          <w:color w:val="000000"/>
        </w:rPr>
        <w:t xml:space="preserve"> were </w:t>
      </w:r>
      <w:proofErr w:type="spellStart"/>
      <w:r w:rsidR="007A56D7">
        <w:rPr>
          <w:color w:val="000000"/>
        </w:rPr>
        <w:t>windsorized</w:t>
      </w:r>
      <w:proofErr w:type="spellEnd"/>
      <w:r w:rsidR="007A56D7">
        <w:rPr>
          <w:color w:val="000000"/>
        </w:rPr>
        <w:t xml:space="preserve"> (truncated) at the </w:t>
      </w:r>
      <w:r w:rsidR="00727E33">
        <w:rPr>
          <w:color w:val="000000"/>
        </w:rPr>
        <w:t>1</w:t>
      </w:r>
      <w:r w:rsidR="00727E33" w:rsidRPr="00AA4AE0">
        <w:rPr>
          <w:color w:val="000000"/>
          <w:vertAlign w:val="superscript"/>
        </w:rPr>
        <w:t>st</w:t>
      </w:r>
      <w:r w:rsidR="00727E33">
        <w:rPr>
          <w:color w:val="000000"/>
        </w:rPr>
        <w:t xml:space="preserve"> </w:t>
      </w:r>
      <w:del w:id="134" w:author="Brian Locke" w:date="2026-01-01T10:54:00Z" w16du:dateUtc="2026-01-01T17:54:00Z">
        <w:r w:rsidR="00727E33" w:rsidDel="001210C8">
          <w:rPr>
            <w:color w:val="000000"/>
          </w:rPr>
          <w:delText>and 99</w:delText>
        </w:r>
        <w:r w:rsidR="00727E33" w:rsidRPr="00AA4AE0" w:rsidDel="001210C8">
          <w:rPr>
            <w:color w:val="000000"/>
            <w:vertAlign w:val="superscript"/>
          </w:rPr>
          <w:delText>th</w:delText>
        </w:r>
        <w:r w:rsidR="00727E33" w:rsidDel="001210C8">
          <w:rPr>
            <w:color w:val="000000"/>
          </w:rPr>
          <w:delText xml:space="preserve"> </w:delText>
        </w:r>
      </w:del>
      <w:r w:rsidR="00E171A4">
        <w:rPr>
          <w:color w:val="000000"/>
        </w:rPr>
        <w:t>percentile</w:t>
      </w:r>
      <w:r w:rsidRPr="00C65532">
        <w:rPr>
          <w:color w:val="000000"/>
        </w:rPr>
        <w:t xml:space="preserve"> to</w:t>
      </w:r>
      <w:r w:rsidR="007B144D">
        <w:rPr>
          <w:color w:val="000000"/>
        </w:rPr>
        <w:t xml:space="preserve"> reduce the influence of extreme weights</w:t>
      </w:r>
      <w:ins w:id="135" w:author="Brian Locke" w:date="2026-01-01T10:54:00Z" w16du:dateUtc="2026-01-01T17:54:00Z">
        <w:r w:rsidR="001210C8">
          <w:rPr>
            <w:color w:val="000000"/>
          </w:rPr>
          <w:t xml:space="preserve"> (</w:t>
        </w:r>
        <w:proofErr w:type="spellStart"/>
        <w:r w:rsidR="001210C8">
          <w:rPr>
            <w:color w:val="000000"/>
          </w:rPr>
          <w:t>ie</w:t>
        </w:r>
        <w:proofErr w:type="spellEnd"/>
        <w:r w:rsidR="001210C8">
          <w:rPr>
            <w:color w:val="000000"/>
          </w:rPr>
          <w:t>. Inferences about patients who were extremely unlikely t</w:t>
        </w:r>
      </w:ins>
      <w:ins w:id="136" w:author="Brian Locke" w:date="2026-01-01T10:55:00Z" w16du:dateUtc="2026-01-01T17:55:00Z">
        <w:r w:rsidR="001210C8">
          <w:rPr>
            <w:color w:val="000000"/>
          </w:rPr>
          <w:t>o receive a blood gas test)</w:t>
        </w:r>
      </w:ins>
      <w:r w:rsidR="007B144D">
        <w:rPr>
          <w:color w:val="000000"/>
        </w:rPr>
        <w:t>.</w:t>
      </w:r>
      <w:r w:rsidR="007A56D7">
        <w:rPr>
          <w:color w:val="000000"/>
        </w:rPr>
        <w:t xml:space="preserve"> </w:t>
      </w:r>
      <w:r w:rsidRPr="00C65532">
        <w:rPr>
          <w:color w:val="000000"/>
        </w:rPr>
        <w:t>Covariate balance</w:t>
      </w:r>
      <w:ins w:id="137" w:author="Brian Locke" w:date="2026-01-01T10:55:00Z" w16du:dateUtc="2026-01-01T17:55:00Z">
        <w:r w:rsidR="001210C8">
          <w:rPr>
            <w:color w:val="000000"/>
          </w:rPr>
          <w:t xml:space="preserve"> after weighting</w:t>
        </w:r>
      </w:ins>
      <w:r w:rsidRPr="00C65532">
        <w:rPr>
          <w:color w:val="000000"/>
        </w:rPr>
        <w:t xml:space="preserve"> was evaluated using standardized mean differences, with &lt;0.1 indicating acceptable balance. </w:t>
      </w:r>
      <w:r w:rsidR="007B144D" w:rsidRPr="007B144D">
        <w:rPr>
          <w:color w:val="000000"/>
        </w:rPr>
        <w:t>Propensity score distributions were examined before and after weighting to evaluate overlap and support the positivity assumption.</w:t>
      </w:r>
      <w:ins w:id="138" w:author="Brian Locke" w:date="2026-01-01T10:55:00Z" w16du:dateUtc="2026-01-01T17:55:00Z">
        <w:r w:rsidR="001210C8">
          <w:rPr>
            <w:color w:val="000000"/>
          </w:rPr>
          <w:t xml:space="preserve"> Robust variance estimation </w:t>
        </w:r>
      </w:ins>
      <w:ins w:id="139" w:author="Brian Locke" w:date="2026-01-01T10:56:00Z" w16du:dateUtc="2026-01-01T17:56:00Z">
        <w:r w:rsidR="001210C8">
          <w:rPr>
            <w:color w:val="000000"/>
          </w:rPr>
          <w:t xml:space="preserve">(i.e. survey design-based standard errors) </w:t>
        </w:r>
      </w:ins>
      <w:ins w:id="140" w:author="Brian Locke" w:date="2026-01-01T10:55:00Z" w16du:dateUtc="2026-01-01T17:55:00Z">
        <w:r w:rsidR="001210C8">
          <w:rPr>
            <w:color w:val="000000"/>
          </w:rPr>
          <w:t>w</w:t>
        </w:r>
      </w:ins>
      <w:ins w:id="141" w:author="Brian Locke" w:date="2026-01-01T10:56:00Z" w16du:dateUtc="2026-01-01T17:56:00Z">
        <w:r w:rsidR="001210C8">
          <w:rPr>
            <w:color w:val="000000"/>
          </w:rPr>
          <w:t>a</w:t>
        </w:r>
      </w:ins>
      <w:ins w:id="142" w:author="Brian Locke" w:date="2026-01-01T10:55:00Z" w16du:dateUtc="2026-01-01T17:55:00Z">
        <w:r w:rsidR="001210C8">
          <w:rPr>
            <w:color w:val="000000"/>
          </w:rPr>
          <w:t>s used to propagate uncertainty</w:t>
        </w:r>
      </w:ins>
      <w:ins w:id="143" w:author="Brian Locke" w:date="2026-01-01T10:56:00Z" w16du:dateUtc="2026-01-01T17:56:00Z">
        <w:r w:rsidR="001210C8">
          <w:rPr>
            <w:color w:val="000000"/>
          </w:rPr>
          <w:t xml:space="preserve"> from weighting into estimates of prognostic associations. </w:t>
        </w:r>
      </w:ins>
    </w:p>
    <w:p w14:paraId="53B7C910" w14:textId="288E7580" w:rsidR="007B144D" w:rsidRPr="007B144D" w:rsidDel="001210C8" w:rsidRDefault="007B144D" w:rsidP="007B144D">
      <w:pPr>
        <w:pStyle w:val="NormalWeb"/>
        <w:rPr>
          <w:del w:id="144" w:author="Brian Locke" w:date="2026-01-01T10:57:00Z" w16du:dateUtc="2026-01-01T17:57:00Z"/>
          <w:b/>
          <w:bCs/>
          <w:color w:val="000000"/>
        </w:rPr>
      </w:pPr>
      <w:del w:id="145" w:author="Brian Locke" w:date="2026-01-01T10:57:00Z" w16du:dateUtc="2026-01-01T17:57:00Z">
        <w:r w:rsidRPr="007B144D" w:rsidDel="001210C8">
          <w:rPr>
            <w:b/>
            <w:bCs/>
            <w:color w:val="000000"/>
          </w:rPr>
          <w:delText>Model Interpretability</w:delText>
        </w:r>
      </w:del>
    </w:p>
    <w:p w14:paraId="7BBF3659" w14:textId="2C19109E" w:rsidR="007B144D" w:rsidRDefault="007B144D" w:rsidP="007B144D">
      <w:pPr>
        <w:pStyle w:val="NormalWeb"/>
        <w:rPr>
          <w:ins w:id="146" w:author="Brian Locke" w:date="2026-01-01T10:59:00Z" w16du:dateUtc="2026-01-01T17:59:00Z"/>
          <w:color w:val="000000"/>
        </w:rPr>
      </w:pPr>
      <w:r>
        <w:rPr>
          <w:color w:val="000000"/>
        </w:rPr>
        <w:t xml:space="preserve">We assessed variable influence </w:t>
      </w:r>
      <w:ins w:id="147" w:author="Brian Locke" w:date="2026-01-01T10:58:00Z" w16du:dateUtc="2026-01-01T17:58:00Z">
        <w:r w:rsidR="001210C8">
          <w:rPr>
            <w:color w:val="000000"/>
          </w:rPr>
          <w:t xml:space="preserve">with </w:t>
        </w:r>
      </w:ins>
      <w:r>
        <w:rPr>
          <w:color w:val="000000"/>
        </w:rPr>
        <w:t xml:space="preserve">using </w:t>
      </w:r>
      <w:commentRangeStart w:id="148"/>
      <w:del w:id="149" w:author="Brian Locke" w:date="2026-01-01T11:51:00Z" w16du:dateUtc="2026-01-01T18:51:00Z">
        <w:r w:rsidR="00474628" w:rsidDel="00476115">
          <w:rPr>
            <w:color w:val="000000"/>
          </w:rPr>
          <w:delText xml:space="preserve">both global feature importance and </w:delText>
        </w:r>
      </w:del>
      <w:r w:rsidR="00474628">
        <w:rPr>
          <w:color w:val="000000"/>
        </w:rPr>
        <w:t xml:space="preserve">SHAP (Shapley </w:t>
      </w:r>
      <w:commentRangeEnd w:id="148"/>
      <w:r w:rsidR="00476115">
        <w:rPr>
          <w:rStyle w:val="CommentReference"/>
          <w:rFonts w:asciiTheme="minorHAnsi" w:eastAsiaTheme="minorHAnsi" w:hAnsiTheme="minorHAnsi" w:cstheme="minorBidi"/>
          <w:kern w:val="2"/>
          <w14:ligatures w14:val="standardContextual"/>
        </w:rPr>
        <w:commentReference w:id="148"/>
      </w:r>
      <w:r w:rsidR="00474628">
        <w:rPr>
          <w:color w:val="000000"/>
        </w:rPr>
        <w:t>additive explanations) analys</w:t>
      </w:r>
      <w:ins w:id="150" w:author="Brian Locke" w:date="2026-01-01T11:51:00Z" w16du:dateUtc="2026-01-01T18:51:00Z">
        <w:r w:rsidR="00476115">
          <w:rPr>
            <w:color w:val="000000"/>
          </w:rPr>
          <w:t>i</w:t>
        </w:r>
      </w:ins>
      <w:del w:id="151" w:author="Brian Locke" w:date="2026-01-01T11:51:00Z" w16du:dateUtc="2026-01-01T18:51:00Z">
        <w:r w:rsidR="00474628" w:rsidDel="00476115">
          <w:rPr>
            <w:color w:val="000000"/>
          </w:rPr>
          <w:delText>e</w:delText>
        </w:r>
      </w:del>
      <w:r w:rsidR="00474628">
        <w:rPr>
          <w:color w:val="000000"/>
        </w:rPr>
        <w:t>s</w:t>
      </w:r>
      <w:ins w:id="152" w:author="Brian Locke" w:date="2026-01-01T11:51:00Z" w16du:dateUtc="2026-01-01T18:51:00Z">
        <w:r w:rsidR="00476115">
          <w:rPr>
            <w:color w:val="000000"/>
          </w:rPr>
          <w:t xml:space="preserve">, providing </w:t>
        </w:r>
      </w:ins>
      <w:del w:id="153" w:author="Brian Locke" w:date="2026-01-01T11:51:00Z" w16du:dateUtc="2026-01-01T18:51:00Z">
        <w:r w:rsidR="00474628" w:rsidDel="00476115">
          <w:rPr>
            <w:color w:val="000000"/>
          </w:rPr>
          <w:delText xml:space="preserve">. </w:delText>
        </w:r>
        <w:r w:rsidRPr="007B144D" w:rsidDel="00476115">
          <w:rPr>
            <w:color w:val="000000"/>
          </w:rPr>
          <w:delText>Relative influence scores from the gradient-boosted model quantified each covariate’s contribution to overall model performance</w:delText>
        </w:r>
        <w:r w:rsidDel="00476115">
          <w:rPr>
            <w:color w:val="000000"/>
          </w:rPr>
          <w:delText xml:space="preserve">. </w:delText>
        </w:r>
        <w:r w:rsidRPr="007B144D" w:rsidDel="00476115">
          <w:rPr>
            <w:color w:val="000000"/>
          </w:rPr>
          <w:delText xml:space="preserve">SHAP values provided </w:delText>
        </w:r>
      </w:del>
      <w:r w:rsidRPr="007B144D">
        <w:rPr>
          <w:color w:val="000000"/>
        </w:rPr>
        <w:t>observation-level, signed estimates of how individual features shifted the predicted log-odds of receiving an ABG or VBG. Global SHAP summaries, calculated as the mean absolute SHAP value across the sample, characterized the typical magnitude and direction of each feature’s effect on selection.</w:t>
      </w:r>
    </w:p>
    <w:p w14:paraId="685D2B64" w14:textId="20B0D7B1" w:rsidR="000F53B7" w:rsidRPr="00127836" w:rsidRDefault="000F53B7" w:rsidP="000F53B7">
      <w:pPr>
        <w:pStyle w:val="NormalWeb"/>
        <w:rPr>
          <w:ins w:id="154" w:author="Brian Locke" w:date="2026-01-01T11:02:00Z" w16du:dateUtc="2026-01-01T18:02:00Z"/>
          <w:b/>
          <w:bCs/>
        </w:rPr>
      </w:pPr>
      <w:ins w:id="155" w:author="Brian Locke" w:date="2026-01-01T11:02:00Z" w16du:dateUtc="2026-01-01T18:02:00Z">
        <w:r>
          <w:rPr>
            <w:b/>
            <w:bCs/>
          </w:rPr>
          <w:t>Missing Data</w:t>
        </w:r>
      </w:ins>
    </w:p>
    <w:p w14:paraId="04C81312" w14:textId="0405E49D" w:rsidR="001210C8" w:rsidRPr="007B144D" w:rsidDel="00B11378" w:rsidRDefault="00B11378" w:rsidP="007B144D">
      <w:pPr>
        <w:pStyle w:val="NormalWeb"/>
        <w:rPr>
          <w:del w:id="156" w:author="Brian Locke" w:date="2026-01-01T12:57:00Z" w16du:dateUtc="2026-01-01T19:57:00Z"/>
          <w:color w:val="000000"/>
        </w:rPr>
      </w:pPr>
      <w:ins w:id="157" w:author="Brian Locke" w:date="2026-01-01T12:57:00Z">
        <w:r w:rsidRPr="00B11378">
          <w:rPr>
            <w:color w:val="000000"/>
          </w:rPr>
          <w:t xml:space="preserve">For the IPSW-weighted analyses, missing baseline covariates were handled using multiple imputation by chained equations with 80 imputations and 20 iterations per imputation. The </w:t>
        </w:r>
        <w:r w:rsidRPr="00B11378">
          <w:rPr>
            <w:color w:val="000000"/>
          </w:rPr>
          <w:lastRenderedPageBreak/>
          <w:t>imputation model included all baseline variables used in the selection (propensity) models, with variable-appropriate methods (predictive mean matching for continuous variables and logistic or multinomial regression for categorical variables). Blood gas exposure measures (PaCO₂ or VBG CO₂), selection indicators, and outcomes were not imputed. Selection models were refit within each imputed dataset, and weighted outcome analyses were combined across imputations using Rubin’s rules; additional details and diagnostics are provided in the Supplement.</w:t>
        </w:r>
      </w:ins>
    </w:p>
    <w:p w14:paraId="4CF4ABFF" w14:textId="77777777" w:rsidR="00B11378" w:rsidRDefault="00474628" w:rsidP="00727E33">
      <w:pPr>
        <w:pStyle w:val="NormalWeb"/>
        <w:rPr>
          <w:ins w:id="158" w:author="Brian Locke" w:date="2026-01-01T12:57:00Z" w16du:dateUtc="2026-01-01T19:57:00Z"/>
          <w:color w:val="000000"/>
        </w:rPr>
      </w:pPr>
      <w:r>
        <w:rPr>
          <w:color w:val="000000"/>
        </w:rPr>
        <w:t xml:space="preserve">  </w:t>
      </w:r>
    </w:p>
    <w:p w14:paraId="0ED7E16B" w14:textId="5C47E3A2" w:rsidR="00014B1A" w:rsidRDefault="007F201E" w:rsidP="00727E33">
      <w:pPr>
        <w:pStyle w:val="NormalWeb"/>
        <w:rPr>
          <w:color w:val="000000"/>
        </w:rPr>
      </w:pPr>
      <w:r>
        <w:rPr>
          <w:color w:val="000000"/>
        </w:rPr>
        <w:t xml:space="preserve">Software: </w:t>
      </w:r>
      <w:ins w:id="159" w:author="Brian Locke" w:date="2026-01-01T12:54:00Z">
        <w:r w:rsidR="00B11378" w:rsidRPr="00B11378">
          <w:rPr>
            <w:color w:val="000000"/>
            <w:u w:val="single"/>
          </w:rPr>
          <w:t xml:space="preserve">Analyses were performed in R 4.5.0 using </w:t>
        </w:r>
        <w:proofErr w:type="spellStart"/>
        <w:r w:rsidR="00B11378" w:rsidRPr="00B11378">
          <w:rPr>
            <w:color w:val="000000"/>
            <w:u w:val="single"/>
          </w:rPr>
          <w:t>WeightIt</w:t>
        </w:r>
        <w:proofErr w:type="spellEnd"/>
        <w:r w:rsidR="00B11378" w:rsidRPr="00B11378">
          <w:rPr>
            <w:color w:val="000000"/>
            <w:u w:val="single"/>
          </w:rPr>
          <w:t xml:space="preserve"> 1.5.0/cobalt 4.6.1 for weighting and balance assessment, mice 3.18.0/</w:t>
        </w:r>
        <w:proofErr w:type="spellStart"/>
        <w:r w:rsidR="00B11378" w:rsidRPr="00B11378">
          <w:rPr>
            <w:color w:val="000000"/>
            <w:u w:val="single"/>
          </w:rPr>
          <w:t>mitools</w:t>
        </w:r>
        <w:proofErr w:type="spellEnd"/>
        <w:r w:rsidR="00B11378" w:rsidRPr="00B11378">
          <w:rPr>
            <w:color w:val="000000"/>
            <w:u w:val="single"/>
          </w:rPr>
          <w:t xml:space="preserve"> 2.4 for multiple imputation and pooling, survey 4.4-8 for weighted regression with robust variance, and rms 8.0-0 for spline modeling</w:t>
        </w:r>
      </w:ins>
      <w:ins w:id="160" w:author="Brian Locke" w:date="2026-01-01T12:54:00Z" w16du:dateUtc="2026-01-01T19:54:00Z">
        <w:r w:rsidR="00B11378">
          <w:rPr>
            <w:color w:val="000000"/>
            <w:u w:val="single"/>
          </w:rPr>
          <w:t>.</w:t>
        </w:r>
        <w:r w:rsidR="00B11378" w:rsidDel="00B11378">
          <w:rPr>
            <w:color w:val="000000"/>
            <w:u w:val="single"/>
          </w:rPr>
          <w:t xml:space="preserve"> </w:t>
        </w:r>
      </w:ins>
      <w:del w:id="161" w:author="Brian Locke" w:date="2026-01-01T12:54:00Z" w16du:dateUtc="2026-01-01T19:54:00Z">
        <w:r w:rsidDel="00B11378">
          <w:rPr>
            <w:color w:val="000000"/>
            <w:u w:val="single"/>
          </w:rPr>
          <w:delText xml:space="preserve">R version </w:delText>
        </w:r>
      </w:del>
      <w:del w:id="162" w:author="Brian Locke" w:date="2026-01-01T11:28:00Z" w16du:dateUtc="2026-01-01T18:28:00Z">
        <w:r w:rsidDel="001116C5">
          <w:rPr>
            <w:color w:val="000000"/>
            <w:u w:val="single"/>
          </w:rPr>
          <w:delText>***</w:delText>
        </w:r>
      </w:del>
      <w:del w:id="163" w:author="Brian Locke" w:date="2026-01-01T12:54:00Z" w16du:dateUtc="2026-01-01T19:54:00Z">
        <w:r w:rsidDel="00B11378">
          <w:rPr>
            <w:color w:val="000000"/>
            <w:u w:val="single"/>
          </w:rPr>
          <w:delText>, using packages rms, weightit ***</w:delText>
        </w:r>
        <w:r w:rsidR="00014B1A" w:rsidRPr="00623125" w:rsidDel="00B11378">
          <w:rPr>
            <w:color w:val="000000"/>
          </w:rPr>
          <w:delText> </w:delText>
        </w:r>
      </w:del>
    </w:p>
    <w:p w14:paraId="48A5BDA5" w14:textId="55170F08" w:rsidR="007A56D7" w:rsidRDefault="007A56D7" w:rsidP="00014B1A">
      <w:pPr>
        <w:pStyle w:val="p2"/>
        <w:spacing w:before="0" w:beforeAutospacing="0" w:after="0" w:afterAutospacing="0"/>
        <w:rPr>
          <w:color w:val="000000"/>
        </w:rPr>
      </w:pPr>
      <w:r>
        <w:rPr>
          <w:color w:val="000000"/>
        </w:rPr>
        <w:t>Code is available at</w:t>
      </w:r>
      <w:r w:rsidR="00491638">
        <w:rPr>
          <w:color w:val="000000"/>
        </w:rPr>
        <w:t xml:space="preserve"> </w:t>
      </w:r>
      <w:hyperlink r:id="rId12" w:history="1">
        <w:r w:rsidR="00491638" w:rsidRPr="00D86417">
          <w:rPr>
            <w:rStyle w:val="Hyperlink"/>
            <w:b/>
            <w:bCs/>
            <w:shd w:val="clear" w:color="auto" w:fill="FFFFFF"/>
          </w:rPr>
          <w:t>https://github.com/reblocke/abg-vbg-project</w:t>
        </w:r>
      </w:hyperlink>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2D586079" w14:textId="40C4695F" w:rsidR="00491638" w:rsidRPr="00491638" w:rsidRDefault="00014B1A" w:rsidP="00727E33">
      <w:pPr>
        <w:pStyle w:val="p2"/>
        <w:spacing w:before="0" w:beforeAutospacing="0" w:after="0" w:afterAutospacing="0"/>
        <w:rPr>
          <w:color w:val="000000"/>
        </w:rPr>
      </w:pPr>
      <w:r w:rsidRPr="00491638">
        <w:rPr>
          <w:color w:val="000000"/>
        </w:rPr>
        <w:t xml:space="preserve">A total of </w:t>
      </w:r>
      <w:r w:rsidR="00AD2A62">
        <w:rPr>
          <w:color w:val="000000"/>
        </w:rPr>
        <w:t>515,286</w:t>
      </w:r>
      <w:r w:rsidR="00AD2A62" w:rsidRPr="00491638">
        <w:rPr>
          <w:color w:val="000000"/>
        </w:rPr>
        <w:t xml:space="preserve"> </w:t>
      </w:r>
      <w:r w:rsidRPr="00491638">
        <w:rPr>
          <w:color w:val="000000"/>
        </w:rPr>
        <w:t>patients met inclusion criteria for the study</w:t>
      </w:r>
      <w:r w:rsidR="00491638" w:rsidRPr="00491638">
        <w:rPr>
          <w:color w:val="000000"/>
        </w:rPr>
        <w:t xml:space="preserve">. Numbers excluded (missing key data, age &lt;18, etc. </w:t>
      </w:r>
      <w:r w:rsidR="00A52488" w:rsidRPr="00491638">
        <w:rPr>
          <w:color w:val="000000"/>
        </w:rPr>
        <w:t xml:space="preserve">see </w:t>
      </w:r>
      <w:r w:rsidR="000B5ADC">
        <w:rPr>
          <w:color w:val="000000"/>
        </w:rPr>
        <w:t>F</w:t>
      </w:r>
      <w:r w:rsidR="00A52488" w:rsidRPr="00491638">
        <w:rPr>
          <w:color w:val="000000"/>
        </w:rPr>
        <w:t xml:space="preserve">igure </w:t>
      </w:r>
      <w:r w:rsidR="000B5ADC">
        <w:rPr>
          <w:color w:val="000000"/>
        </w:rPr>
        <w:t xml:space="preserve">1: </w:t>
      </w:r>
      <w:commentRangeStart w:id="164"/>
      <w:commentRangeStart w:id="165"/>
      <w:r w:rsidR="00A52488" w:rsidRPr="00491638">
        <w:rPr>
          <w:color w:val="000000"/>
        </w:rPr>
        <w:t>CONSORT</w:t>
      </w:r>
      <w:commentRangeEnd w:id="164"/>
      <w:r w:rsidR="00A52488">
        <w:rPr>
          <w:rStyle w:val="CommentReference"/>
          <w:rFonts w:asciiTheme="minorHAnsi" w:eastAsiaTheme="minorHAnsi" w:hAnsiTheme="minorHAnsi" w:cstheme="minorBidi"/>
          <w:kern w:val="2"/>
          <w14:ligatures w14:val="standardContextual"/>
        </w:rPr>
        <w:commentReference w:id="164"/>
      </w:r>
      <w:commentRangeEnd w:id="165"/>
      <w:r w:rsidR="00476115">
        <w:rPr>
          <w:rStyle w:val="CommentReference"/>
          <w:rFonts w:asciiTheme="minorHAnsi" w:eastAsiaTheme="minorHAnsi" w:hAnsiTheme="minorHAnsi" w:cstheme="minorBidi"/>
          <w:kern w:val="2"/>
          <w14:ligatures w14:val="standardContextual"/>
        </w:rPr>
        <w:commentReference w:id="165"/>
      </w:r>
      <w:r w:rsidRPr="00491638">
        <w:rPr>
          <w:color w:val="000000"/>
        </w:rPr>
        <w:t>.</w:t>
      </w:r>
      <w:r w:rsidR="00491638" w:rsidRPr="00491638">
        <w:rPr>
          <w:color w:val="000000"/>
        </w:rPr>
        <w:t>)</w:t>
      </w:r>
      <w:r w:rsidR="00491638">
        <w:rPr>
          <w:color w:val="000000"/>
        </w:rPr>
        <w:t xml:space="preserve">. </w:t>
      </w:r>
      <w:r w:rsidR="00491638" w:rsidRPr="00491638">
        <w:rPr>
          <w:color w:val="000000"/>
        </w:rPr>
        <w:t>Counts with any ABG, any VBG, both, and neither.</w:t>
      </w:r>
    </w:p>
    <w:p w14:paraId="389EA8C2" w14:textId="2BD4AF1A" w:rsidR="00491638" w:rsidRDefault="00491638" w:rsidP="001F3608">
      <w:pPr>
        <w:pStyle w:val="p2"/>
        <w:spacing w:before="0" w:beforeAutospacing="0" w:after="0" w:afterAutospacing="0"/>
        <w:rPr>
          <w:color w:val="000000"/>
        </w:rPr>
      </w:pPr>
    </w:p>
    <w:p w14:paraId="3A630838" w14:textId="380856E2" w:rsidR="00491638" w:rsidRPr="000914AC" w:rsidRDefault="000B5ADC" w:rsidP="00491638">
      <w:pPr>
        <w:pStyle w:val="p2"/>
        <w:spacing w:beforeAutospacing="0" w:afterAutospacing="0"/>
        <w:rPr>
          <w:b/>
          <w:bCs/>
          <w:color w:val="000000"/>
        </w:rPr>
      </w:pPr>
      <w:r w:rsidRPr="000914AC">
        <w:rPr>
          <w:b/>
          <w:bCs/>
          <w:color w:val="000000"/>
        </w:rPr>
        <w:t xml:space="preserve">Figure 1: CONSORT Diagram </w:t>
      </w:r>
    </w:p>
    <w:p w14:paraId="0D898416" w14:textId="77777777" w:rsidR="000B5ADC" w:rsidRDefault="000B5ADC" w:rsidP="00491638">
      <w:pPr>
        <w:pStyle w:val="p2"/>
        <w:spacing w:beforeAutospacing="0" w:afterAutospacing="0"/>
        <w:rPr>
          <w:color w:val="000000"/>
        </w:rPr>
      </w:pPr>
    </w:p>
    <w:p w14:paraId="41504CB1" w14:textId="4A0B4A56" w:rsidR="0009268F" w:rsidRDefault="0009268F" w:rsidP="00491638">
      <w:pPr>
        <w:pStyle w:val="p2"/>
        <w:spacing w:beforeAutospacing="0" w:afterAutospacing="0"/>
        <w:rPr>
          <w:color w:val="000000"/>
          <w:highlight w:val="yellow"/>
        </w:rPr>
      </w:pPr>
    </w:p>
    <w:p w14:paraId="5C3489CC" w14:textId="5449AA87" w:rsidR="0009268F" w:rsidRDefault="0066154E" w:rsidP="00491638">
      <w:pPr>
        <w:pStyle w:val="p2"/>
        <w:spacing w:beforeAutospacing="0" w:afterAutospacing="0"/>
        <w:rPr>
          <w:color w:val="000000"/>
        </w:rPr>
      </w:pPr>
      <w:r>
        <w:rPr>
          <w:color w:val="000000"/>
        </w:rPr>
        <w:t>In Table 1, t</w:t>
      </w:r>
      <w:r w:rsidR="0009268F" w:rsidRPr="00AA4AE0">
        <w:rPr>
          <w:color w:val="000000"/>
        </w:rPr>
        <w:t>he study cohort</w:t>
      </w:r>
      <w:r w:rsidR="0009268F">
        <w:rPr>
          <w:color w:val="000000"/>
        </w:rPr>
        <w:t xml:space="preserve"> included 515,286 encounters of which 187,242 (36%) received an ABG and 149,663 (29%) received a VBG. The mean age of the overall population was 59.2 </w:t>
      </w:r>
      <w:r w:rsidR="0009268F">
        <w:rPr>
          <w:color w:val="000000"/>
        </w:rPr>
        <w:sym w:font="Symbol" w:char="F0B1"/>
      </w:r>
      <w:r w:rsidR="0009268F">
        <w:rPr>
          <w:color w:val="000000"/>
        </w:rPr>
        <w:t xml:space="preserve"> 17.7 years with a near </w:t>
      </w:r>
      <w:r w:rsidR="009975D7">
        <w:rPr>
          <w:color w:val="000000"/>
        </w:rPr>
        <w:t>e</w:t>
      </w:r>
      <w:r w:rsidR="0009268F">
        <w:rPr>
          <w:color w:val="000000"/>
        </w:rPr>
        <w:t xml:space="preserve">qual sex distribution (49% female). Cohort included 62% White, 17% African American, 6.6% Hispanic and smaller proportions of Asian, American Indian and Pacific Islander patients. </w:t>
      </w:r>
      <w:r w:rsidR="00190485">
        <w:rPr>
          <w:color w:val="000000"/>
        </w:rPr>
        <w:t>Comorbid cardiopulmonary disease was common including COPD (19%), congestive heart failure (20%), obstructive sleep apnea (18%)</w:t>
      </w:r>
      <w:r w:rsidR="009975D7">
        <w:rPr>
          <w:color w:val="000000"/>
        </w:rPr>
        <w:t>, asthma (14%)</w:t>
      </w:r>
      <w:r w:rsidR="00190485">
        <w:rPr>
          <w:color w:val="000000"/>
        </w:rPr>
        <w:t xml:space="preserve">. Majority of the encounters took place in inpatient setting (67%) compared to 33% in the emergency department. </w:t>
      </w:r>
      <w:r w:rsidR="009975D7">
        <w:rPr>
          <w:color w:val="000000"/>
        </w:rPr>
        <w:t xml:space="preserve">Most encounters occurred in the South region (47%). </w:t>
      </w:r>
    </w:p>
    <w:p w14:paraId="2CECBA5D" w14:textId="77777777" w:rsidR="00190485" w:rsidRDefault="00190485" w:rsidP="00491638">
      <w:pPr>
        <w:pStyle w:val="p2"/>
        <w:spacing w:beforeAutospacing="0" w:afterAutospacing="0"/>
        <w:rPr>
          <w:color w:val="000000"/>
        </w:rPr>
      </w:pPr>
    </w:p>
    <w:p w14:paraId="1863F9B0" w14:textId="77777777" w:rsidR="00AD2A62" w:rsidRDefault="00190485" w:rsidP="00014B1A">
      <w:pPr>
        <w:pStyle w:val="p2"/>
        <w:spacing w:before="0" w:beforeAutospacing="0" w:after="0" w:afterAutospacing="0"/>
        <w:rPr>
          <w:color w:val="000000"/>
        </w:rPr>
      </w:pPr>
      <w:r>
        <w:rPr>
          <w:color w:val="000000"/>
        </w:rPr>
        <w:t>Patient who underwent ABG testing were older than those who did not (61.2 vs 58.1 years) and were more likely to be male (55</w:t>
      </w:r>
      <w:r w:rsidR="0066154E">
        <w:rPr>
          <w:color w:val="000000"/>
        </w:rPr>
        <w:t>%</w:t>
      </w:r>
      <w:r>
        <w:rPr>
          <w:color w:val="000000"/>
        </w:rPr>
        <w:t xml:space="preserve"> vs 48%). Mean BMI was lower among ABG recipients (29 vs 32.3 kg/m</w:t>
      </w:r>
      <w:r>
        <w:rPr>
          <w:color w:val="000000"/>
          <w:vertAlign w:val="superscript"/>
        </w:rPr>
        <w:t>2</w:t>
      </w:r>
      <w:r>
        <w:rPr>
          <w:color w:val="000000"/>
        </w:rPr>
        <w:t>). ABG patients had a greater burden of comorbidities including COPD (21% vs 18%), CHF (22% vs 18%), pulmonary hypertension (9.5% vs 7.3%) and CKD (20% vs 17%). Marked differences were observed in encounter type with ABG testing predominantly occurring during inpatient encounters (85%)</w:t>
      </w:r>
      <w:r w:rsidR="009975D7">
        <w:rPr>
          <w:color w:val="000000"/>
        </w:rPr>
        <w:t xml:space="preserve"> compared to 56% among those without ABG testing</w:t>
      </w:r>
      <w:r>
        <w:rPr>
          <w:color w:val="000000"/>
        </w:rPr>
        <w:t xml:space="preserve">, suggesting that ABGs were obtained in more acutely ill and hospitalized patients. Regional variation was also apparent with ABG testing more common in the South and </w:t>
      </w:r>
      <w:r w:rsidR="009975D7">
        <w:rPr>
          <w:color w:val="000000"/>
        </w:rPr>
        <w:t xml:space="preserve">least frequent in </w:t>
      </w:r>
      <w:r w:rsidR="00AD2A62">
        <w:rPr>
          <w:color w:val="000000"/>
        </w:rPr>
        <w:t xml:space="preserve">the </w:t>
      </w:r>
      <w:r w:rsidR="009975D7">
        <w:rPr>
          <w:color w:val="000000"/>
        </w:rPr>
        <w:t xml:space="preserve">Midwest. </w:t>
      </w:r>
    </w:p>
    <w:p w14:paraId="0096C624" w14:textId="77777777" w:rsidR="00AD2A62" w:rsidRDefault="00AD2A62" w:rsidP="00014B1A">
      <w:pPr>
        <w:pStyle w:val="p2"/>
        <w:spacing w:before="0" w:beforeAutospacing="0" w:after="0" w:afterAutospacing="0"/>
        <w:rPr>
          <w:color w:val="000000"/>
        </w:rPr>
      </w:pPr>
    </w:p>
    <w:p w14:paraId="329E7EB0" w14:textId="1EED7EB5" w:rsidR="00585875" w:rsidRDefault="009975D7" w:rsidP="00014B1A">
      <w:pPr>
        <w:pStyle w:val="p2"/>
        <w:spacing w:before="0" w:beforeAutospacing="0" w:after="0" w:afterAutospacing="0"/>
        <w:rPr>
          <w:color w:val="000000"/>
        </w:rPr>
      </w:pPr>
      <w:r>
        <w:rPr>
          <w:color w:val="000000"/>
        </w:rPr>
        <w:lastRenderedPageBreak/>
        <w:t xml:space="preserve">In contrast, patients who received VBG testing were slightly younger than those who did not (58.9 vs 59.4 years) and more often male (54% vs 50%). </w:t>
      </w:r>
      <w:proofErr w:type="gramStart"/>
      <w:r>
        <w:rPr>
          <w:color w:val="000000"/>
        </w:rPr>
        <w:t>Similar to</w:t>
      </w:r>
      <w:proofErr w:type="gramEnd"/>
      <w:r>
        <w:rPr>
          <w:color w:val="000000"/>
        </w:rPr>
        <w:t xml:space="preserve"> the ABG comparison, VBG recipients had a lower mean BMI (28.8 vs 31.8 kg/m</w:t>
      </w:r>
      <w:r>
        <w:rPr>
          <w:color w:val="000000"/>
          <w:vertAlign w:val="superscript"/>
        </w:rPr>
        <w:t>2</w:t>
      </w:r>
      <w:r>
        <w:rPr>
          <w:color w:val="000000"/>
        </w:rPr>
        <w:t xml:space="preserve">) and a higher prevalence of several chronic conditions, including COPD (20% vs 19%)3, CHF (22% vs 19%), pulmonary hypertension (9.3% vs 7.6%), CKD (20% vs 17%) and diabetes (32% vs 28%). Unlike ABG testing, VBG use showed less extreme for inpatient encounters although still more likely to be inpatient (68% vs 66%). VBG testing was more common in Northeast (43%). </w:t>
      </w:r>
    </w:p>
    <w:p w14:paraId="28564124" w14:textId="77777777" w:rsidR="00014B1A" w:rsidRPr="0054705A" w:rsidRDefault="00014B1A" w:rsidP="00014B1A">
      <w:pPr>
        <w:pStyle w:val="p2"/>
        <w:spacing w:before="0" w:beforeAutospacing="0" w:after="0" w:afterAutospacing="0"/>
        <w:rPr>
          <w:color w:val="000000"/>
        </w:rPr>
      </w:pPr>
    </w:p>
    <w:p w14:paraId="100DD613" w14:textId="59CB58B0"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w:t>
      </w:r>
      <w:proofErr w:type="gramStart"/>
      <w:r w:rsidR="00D762CE">
        <w:rPr>
          <w:b/>
          <w:bCs/>
          <w:color w:val="000000"/>
        </w:rPr>
        <w:t xml:space="preserve">demographics, </w:t>
      </w:r>
      <w:r>
        <w:rPr>
          <w:b/>
          <w:bCs/>
          <w:color w:val="000000"/>
        </w:rPr>
        <w:t xml:space="preserve"> </w:t>
      </w:r>
      <w:r w:rsidR="00D762CE">
        <w:rPr>
          <w:b/>
          <w:bCs/>
          <w:color w:val="000000"/>
        </w:rPr>
        <w:t>comorbidities</w:t>
      </w:r>
      <w:proofErr w:type="gramEnd"/>
      <w:r w:rsidR="00D762CE">
        <w:rPr>
          <w:b/>
          <w:bCs/>
          <w:color w:val="000000"/>
        </w:rPr>
        <w:t xml:space="preserve">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four groups depending on the blood gas received or not received. </w:t>
      </w:r>
    </w:p>
    <w:p w14:paraId="0FDF8276" w14:textId="77777777" w:rsidR="00A90844" w:rsidRDefault="00A90844" w:rsidP="00014B1A">
      <w:pPr>
        <w:pStyle w:val="li1"/>
        <w:spacing w:before="0" w:beforeAutospacing="0" w:after="0" w:afterAutospacing="0"/>
        <w:rPr>
          <w:b/>
          <w:bCs/>
          <w:color w:val="000000"/>
        </w:rPr>
      </w:pPr>
    </w:p>
    <w:p w14:paraId="1A2D3296" w14:textId="77777777" w:rsidR="008738DE" w:rsidRDefault="008738DE" w:rsidP="00014B1A">
      <w:pPr>
        <w:pStyle w:val="li1"/>
        <w:spacing w:before="0" w:beforeAutospacing="0" w:after="0" w:afterAutospacing="0"/>
        <w:rPr>
          <w:b/>
          <w:bCs/>
          <w:color w:val="000000"/>
        </w:rPr>
      </w:pPr>
    </w:p>
    <w:p w14:paraId="6A63B2E0" w14:textId="77777777" w:rsidR="008738DE" w:rsidRDefault="008738DE" w:rsidP="00014B1A">
      <w:pPr>
        <w:pStyle w:val="li1"/>
        <w:spacing w:before="0" w:beforeAutospacing="0" w:after="0" w:afterAutospacing="0"/>
        <w:rPr>
          <w:b/>
          <w:bCs/>
          <w:color w:val="000000"/>
        </w:rPr>
      </w:pPr>
    </w:p>
    <w:p w14:paraId="52E5E9B9" w14:textId="77777777" w:rsidR="008738DE" w:rsidRDefault="008738DE" w:rsidP="00014B1A">
      <w:pPr>
        <w:pStyle w:val="li1"/>
        <w:spacing w:before="0" w:beforeAutospacing="0" w:after="0" w:afterAutospacing="0"/>
        <w:rPr>
          <w:b/>
          <w:bCs/>
          <w:color w:val="000000"/>
        </w:rPr>
      </w:pPr>
    </w:p>
    <w:p w14:paraId="0C2A4349" w14:textId="010948C2" w:rsidR="008738DE" w:rsidRPr="00515E40" w:rsidRDefault="008738DE" w:rsidP="008738DE">
      <w:pPr>
        <w:pStyle w:val="p2"/>
        <w:spacing w:before="0" w:beforeAutospacing="0" w:after="0" w:afterAutospacing="0"/>
        <w:rPr>
          <w:color w:val="000000"/>
        </w:rPr>
      </w:pPr>
      <w:r>
        <w:rPr>
          <w:color w:val="000000"/>
        </w:rPr>
        <w:t>Table 2 summarizes baseline characteristics stratified by hypercapnia status within the ABG and VBG cohorts. Among patients who underwent ABG testing, those with hypercapnia were older than those without (62.1 vs 60.8 years) and had a similar sex distribution. Mean BMI was slightly higher among hypercapnic patients (29.8 vs 28.6 kg/m</w:t>
      </w:r>
      <w:r>
        <w:rPr>
          <w:color w:val="000000"/>
          <w:vertAlign w:val="superscript"/>
        </w:rPr>
        <w:t>2</w:t>
      </w:r>
      <w:r>
        <w:rPr>
          <w:color w:val="000000"/>
        </w:rPr>
        <w:t xml:space="preserve">). Hypercapnic patients via ABG demonstrated a higher burden of cardiopulmonary disease including COPD (33% vs 16%), CHF (28% vs 20%), pulmonary hypertension (13% vs 8%), OSA (21% vs 14%) and asthma (14% vs 10%). </w:t>
      </w:r>
      <w:proofErr w:type="gramStart"/>
      <w:r>
        <w:rPr>
          <w:color w:val="000000"/>
        </w:rPr>
        <w:t>Both ABG</w:t>
      </w:r>
      <w:proofErr w:type="gramEnd"/>
      <w:r>
        <w:rPr>
          <w:color w:val="000000"/>
        </w:rPr>
        <w:t xml:space="preserve"> groups were mostly within the inpatient setting. The average arterial pCO</w:t>
      </w:r>
      <w:r w:rsidRPr="00515E40">
        <w:rPr>
          <w:color w:val="000000"/>
          <w:vertAlign w:val="subscript"/>
        </w:rPr>
        <w:t>2</w:t>
      </w:r>
      <w:r>
        <w:rPr>
          <w:color w:val="000000"/>
        </w:rPr>
        <w:t xml:space="preserve"> of hypercapnia patients was 58.5</w:t>
      </w:r>
      <w:r>
        <w:rPr>
          <w:color w:val="000000"/>
        </w:rPr>
        <w:sym w:font="Symbol" w:char="F0B1"/>
      </w:r>
      <w:r>
        <w:rPr>
          <w:color w:val="000000"/>
        </w:rPr>
        <w:t xml:space="preserve"> 20.4 mmHg compared with those without hypercapnia was 35.5 </w:t>
      </w:r>
      <w:r>
        <w:rPr>
          <w:color w:val="000000"/>
        </w:rPr>
        <w:sym w:font="Symbol" w:char="F0B1"/>
      </w:r>
      <w:r>
        <w:rPr>
          <w:color w:val="000000"/>
        </w:rPr>
        <w:t xml:space="preserve"> 6.1 mmHg. Similar patterns were observed within the VBG cohort. Patients with hypercapnia were older (61.0 vs 58.1 years) and had comparable sex distributions. Mean BMI was slightly higher in hypercapnic group (29.3 vs 28.7 kg/m</w:t>
      </w:r>
      <w:r>
        <w:rPr>
          <w:color w:val="000000"/>
          <w:vertAlign w:val="superscript"/>
        </w:rPr>
        <w:t>2</w:t>
      </w:r>
      <w:r>
        <w:rPr>
          <w:color w:val="000000"/>
        </w:rPr>
        <w:t>). Hypercapnic VBG patients had greater burden of comorbidities including COPD (29% vs 16%), CHF (27% vs 19%), pulmonary hypertension (12% vs 8%), OSA (20% vs 1</w:t>
      </w:r>
      <w:r w:rsidR="002F62D9">
        <w:rPr>
          <w:color w:val="000000"/>
        </w:rPr>
        <w:t>5</w:t>
      </w:r>
      <w:r>
        <w:rPr>
          <w:color w:val="000000"/>
        </w:rPr>
        <w:t>%) and asthma (15% vs 13%). The average venous pCO</w:t>
      </w:r>
      <w:r w:rsidRPr="00515E40">
        <w:rPr>
          <w:color w:val="000000"/>
          <w:vertAlign w:val="subscript"/>
        </w:rPr>
        <w:t>2</w:t>
      </w:r>
      <w:r>
        <w:rPr>
          <w:color w:val="000000"/>
        </w:rPr>
        <w:t xml:space="preserve"> was 60.2</w:t>
      </w:r>
      <w:r>
        <w:rPr>
          <w:color w:val="000000"/>
        </w:rPr>
        <w:sym w:font="Symbol" w:char="F0B1"/>
      </w:r>
      <w:r>
        <w:rPr>
          <w:color w:val="000000"/>
        </w:rPr>
        <w:t xml:space="preserve"> 12.6 mmHg compared with those without hypercapnia was 40.1 </w:t>
      </w:r>
      <w:r>
        <w:rPr>
          <w:color w:val="000000"/>
        </w:rPr>
        <w:sym w:font="Symbol" w:char="F0B1"/>
      </w:r>
      <w:r>
        <w:rPr>
          <w:color w:val="000000"/>
        </w:rPr>
        <w:t xml:space="preserve"> 6.6 mmHg.</w:t>
      </w:r>
    </w:p>
    <w:p w14:paraId="4C6408C8" w14:textId="77777777" w:rsidR="008738DE" w:rsidRDefault="008738DE" w:rsidP="008738DE">
      <w:pPr>
        <w:pStyle w:val="p2"/>
        <w:spacing w:before="0" w:beforeAutospacing="0" w:after="0" w:afterAutospacing="0"/>
        <w:rPr>
          <w:color w:val="000000"/>
          <w:highlight w:val="yellow"/>
        </w:rPr>
      </w:pPr>
    </w:p>
    <w:p w14:paraId="34B1C283" w14:textId="0A8B034C" w:rsidR="008738DE" w:rsidRPr="008738DE" w:rsidRDefault="008738DE" w:rsidP="008738DE">
      <w:pPr>
        <w:pStyle w:val="p2"/>
        <w:spacing w:before="0" w:beforeAutospacing="0" w:after="0" w:afterAutospacing="0"/>
        <w:rPr>
          <w:color w:val="000000"/>
        </w:rPr>
      </w:pPr>
      <w:r w:rsidRPr="00515E40">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r>
        <w:rPr>
          <w:color w:val="000000"/>
        </w:rPr>
        <w:t xml:space="preserve"> rather than reflecting isolated laboratory abnormalities. </w:t>
      </w:r>
      <w:r w:rsidRPr="00515E40">
        <w:rPr>
          <w:color w:val="000000"/>
        </w:rPr>
        <w:t xml:space="preserve"> </w:t>
      </w:r>
    </w:p>
    <w:p w14:paraId="2CE9EAB5" w14:textId="77777777" w:rsidR="008738DE" w:rsidRDefault="008738DE"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C5B47B7" w:rsidR="00014B1A" w:rsidRDefault="00014B1A" w:rsidP="00014B1A">
      <w:pPr>
        <w:pStyle w:val="li1"/>
        <w:spacing w:before="0" w:beforeAutospacing="0" w:after="0" w:afterAutospacing="0"/>
        <w:rPr>
          <w:b/>
          <w:bCs/>
          <w:color w:val="000000"/>
        </w:rPr>
      </w:pPr>
      <w:r>
        <w:rPr>
          <w:b/>
          <w:bCs/>
          <w:color w:val="000000"/>
        </w:rPr>
        <w:t xml:space="preserve">Table </w:t>
      </w:r>
      <w:r w:rsidR="00A90844">
        <w:rPr>
          <w:b/>
          <w:bCs/>
          <w:color w:val="000000"/>
        </w:rPr>
        <w:t>2</w:t>
      </w:r>
      <w:r>
        <w:rPr>
          <w:b/>
          <w:bCs/>
          <w:color w:val="000000"/>
        </w:rPr>
        <w:t xml:space="preserve">: </w:t>
      </w:r>
      <w:r w:rsidR="00D762CE" w:rsidRPr="00D762CE">
        <w:rPr>
          <w:b/>
          <w:bCs/>
          <w:color w:val="000000"/>
        </w:rPr>
        <w:t xml:space="preserve"> </w:t>
      </w:r>
      <w:r w:rsidR="00A90844">
        <w:rPr>
          <w:b/>
          <w:bCs/>
          <w:color w:val="000000"/>
        </w:rPr>
        <w:t xml:space="preserve">Baseline Characteristics including </w:t>
      </w:r>
      <w:proofErr w:type="gramStart"/>
      <w:r w:rsidR="00A90844">
        <w:rPr>
          <w:b/>
          <w:bCs/>
          <w:color w:val="000000"/>
        </w:rPr>
        <w:t>demographics,  comorbidities</w:t>
      </w:r>
      <w:proofErr w:type="gramEnd"/>
      <w:r w:rsidR="00A90844">
        <w:rPr>
          <w:b/>
          <w:bCs/>
          <w:color w:val="000000"/>
        </w:rPr>
        <w:t xml:space="preserve">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grouped by which blood gas received (ABG versus VBG) and whether hypercapnia was presen</w:t>
      </w:r>
      <w:r w:rsidR="008A38A0">
        <w:rPr>
          <w:b/>
          <w:bCs/>
          <w:color w:val="000000"/>
        </w:rPr>
        <w:t>t</w:t>
      </w:r>
      <w:r w:rsidR="00A90844">
        <w:rPr>
          <w:b/>
          <w:bCs/>
          <w:color w:val="000000"/>
        </w:rPr>
        <w:t xml:space="preserve">.  </w:t>
      </w:r>
    </w:p>
    <w:p w14:paraId="2ACF9D51" w14:textId="77777777" w:rsidR="00491638" w:rsidRDefault="00491638" w:rsidP="00014B1A">
      <w:pPr>
        <w:pStyle w:val="li1"/>
        <w:spacing w:before="0" w:beforeAutospacing="0" w:after="0" w:afterAutospacing="0"/>
        <w:rPr>
          <w:b/>
          <w:bCs/>
          <w:color w:val="000000"/>
        </w:rPr>
      </w:pPr>
    </w:p>
    <w:p w14:paraId="5824774D" w14:textId="77777777" w:rsidR="008738DE" w:rsidRPr="00AA4AE0" w:rsidRDefault="008738DE" w:rsidP="00AA4AE0">
      <w:pPr>
        <w:pStyle w:val="li1"/>
        <w:rPr>
          <w:color w:val="000000"/>
        </w:rPr>
      </w:pPr>
    </w:p>
    <w:p w14:paraId="46CEF300" w14:textId="5C2DE3C9" w:rsidR="00874157" w:rsidRDefault="00874157">
      <w:pPr>
        <w:pStyle w:val="li1"/>
        <w:spacing w:beforeAutospacing="0" w:afterAutospacing="0"/>
        <w:rPr>
          <w:color w:val="000000"/>
        </w:rPr>
      </w:pPr>
    </w:p>
    <w:p w14:paraId="3CF71092" w14:textId="178C7DCE" w:rsidR="00865C61" w:rsidRDefault="00874157">
      <w:pPr>
        <w:pStyle w:val="li1"/>
        <w:spacing w:beforeAutospacing="0" w:afterAutospacing="0"/>
        <w:rPr>
          <w:color w:val="000000"/>
        </w:rPr>
      </w:pPr>
      <w:r>
        <w:rPr>
          <w:color w:val="000000"/>
        </w:rPr>
        <w:t xml:space="preserve">When </w:t>
      </w:r>
      <w:r w:rsidRPr="00515E40">
        <w:rPr>
          <w:color w:val="000000"/>
        </w:rPr>
        <w:t>CO₂</w:t>
      </w:r>
      <w:r>
        <w:rPr>
          <w:color w:val="000000"/>
        </w:rPr>
        <w:t xml:space="preserve"> was evaluated as a</w:t>
      </w:r>
      <w:r w:rsidR="00507D33">
        <w:rPr>
          <w:color w:val="000000"/>
        </w:rPr>
        <w:t xml:space="preserve">n unweighted </w:t>
      </w:r>
      <w:r>
        <w:rPr>
          <w:color w:val="000000"/>
        </w:rPr>
        <w:t>binary variable (hypercapnia v</w:t>
      </w:r>
      <w:r w:rsidR="001C7A69">
        <w:rPr>
          <w:color w:val="000000"/>
        </w:rPr>
        <w:t>s</w:t>
      </w:r>
      <w:r>
        <w:rPr>
          <w:color w:val="000000"/>
        </w:rPr>
        <w:t xml:space="preserve"> normal), hypercapnia identified on ABG was strongly associated with all four outcomes compared to </w:t>
      </w:r>
      <w:r>
        <w:rPr>
          <w:color w:val="000000"/>
        </w:rPr>
        <w:lastRenderedPageBreak/>
        <w:t xml:space="preserve">VBG. </w:t>
      </w:r>
      <w:r w:rsidR="00865C61">
        <w:rPr>
          <w:color w:val="000000"/>
        </w:rPr>
        <w:t xml:space="preserve">The odd ratios for hypercapnia on ABGs was </w:t>
      </w:r>
      <w:r w:rsidR="001C7A69">
        <w:rPr>
          <w:color w:val="000000"/>
        </w:rPr>
        <w:t>3.53 (</w:t>
      </w:r>
      <w:r w:rsidR="00865C61">
        <w:rPr>
          <w:color w:val="000000"/>
        </w:rPr>
        <w:t>3.45-3.60</w:t>
      </w:r>
      <w:r w:rsidR="001C7A69">
        <w:rPr>
          <w:color w:val="000000"/>
        </w:rPr>
        <w:t>)</w:t>
      </w:r>
      <w:r w:rsidR="00865C61">
        <w:rPr>
          <w:color w:val="000000"/>
        </w:rPr>
        <w:t xml:space="preserve"> </w:t>
      </w:r>
      <w:r w:rsidR="001C7A69">
        <w:rPr>
          <w:color w:val="000000"/>
        </w:rPr>
        <w:t xml:space="preserve">for </w:t>
      </w:r>
      <w:r w:rsidR="00865C61">
        <w:rPr>
          <w:color w:val="000000"/>
        </w:rPr>
        <w:t xml:space="preserve">IMV, </w:t>
      </w:r>
      <w:r w:rsidR="001C7A69">
        <w:rPr>
          <w:color w:val="000000"/>
        </w:rPr>
        <w:t>3.33 (</w:t>
      </w:r>
      <w:r w:rsidR="00865C61">
        <w:rPr>
          <w:color w:val="000000"/>
        </w:rPr>
        <w:t>3.24-3.41</w:t>
      </w:r>
      <w:r w:rsidR="001C7A69">
        <w:rPr>
          <w:color w:val="000000"/>
        </w:rPr>
        <w:t>)</w:t>
      </w:r>
      <w:r w:rsidR="00865C61">
        <w:rPr>
          <w:color w:val="000000"/>
        </w:rPr>
        <w:t xml:space="preserve"> </w:t>
      </w:r>
      <w:r w:rsidR="001C7A69">
        <w:rPr>
          <w:color w:val="000000"/>
        </w:rPr>
        <w:t xml:space="preserve">for </w:t>
      </w:r>
      <w:r w:rsidR="00865C61">
        <w:rPr>
          <w:color w:val="000000"/>
        </w:rPr>
        <w:t xml:space="preserve">NIV, </w:t>
      </w:r>
      <w:r w:rsidR="001C7A69">
        <w:rPr>
          <w:color w:val="000000"/>
        </w:rPr>
        <w:t>2.13 (</w:t>
      </w:r>
      <w:r w:rsidR="00865C61">
        <w:rPr>
          <w:color w:val="000000"/>
        </w:rPr>
        <w:t>2.08-2.18</w:t>
      </w:r>
      <w:r w:rsidR="001C7A69">
        <w:rPr>
          <w:color w:val="000000"/>
        </w:rPr>
        <w:t>) for</w:t>
      </w:r>
      <w:r w:rsidR="00865C61">
        <w:rPr>
          <w:color w:val="000000"/>
        </w:rPr>
        <w:t xml:space="preserve"> mortality and </w:t>
      </w:r>
      <w:r w:rsidR="001C7A69">
        <w:rPr>
          <w:color w:val="000000"/>
        </w:rPr>
        <w:t>8.81 (</w:t>
      </w:r>
      <w:r w:rsidR="00865C61">
        <w:rPr>
          <w:color w:val="000000"/>
        </w:rPr>
        <w:t>8.59-9.03</w:t>
      </w:r>
      <w:r w:rsidR="001C7A69">
        <w:rPr>
          <w:color w:val="000000"/>
        </w:rPr>
        <w:t>) for</w:t>
      </w:r>
      <w:r w:rsidR="00865C61">
        <w:rPr>
          <w:color w:val="000000"/>
        </w:rPr>
        <w:t xml:space="preserve"> ICD Hypercapnic respiratory failure. This was compared to odds ratios of VBGs which was </w:t>
      </w:r>
      <w:r w:rsidR="001C7A69">
        <w:rPr>
          <w:color w:val="000000"/>
        </w:rPr>
        <w:t>1.91 (</w:t>
      </w:r>
      <w:r w:rsidR="00865C61">
        <w:rPr>
          <w:color w:val="000000"/>
        </w:rPr>
        <w:t>1.86-1.96</w:t>
      </w:r>
      <w:r w:rsidR="001C7A69">
        <w:rPr>
          <w:color w:val="000000"/>
        </w:rPr>
        <w:t>)</w:t>
      </w:r>
      <w:r w:rsidR="00865C61">
        <w:rPr>
          <w:color w:val="000000"/>
        </w:rPr>
        <w:t xml:space="preserve"> </w:t>
      </w:r>
      <w:r w:rsidR="001C7A69">
        <w:rPr>
          <w:color w:val="000000"/>
        </w:rPr>
        <w:t xml:space="preserve">for </w:t>
      </w:r>
      <w:r w:rsidR="00865C61">
        <w:rPr>
          <w:color w:val="000000"/>
        </w:rPr>
        <w:t>IMV</w:t>
      </w:r>
      <w:r w:rsidR="001C7A69">
        <w:rPr>
          <w:color w:val="000000"/>
        </w:rPr>
        <w:t>,</w:t>
      </w:r>
      <w:r w:rsidR="00865C61">
        <w:rPr>
          <w:color w:val="000000"/>
        </w:rPr>
        <w:t xml:space="preserve"> </w:t>
      </w:r>
      <w:r w:rsidR="001C7A69">
        <w:rPr>
          <w:color w:val="000000"/>
        </w:rPr>
        <w:t>2.12 (</w:t>
      </w:r>
      <w:r w:rsidR="00865C61">
        <w:rPr>
          <w:color w:val="000000"/>
        </w:rPr>
        <w:t>2.05-2.18</w:t>
      </w:r>
      <w:r w:rsidR="001C7A69">
        <w:rPr>
          <w:color w:val="000000"/>
        </w:rPr>
        <w:t>)</w:t>
      </w:r>
      <w:r w:rsidR="00865C61">
        <w:rPr>
          <w:color w:val="000000"/>
        </w:rPr>
        <w:t xml:space="preserve"> </w:t>
      </w:r>
      <w:r w:rsidR="001C7A69">
        <w:rPr>
          <w:color w:val="000000"/>
        </w:rPr>
        <w:t xml:space="preserve">for </w:t>
      </w:r>
      <w:r w:rsidR="00865C61">
        <w:rPr>
          <w:color w:val="000000"/>
        </w:rPr>
        <w:t xml:space="preserve">NIV, </w:t>
      </w:r>
      <w:r w:rsidR="001C7A69">
        <w:rPr>
          <w:color w:val="000000"/>
        </w:rPr>
        <w:t>1.62 (</w:t>
      </w:r>
      <w:r w:rsidR="00865C61">
        <w:rPr>
          <w:color w:val="000000"/>
        </w:rPr>
        <w:t>1.57-1.66</w:t>
      </w:r>
      <w:r w:rsidR="001C7A69">
        <w:rPr>
          <w:color w:val="000000"/>
        </w:rPr>
        <w:t>)</w:t>
      </w:r>
      <w:r w:rsidR="00865C61">
        <w:rPr>
          <w:color w:val="000000"/>
        </w:rPr>
        <w:t xml:space="preserve"> </w:t>
      </w:r>
      <w:r w:rsidR="001C7A69">
        <w:rPr>
          <w:color w:val="000000"/>
        </w:rPr>
        <w:t xml:space="preserve">for </w:t>
      </w:r>
      <w:r w:rsidR="00865C61">
        <w:rPr>
          <w:color w:val="000000"/>
        </w:rPr>
        <w:t>mortality</w:t>
      </w:r>
      <w:r w:rsidR="001C7A69">
        <w:rPr>
          <w:color w:val="000000"/>
        </w:rPr>
        <w:t xml:space="preserve"> </w:t>
      </w:r>
      <w:r w:rsidR="00865C61">
        <w:rPr>
          <w:color w:val="000000"/>
        </w:rPr>
        <w:t xml:space="preserve">and </w:t>
      </w:r>
      <w:r w:rsidR="001C7A69">
        <w:rPr>
          <w:color w:val="000000"/>
        </w:rPr>
        <w:t>6.24 (</w:t>
      </w:r>
      <w:r w:rsidR="00865C61">
        <w:rPr>
          <w:color w:val="000000"/>
        </w:rPr>
        <w:t>6.08-6.41</w:t>
      </w:r>
      <w:proofErr w:type="gramStart"/>
      <w:r w:rsidR="001C7A69">
        <w:rPr>
          <w:color w:val="000000"/>
        </w:rPr>
        <w:t>)</w:t>
      </w:r>
      <w:r w:rsidR="00865C61">
        <w:rPr>
          <w:color w:val="000000"/>
        </w:rPr>
        <w:t xml:space="preserve"> </w:t>
      </w:r>
      <w:r w:rsidR="001C7A69">
        <w:rPr>
          <w:color w:val="000000"/>
        </w:rPr>
        <w:t xml:space="preserve"> for</w:t>
      </w:r>
      <w:proofErr w:type="gramEnd"/>
      <w:r w:rsidR="001C7A69">
        <w:rPr>
          <w:color w:val="000000"/>
        </w:rPr>
        <w:t xml:space="preserve"> </w:t>
      </w:r>
      <w:r w:rsidR="00865C61">
        <w:rPr>
          <w:color w:val="000000"/>
        </w:rPr>
        <w:t xml:space="preserve">ICD Hypercapnic respiratory failure. </w:t>
      </w:r>
      <w:r>
        <w:rPr>
          <w:color w:val="000000"/>
        </w:rPr>
        <w:t xml:space="preserve">Hypercapnia identified on VBG was also associated with all four outcomes though with more modest effect sizes. </w:t>
      </w:r>
      <w:r w:rsidR="00865C61">
        <w:rPr>
          <w:color w:val="000000"/>
        </w:rPr>
        <w:t xml:space="preserve"> </w:t>
      </w:r>
    </w:p>
    <w:p w14:paraId="450E49C0" w14:textId="7405D665" w:rsidR="001C7A69" w:rsidRDefault="001C7A69">
      <w:pPr>
        <w:pStyle w:val="li1"/>
        <w:spacing w:before="0" w:beforeAutospacing="0" w:after="0" w:afterAutospacing="0"/>
        <w:rPr>
          <w:color w:val="000000"/>
        </w:rPr>
      </w:pPr>
    </w:p>
    <w:p w14:paraId="59847262" w14:textId="77853F15" w:rsidR="00046CB9" w:rsidRDefault="001C7A69">
      <w:pPr>
        <w:pStyle w:val="li1"/>
        <w:spacing w:before="0" w:beforeAutospacing="0" w:after="0" w:afterAutospacing="0"/>
        <w:rPr>
          <w:color w:val="000000"/>
        </w:rPr>
      </w:pPr>
      <w:r>
        <w:rPr>
          <w:color w:val="000000"/>
        </w:rPr>
        <w:t>Next, we applied IPSWs to address the variations in the types of patients who received arterial versus venous blood gas. Balance improved substantially across all measured covariates with standardized mean differences reduced to below 0.1, indicating adequate balance which is shown in Figure S1</w:t>
      </w:r>
      <w:r w:rsidR="00AD2A62">
        <w:rPr>
          <w:color w:val="000000"/>
        </w:rPr>
        <w:t xml:space="preserve">. Figure S2 depicts the propensity score distributions cross the ABG and VBG groups.  </w:t>
      </w:r>
    </w:p>
    <w:p w14:paraId="13FD26C0" w14:textId="77777777" w:rsidR="00046CB9" w:rsidRDefault="00046CB9">
      <w:pPr>
        <w:pStyle w:val="li1"/>
        <w:spacing w:before="0" w:beforeAutospacing="0" w:after="0" w:afterAutospacing="0"/>
        <w:rPr>
          <w:color w:val="000000"/>
        </w:rPr>
      </w:pPr>
    </w:p>
    <w:p w14:paraId="6F189C93" w14:textId="2DB7E092" w:rsidR="00B5505E" w:rsidRPr="00AA4AE0" w:rsidRDefault="001C7A69" w:rsidP="00AA4AE0">
      <w:pPr>
        <w:pStyle w:val="li1"/>
        <w:spacing w:before="0" w:beforeAutospacing="0" w:after="0" w:afterAutospacing="0"/>
        <w:rPr>
          <w:color w:val="000000"/>
        </w:rPr>
      </w:pPr>
      <w:r w:rsidRPr="00515E40">
        <w:rPr>
          <w:color w:val="000000"/>
        </w:rPr>
        <w:t>CO₂</w:t>
      </w:r>
      <w:r>
        <w:rPr>
          <w:color w:val="000000"/>
        </w:rPr>
        <w:t xml:space="preserve"> was evaluated as hypocapnia and hypercapnia compared to normal </w:t>
      </w:r>
      <w:r w:rsidRPr="00515E40">
        <w:rPr>
          <w:color w:val="000000"/>
        </w:rPr>
        <w:t>CO₂</w:t>
      </w:r>
      <w:r>
        <w:rPr>
          <w:color w:val="000000"/>
        </w:rPr>
        <w:t xml:space="preserve"> values</w:t>
      </w:r>
      <w:r w:rsidR="00046CB9">
        <w:rPr>
          <w:color w:val="000000"/>
        </w:rPr>
        <w:t xml:space="preserve"> shown in Figure 2</w:t>
      </w:r>
      <w:r>
        <w:rPr>
          <w:color w:val="000000"/>
        </w:rPr>
        <w:t>. The odd</w:t>
      </w:r>
      <w:r w:rsidR="0081071E">
        <w:rPr>
          <w:color w:val="000000"/>
        </w:rPr>
        <w:t>s</w:t>
      </w:r>
      <w:r>
        <w:rPr>
          <w:color w:val="000000"/>
        </w:rPr>
        <w:t xml:space="preserve"> ratio for hypocapnia on ABG </w:t>
      </w:r>
      <w:r w:rsidR="00046CB9">
        <w:rPr>
          <w:color w:val="000000"/>
        </w:rPr>
        <w:t xml:space="preserve">are </w:t>
      </w:r>
      <w:r>
        <w:rPr>
          <w:color w:val="000000"/>
        </w:rPr>
        <w:t xml:space="preserve">1.20 (1.07-1.36) and </w:t>
      </w:r>
      <w:r w:rsidR="00046CB9">
        <w:rPr>
          <w:color w:val="000000"/>
        </w:rPr>
        <w:t xml:space="preserve">for </w:t>
      </w:r>
      <w:r>
        <w:rPr>
          <w:color w:val="000000"/>
        </w:rPr>
        <w:t xml:space="preserve">hypercapnia on ABG </w:t>
      </w:r>
      <w:r w:rsidR="00046CB9">
        <w:rPr>
          <w:color w:val="000000"/>
        </w:rPr>
        <w:t>are 1.16 (1.03-1.32) for IMV. Odd</w:t>
      </w:r>
      <w:r w:rsidR="0081071E">
        <w:rPr>
          <w:color w:val="000000"/>
        </w:rPr>
        <w:t>s</w:t>
      </w:r>
      <w:r w:rsidR="00046CB9">
        <w:rPr>
          <w:color w:val="000000"/>
        </w:rPr>
        <w:t xml:space="preserve"> ratio for hypocapnia on ABG are 0.96 (0.78-1.18) and for hypercapnia on ABG are 2.11 (1.76-2.52) for NIV. Odd</w:t>
      </w:r>
      <w:r w:rsidR="0081071E">
        <w:rPr>
          <w:color w:val="000000"/>
        </w:rPr>
        <w:t>s</w:t>
      </w:r>
      <w:r w:rsidR="00046CB9">
        <w:rPr>
          <w:color w:val="000000"/>
        </w:rPr>
        <w:t xml:space="preserve"> ratio for hypocapnia on ABG are 1.73 (1.50-1.99) and for hypercapnia on ABG are 1.45 (1.25-1.67) for mortality. Odd</w:t>
      </w:r>
      <w:r w:rsidR="0081071E">
        <w:rPr>
          <w:color w:val="000000"/>
        </w:rPr>
        <w:t>s</w:t>
      </w:r>
      <w:r w:rsidR="00046CB9">
        <w:rPr>
          <w:color w:val="000000"/>
        </w:rPr>
        <w:t xml:space="preserve"> ratio for hypocapnia on ABG are 0.80 (0.62 -1.03) and hypercapnia on ABG are 5.39 (4.47-6.49) for diagnosis of hypercapni</w:t>
      </w:r>
      <w:r w:rsidR="00A00A43">
        <w:rPr>
          <w:color w:val="000000"/>
        </w:rPr>
        <w:t>c</w:t>
      </w:r>
      <w:r w:rsidR="00046CB9">
        <w:rPr>
          <w:color w:val="000000"/>
        </w:rPr>
        <w:t xml:space="preserve"> respiratory failure. This in comparison to odd</w:t>
      </w:r>
      <w:r w:rsidR="0081071E">
        <w:rPr>
          <w:color w:val="000000"/>
        </w:rPr>
        <w:t>s</w:t>
      </w:r>
      <w:r w:rsidR="00046CB9">
        <w:rPr>
          <w:color w:val="000000"/>
        </w:rPr>
        <w:t xml:space="preserve"> ratio for hypocapnia on VBG are 1.28 (1.08-1.52) and hypercapnia are 1.60 (1.35-1.90) for IMV. Odd</w:t>
      </w:r>
      <w:r w:rsidR="0081071E">
        <w:rPr>
          <w:color w:val="000000"/>
        </w:rPr>
        <w:t>s</w:t>
      </w:r>
      <w:r w:rsidR="00046CB9">
        <w:rPr>
          <w:color w:val="000000"/>
        </w:rPr>
        <w:t xml:space="preserve"> ratio for hypocapnia on VBG are 1.32 (0.99-1.75) and for hypercapnia on VBG are 3.31 (2.59-4.23) for NIV. Odd</w:t>
      </w:r>
      <w:r w:rsidR="0081071E">
        <w:rPr>
          <w:color w:val="000000"/>
        </w:rPr>
        <w:t>s</w:t>
      </w:r>
      <w:r w:rsidR="00046CB9">
        <w:rPr>
          <w:color w:val="000000"/>
        </w:rPr>
        <w:t xml:space="preserve"> ratio for hypocapnia on VBG are 1.98 (1.66-2.35) and for hypercapnia on VBG are </w:t>
      </w:r>
      <w:r w:rsidR="00A00A43">
        <w:rPr>
          <w:color w:val="000000"/>
        </w:rPr>
        <w:t xml:space="preserve">1.69 (1.40-2.03) for mortality. </w:t>
      </w:r>
      <w:r w:rsidR="00046CB9">
        <w:rPr>
          <w:color w:val="000000"/>
        </w:rPr>
        <w:t>Odd</w:t>
      </w:r>
      <w:r w:rsidR="0081071E">
        <w:rPr>
          <w:color w:val="000000"/>
        </w:rPr>
        <w:t>s</w:t>
      </w:r>
      <w:r w:rsidR="00046CB9">
        <w:rPr>
          <w:color w:val="000000"/>
        </w:rPr>
        <w:t xml:space="preserve"> ratio for hypocapnia on VBG are 1.10 (0.80-1.50) and for hypercapnia on VBG are </w:t>
      </w:r>
      <w:r w:rsidR="00A00A43">
        <w:rPr>
          <w:color w:val="000000"/>
        </w:rPr>
        <w:t xml:space="preserve">8.69 (6.80-11.09) for diagnosis of hypercapnic respiratory failure. </w:t>
      </w:r>
      <w:r w:rsidR="0081071E">
        <w:rPr>
          <w:color w:val="000000"/>
        </w:rPr>
        <w:t xml:space="preserve">Hypercapnia </w:t>
      </w:r>
      <w:r w:rsidR="009D5547">
        <w:rPr>
          <w:color w:val="000000"/>
        </w:rPr>
        <w:t xml:space="preserve">showed the strongest association for ventilatory support </w:t>
      </w:r>
      <w:r w:rsidR="00B5505E">
        <w:rPr>
          <w:color w:val="000000"/>
        </w:rPr>
        <w:t xml:space="preserve">with </w:t>
      </w:r>
      <w:r w:rsidR="008F3368">
        <w:rPr>
          <w:color w:val="000000"/>
        </w:rPr>
        <w:t>NIV greater than IMV</w:t>
      </w:r>
      <w:r w:rsidR="00B5505E">
        <w:rPr>
          <w:color w:val="000000"/>
        </w:rPr>
        <w:t xml:space="preserve"> across ABG and VBG groups. Mortality was not affected by </w:t>
      </w:r>
      <w:proofErr w:type="spellStart"/>
      <w:r w:rsidR="00B5505E" w:rsidRPr="00AA4AE0">
        <w:rPr>
          <w:color w:val="000000"/>
        </w:rPr>
        <w:t>pCO</w:t>
      </w:r>
      <w:proofErr w:type="spellEnd"/>
      <w:r w:rsidR="00B5505E" w:rsidRPr="00AA4AE0">
        <w:rPr>
          <w:color w:val="000000"/>
        </w:rPr>
        <w:t>₂</w:t>
      </w:r>
      <w:r w:rsidR="00B5505E">
        <w:rPr>
          <w:color w:val="000000"/>
        </w:rPr>
        <w:t xml:space="preserve"> values as hypocapnia and hypercapnia across ABG and VBG groups were both associated with increased morality. Hypocapnia was not strongly associated with ICD diagnosis of hypercapnic respiratory failure, acting as a negative control. VBG hypercapnia had </w:t>
      </w:r>
      <w:r w:rsidR="00AD2A62">
        <w:rPr>
          <w:color w:val="000000"/>
        </w:rPr>
        <w:t>greater</w:t>
      </w:r>
      <w:r w:rsidR="00B5505E">
        <w:rPr>
          <w:color w:val="000000"/>
        </w:rPr>
        <w:t xml:space="preserve"> </w:t>
      </w:r>
      <w:r w:rsidR="00AD2A62">
        <w:rPr>
          <w:color w:val="000000"/>
        </w:rPr>
        <w:t xml:space="preserve">likelihood than </w:t>
      </w:r>
      <w:r w:rsidR="00B5505E">
        <w:rPr>
          <w:color w:val="000000"/>
        </w:rPr>
        <w:t xml:space="preserve">ABG hypercapnia for NIV and ICD diagnosis. Across both arterial and venous measurements, hypercapnia was strongly associated with ventilatory support and diagnostic labeling. Notably, venous hypercapnia demonstrated prognostic associations comparable to or stronger than arterial hypercapnia for several outcomes. </w:t>
      </w:r>
    </w:p>
    <w:p w14:paraId="079D1FE9" w14:textId="77777777" w:rsidR="00491638" w:rsidRDefault="00491638" w:rsidP="00014B1A">
      <w:pPr>
        <w:pStyle w:val="li1"/>
        <w:spacing w:before="0" w:beforeAutospacing="0" w:after="0" w:afterAutospacing="0"/>
        <w:rPr>
          <w:b/>
          <w:bCs/>
          <w:color w:val="000000"/>
        </w:rPr>
      </w:pPr>
    </w:p>
    <w:p w14:paraId="5352DC3C" w14:textId="77777777" w:rsidR="00014B1A" w:rsidRDefault="00014B1A" w:rsidP="00014B1A">
      <w:pPr>
        <w:pStyle w:val="li1"/>
        <w:spacing w:before="0" w:beforeAutospacing="0" w:after="0" w:afterAutospacing="0"/>
        <w:rPr>
          <w:color w:val="000000"/>
        </w:rPr>
      </w:pPr>
    </w:p>
    <w:p w14:paraId="5634BFEE" w14:textId="77777777" w:rsidR="00014B1A" w:rsidRDefault="00014B1A" w:rsidP="00014B1A">
      <w:pPr>
        <w:pStyle w:val="li1"/>
        <w:spacing w:before="0" w:beforeAutospacing="0" w:after="0" w:afterAutospacing="0"/>
        <w:rPr>
          <w:color w:val="000000"/>
        </w:rPr>
      </w:pPr>
    </w:p>
    <w:p w14:paraId="40B3EE0B" w14:textId="16FDC25E" w:rsidR="00014B1A" w:rsidRPr="008A4841" w:rsidRDefault="00014B1A" w:rsidP="00014B1A">
      <w:pPr>
        <w:pStyle w:val="li1"/>
        <w:spacing w:before="0" w:beforeAutospacing="0" w:after="0" w:afterAutospacing="0"/>
        <w:rPr>
          <w:b/>
          <w:bCs/>
          <w:color w:val="000000"/>
        </w:rPr>
      </w:pPr>
      <w:r w:rsidRPr="008A4841">
        <w:rPr>
          <w:b/>
          <w:bCs/>
          <w:color w:val="000000"/>
        </w:rPr>
        <w:t xml:space="preserve">Figure </w:t>
      </w:r>
      <w:r w:rsidR="000B5ADC">
        <w:rPr>
          <w:b/>
          <w:bCs/>
          <w:color w:val="000000"/>
        </w:rPr>
        <w:t>2</w:t>
      </w:r>
      <w:r w:rsidRPr="008A4841">
        <w:rPr>
          <w:b/>
          <w:bCs/>
          <w:color w:val="000000"/>
        </w:rPr>
        <w:t xml:space="preserve">: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w:t>
      </w:r>
      <w:r w:rsidR="003C68CF">
        <w:rPr>
          <w:b/>
          <w:bCs/>
          <w:color w:val="000000"/>
        </w:rPr>
        <w:t>hypocapnia and hypercapnia</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w:t>
      </w:r>
      <w:r w:rsidR="003C68CF">
        <w:rPr>
          <w:b/>
          <w:bCs/>
          <w:color w:val="000000"/>
        </w:rPr>
        <w:t>hypercapnia</w:t>
      </w:r>
      <w:r w:rsidR="00B21F6A" w:rsidRPr="00130945">
        <w:rPr>
          <w:b/>
          <w:bCs/>
          <w:color w:val="000000"/>
        </w:rPr>
        <w:t xml:space="preserve"> </w:t>
      </w:r>
      <w:r w:rsidR="00D77C5D" w:rsidRPr="00B21F6A">
        <w:rPr>
          <w:b/>
          <w:bCs/>
          <w:color w:val="000000"/>
        </w:rPr>
        <w:t xml:space="preserve">groups have much higher likelihood of receiving noninvasive ventilation and diagnosis of hypercapnic respiratory failure compared to the </w:t>
      </w:r>
      <w:r w:rsidR="003C68CF">
        <w:rPr>
          <w:b/>
          <w:bCs/>
          <w:color w:val="000000"/>
        </w:rPr>
        <w:t>hypocapnia</w:t>
      </w:r>
      <w:r w:rsidR="00B21F6A" w:rsidRPr="00130945">
        <w:rPr>
          <w:b/>
          <w:bCs/>
          <w:color w:val="000000"/>
        </w:rPr>
        <w:t xml:space="preserve"> </w:t>
      </w:r>
      <w:r w:rsidR="00D77C5D" w:rsidRPr="00B21F6A">
        <w:rPr>
          <w:b/>
          <w:bCs/>
          <w:color w:val="000000"/>
        </w:rPr>
        <w:t>group</w:t>
      </w:r>
      <w:r w:rsidR="003C68CF">
        <w:rPr>
          <w:b/>
          <w:bCs/>
          <w:color w:val="000000"/>
        </w:rPr>
        <w:t>s</w:t>
      </w:r>
      <w:r w:rsidR="00D77C5D" w:rsidRPr="00B21F6A">
        <w:rPr>
          <w:b/>
          <w:bCs/>
          <w:color w:val="000000"/>
        </w:rPr>
        <w:t>.</w:t>
      </w:r>
      <w:r w:rsidR="00D77C5D">
        <w:rPr>
          <w:b/>
          <w:bCs/>
          <w:color w:val="000000"/>
        </w:rPr>
        <w:t xml:space="preserve"> </w:t>
      </w:r>
      <w:r w:rsidR="003C68CF">
        <w:rPr>
          <w:b/>
          <w:bCs/>
          <w:color w:val="000000"/>
        </w:rPr>
        <w:t xml:space="preserve">Mortality had similar odds ratio for hypocapnia and hypercapnia groups across ABG and VBGs.   </w:t>
      </w:r>
    </w:p>
    <w:p w14:paraId="51BFFB01" w14:textId="77777777" w:rsidR="00014B1A" w:rsidRDefault="00014B1A" w:rsidP="00014B1A">
      <w:pPr>
        <w:pStyle w:val="li1"/>
        <w:spacing w:before="0" w:beforeAutospacing="0" w:after="0" w:afterAutospacing="0"/>
        <w:rPr>
          <w:color w:val="000000"/>
        </w:rPr>
      </w:pPr>
    </w:p>
    <w:p w14:paraId="4D0D3B7D" w14:textId="5A62DF45" w:rsidR="00014B1A" w:rsidRDefault="003C68CF" w:rsidP="00014B1A">
      <w:pPr>
        <w:pStyle w:val="li1"/>
        <w:spacing w:before="0" w:beforeAutospacing="0" w:after="0" w:afterAutospacing="0"/>
        <w:rPr>
          <w:color w:val="000000"/>
        </w:rPr>
      </w:pPr>
      <w:r w:rsidRPr="003C68CF">
        <w:rPr>
          <w:noProof/>
          <w:color w:val="000000"/>
        </w:rPr>
        <w:lastRenderedPageBreak/>
        <w:drawing>
          <wp:inline distT="0" distB="0" distL="0" distR="0" wp14:anchorId="1E1C5301" wp14:editId="7DFA293C">
            <wp:extent cx="5943600" cy="3279140"/>
            <wp:effectExtent l="0" t="0" r="0" b="0"/>
            <wp:docPr id="131509724"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724" name="Picture 1" descr="A graph with red and blue dots&#10;&#10;Description automatically generated"/>
                    <pic:cNvPicPr/>
                  </pic:nvPicPr>
                  <pic:blipFill>
                    <a:blip r:embed="rId13"/>
                    <a:stretch>
                      <a:fillRect/>
                    </a:stretch>
                  </pic:blipFill>
                  <pic:spPr>
                    <a:xfrm>
                      <a:off x="0" y="0"/>
                      <a:ext cx="5943600" cy="3279140"/>
                    </a:xfrm>
                    <a:prstGeom prst="rect">
                      <a:avLst/>
                    </a:prstGeom>
                  </pic:spPr>
                </pic:pic>
              </a:graphicData>
            </a:graphic>
          </wp:inline>
        </w:drawing>
      </w:r>
    </w:p>
    <w:p w14:paraId="0FB01A5B" w14:textId="5C000821" w:rsidR="00014B1A" w:rsidRDefault="00014B1A" w:rsidP="00014B1A">
      <w:pPr>
        <w:pStyle w:val="li1"/>
        <w:spacing w:before="0" w:beforeAutospacing="0" w:after="0" w:afterAutospacing="0"/>
        <w:rPr>
          <w:color w:val="000000"/>
        </w:rPr>
      </w:pPr>
    </w:p>
    <w:p w14:paraId="71EFD6C5" w14:textId="77777777" w:rsidR="00014B1A" w:rsidRDefault="00014B1A" w:rsidP="00014B1A">
      <w:pPr>
        <w:pStyle w:val="li1"/>
        <w:spacing w:before="0" w:beforeAutospacing="0" w:after="0" w:afterAutospacing="0"/>
        <w:rPr>
          <w:color w:val="000000"/>
        </w:rPr>
      </w:pPr>
    </w:p>
    <w:p w14:paraId="6CCC6565" w14:textId="77777777" w:rsidR="00491638" w:rsidRDefault="00491638" w:rsidP="00014B1A">
      <w:pPr>
        <w:pStyle w:val="li1"/>
        <w:spacing w:before="0" w:beforeAutospacing="0" w:after="0" w:afterAutospacing="0"/>
        <w:rPr>
          <w:color w:val="000000"/>
        </w:rPr>
      </w:pPr>
    </w:p>
    <w:p w14:paraId="190F28DF" w14:textId="49DA9CB7"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3C68CF">
        <w:rPr>
          <w:color w:val="000000"/>
        </w:rPr>
        <w:t>3</w:t>
      </w:r>
      <w:r w:rsidR="00CD2BCB">
        <w:rPr>
          <w:color w:val="000000"/>
        </w:rPr>
        <w:t xml:space="preserve"> </w:t>
      </w:r>
      <w:r>
        <w:rPr>
          <w:color w:val="000000"/>
        </w:rPr>
        <w:t>present</w:t>
      </w:r>
      <w:r w:rsidR="00CD2BCB">
        <w:rPr>
          <w:color w:val="000000"/>
        </w:rPr>
        <w:t>s</w:t>
      </w:r>
      <w:r>
        <w:rPr>
          <w:color w:val="000000"/>
        </w:rPr>
        <w:t xml:space="preserve"> the predicted probabilities for each outcome across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62BAF3D1" w:rsidR="00014B1A" w:rsidRPr="00DB2487" w:rsidRDefault="00DB2487" w:rsidP="00014B1A">
      <w:pPr>
        <w:pStyle w:val="li1"/>
        <w:spacing w:before="0" w:beforeAutospacing="0" w:after="0" w:afterAutospacing="0"/>
        <w:rPr>
          <w:color w:val="000000"/>
        </w:rPr>
      </w:pPr>
      <w:r w:rsidRPr="00130945">
        <w:rPr>
          <w:color w:val="000000"/>
        </w:rPr>
        <w:t xml:space="preserve">In Figure </w:t>
      </w:r>
      <w:r w:rsidR="000B5ADC">
        <w:rPr>
          <w:color w:val="000000"/>
        </w:rPr>
        <w:t>3</w:t>
      </w:r>
      <w:r w:rsidRPr="00130945">
        <w:rPr>
          <w:color w:val="000000"/>
        </w:rPr>
        <w:t xml:space="preserve">, </w:t>
      </w:r>
      <w:r w:rsidR="00CD2BCB">
        <w:rPr>
          <w:color w:val="000000"/>
        </w:rPr>
        <w:t xml:space="preserve">there is a significant higher likelihood of receiving the four outcomes for the VBG group compared to ABG group as </w:t>
      </w:r>
      <w:proofErr w:type="spellStart"/>
      <w:r w:rsidR="00CD2BCB">
        <w:rPr>
          <w:color w:val="000000"/>
        </w:rPr>
        <w:t>p</w:t>
      </w:r>
      <w:r w:rsidR="00CD2BCB" w:rsidRPr="00D50D21">
        <w:rPr>
          <w:color w:val="000000"/>
        </w:rPr>
        <w:t>CO</w:t>
      </w:r>
      <w:proofErr w:type="spellEnd"/>
      <w:r w:rsidR="00CD2BCB" w:rsidRPr="00D50D21">
        <w:rPr>
          <w:color w:val="000000"/>
        </w:rPr>
        <w:t>₂</w:t>
      </w:r>
      <w:r w:rsidR="00CD2BCB">
        <w:rPr>
          <w:color w:val="000000"/>
        </w:rPr>
        <w:t xml:space="preserve"> levels increase. </w:t>
      </w:r>
      <w:r w:rsidR="0042458F">
        <w:rPr>
          <w:color w:val="000000"/>
        </w:rPr>
        <w:t xml:space="preserve">Hypercapnic respiratory failure diagnosis and non-invasive ventilation had the largest gap in likelihood between the two groups. </w:t>
      </w:r>
      <w:r w:rsidR="00CD2BCB">
        <w:rPr>
          <w:color w:val="000000"/>
        </w:rPr>
        <w:t xml:space="preserve">The predicted probability of the outcomes </w:t>
      </w:r>
      <w:proofErr w:type="gramStart"/>
      <w:r w:rsidR="00CD2BCB">
        <w:rPr>
          <w:color w:val="000000"/>
        </w:rPr>
        <w:t>begin</w:t>
      </w:r>
      <w:proofErr w:type="gramEnd"/>
      <w:r w:rsidR="00CD2BCB">
        <w:rPr>
          <w:color w:val="000000"/>
        </w:rPr>
        <w:t xml:space="preserve"> to </w:t>
      </w:r>
      <w:r w:rsidR="0042458F">
        <w:rPr>
          <w:color w:val="000000"/>
        </w:rPr>
        <w:t>increase</w:t>
      </w:r>
      <w:r w:rsidR="00CD2BCB">
        <w:rPr>
          <w:color w:val="000000"/>
        </w:rPr>
        <w:t xml:space="preserve"> at about 45 mmHg for ABG and 50 mmHg for VBG. </w:t>
      </w:r>
      <w:r w:rsidRPr="00130945">
        <w:rPr>
          <w:color w:val="000000"/>
        </w:rPr>
        <w:t>Finally, mortality appeared unrelated to CO₂ status</w:t>
      </w:r>
      <w:r w:rsidR="0042458F">
        <w:rPr>
          <w:color w:val="000000"/>
        </w:rPr>
        <w:t xml:space="preserve"> for the ABG group</w:t>
      </w:r>
      <w:r w:rsidRPr="00130945">
        <w:rPr>
          <w:color w:val="000000"/>
        </w:rPr>
        <w:t>, suggesting that death in this cohort is more reflective of overall illness severity rather than hypercapnia itself.</w:t>
      </w:r>
    </w:p>
    <w:p w14:paraId="0C15B4CE" w14:textId="77777777" w:rsidR="00014B1A" w:rsidRDefault="00014B1A" w:rsidP="00014B1A">
      <w:pPr>
        <w:pStyle w:val="li1"/>
        <w:spacing w:before="0" w:beforeAutospacing="0" w:after="0" w:afterAutospacing="0"/>
        <w:rPr>
          <w:color w:val="000000"/>
        </w:rPr>
      </w:pPr>
    </w:p>
    <w:p w14:paraId="2338DF71" w14:textId="5A5CC6C6" w:rsidR="00014B1A" w:rsidRDefault="00014B1A" w:rsidP="00014B1A">
      <w:pPr>
        <w:pStyle w:val="li1"/>
        <w:spacing w:before="0" w:beforeAutospacing="0" w:after="0" w:afterAutospacing="0"/>
        <w:rPr>
          <w:b/>
          <w:bCs/>
          <w:color w:val="000000"/>
        </w:rPr>
      </w:pPr>
      <w:r w:rsidRPr="007D4481">
        <w:rPr>
          <w:b/>
          <w:bCs/>
          <w:color w:val="000000"/>
        </w:rPr>
        <w:t xml:space="preserve">Figure </w:t>
      </w:r>
      <w:r w:rsidR="000B5ADC">
        <w:rPr>
          <w:b/>
          <w:bCs/>
          <w:color w:val="000000"/>
        </w:rPr>
        <w:t>3</w:t>
      </w:r>
      <w:r w:rsidRPr="007D4481">
        <w:rPr>
          <w:b/>
          <w:bCs/>
          <w:color w:val="000000"/>
        </w:rPr>
        <w:t xml:space="preserve">: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3C68CF">
        <w:rPr>
          <w:b/>
          <w:bCs/>
          <w:color w:val="000000"/>
        </w:rPr>
        <w:t xml:space="preserve">Across the four outcomes, ABG and VBG had similar likelihood of receiving the four outcomes. VBG had slightly higher likelihood in hypercapnic area for IMV, NIV and hypercapnic respiratory failure. </w:t>
      </w:r>
      <w:r w:rsidR="0042458F">
        <w:rPr>
          <w:b/>
          <w:bCs/>
          <w:color w:val="000000"/>
        </w:rPr>
        <w:t xml:space="preserve"> </w:t>
      </w:r>
    </w:p>
    <w:p w14:paraId="605EEDD6" w14:textId="182985C5" w:rsidR="00767F19" w:rsidRDefault="003C68CF" w:rsidP="00014B1A">
      <w:pPr>
        <w:pStyle w:val="li1"/>
        <w:spacing w:before="0" w:beforeAutospacing="0" w:after="0" w:afterAutospacing="0"/>
        <w:rPr>
          <w:b/>
          <w:bCs/>
          <w:color w:val="000000"/>
        </w:rPr>
      </w:pPr>
      <w:r w:rsidRPr="003C68CF">
        <w:rPr>
          <w:b/>
          <w:bCs/>
          <w:noProof/>
          <w:color w:val="000000"/>
        </w:rPr>
        <w:lastRenderedPageBreak/>
        <w:drawing>
          <wp:inline distT="0" distB="0" distL="0" distR="0" wp14:anchorId="0BFD8746" wp14:editId="467D4E07">
            <wp:extent cx="5943600" cy="4695825"/>
            <wp:effectExtent l="0" t="0" r="0" b="3175"/>
            <wp:docPr id="808498973" name="Picture 1"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852" name="Picture 1" descr="A graph of different types of numbers&#10;&#10;Description automatically generated with medium confidence"/>
                    <pic:cNvPicPr/>
                  </pic:nvPicPr>
                  <pic:blipFill>
                    <a:blip r:embed="rId14"/>
                    <a:stretch>
                      <a:fillRect/>
                    </a:stretch>
                  </pic:blipFill>
                  <pic:spPr>
                    <a:xfrm>
                      <a:off x="0" y="0"/>
                      <a:ext cx="5943600" cy="4695825"/>
                    </a:xfrm>
                    <a:prstGeom prst="rect">
                      <a:avLst/>
                    </a:prstGeom>
                  </pic:spPr>
                </pic:pic>
              </a:graphicData>
            </a:graphic>
          </wp:inline>
        </w:drawing>
      </w:r>
    </w:p>
    <w:p w14:paraId="38927165" w14:textId="34426E60" w:rsidR="00767F19" w:rsidRDefault="00767F19" w:rsidP="00014B1A">
      <w:pPr>
        <w:pStyle w:val="li1"/>
        <w:spacing w:before="0" w:beforeAutospacing="0" w:after="0" w:afterAutospacing="0"/>
        <w:rPr>
          <w:b/>
          <w:bCs/>
          <w:color w:val="000000"/>
        </w:rPr>
      </w:pPr>
    </w:p>
    <w:p w14:paraId="5F77F085" w14:textId="585B82DC" w:rsidR="00014B1A" w:rsidRDefault="00014B1A" w:rsidP="00014B1A">
      <w:pPr>
        <w:pStyle w:val="li1"/>
        <w:spacing w:before="0" w:beforeAutospacing="0" w:after="0" w:afterAutospacing="0"/>
        <w:rPr>
          <w:b/>
          <w:bCs/>
          <w:color w:val="000000"/>
        </w:rPr>
      </w:pP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RDefault="00014B1A" w:rsidP="00014B1A">
      <w:pPr>
        <w:pStyle w:val="p2"/>
        <w:spacing w:before="0" w:beforeAutospacing="0" w:after="0" w:afterAutospacing="0"/>
        <w:rPr>
          <w:color w:val="000000"/>
        </w:rPr>
      </w:pPr>
      <w:r w:rsidRPr="00623125">
        <w:rPr>
          <w:color w:val="000000"/>
        </w:rPr>
        <w:t> </w:t>
      </w:r>
    </w:p>
    <w:p w14:paraId="403E0289"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Discussion:</w:t>
      </w:r>
      <w:r w:rsidRPr="00656FB1">
        <w:rPr>
          <w:rStyle w:val="apple-converted-space"/>
          <w:b/>
          <w:bCs/>
          <w:color w:val="000000"/>
        </w:rPr>
        <w:t> </w:t>
      </w:r>
    </w:p>
    <w:p w14:paraId="75F5BE13" w14:textId="77777777" w:rsidR="00582361" w:rsidRDefault="00582361" w:rsidP="00014B1A">
      <w:pPr>
        <w:pStyle w:val="p2"/>
        <w:spacing w:before="0" w:beforeAutospacing="0" w:after="0" w:afterAutospacing="0"/>
        <w:rPr>
          <w:color w:val="000000"/>
        </w:rPr>
      </w:pPr>
    </w:p>
    <w:p w14:paraId="4733DDBE" w14:textId="77777777" w:rsidR="00B32ABC" w:rsidRDefault="00B32ABC" w:rsidP="003C68CF">
      <w:pPr>
        <w:pStyle w:val="p2"/>
        <w:spacing w:before="0" w:beforeAutospacing="0" w:after="0" w:afterAutospacing="0"/>
      </w:pPr>
    </w:p>
    <w:p w14:paraId="2D488820" w14:textId="7ED88C57" w:rsidR="003748FA" w:rsidRDefault="00DD2D6F" w:rsidP="003C68CF">
      <w:pPr>
        <w:pStyle w:val="p2"/>
        <w:spacing w:before="0" w:beforeAutospacing="0" w:after="0" w:afterAutospacing="0"/>
      </w:pPr>
      <w:commentRangeStart w:id="166"/>
      <w:r>
        <w:t xml:space="preserve">Overall, </w:t>
      </w:r>
      <w:r w:rsidR="00C33EC4">
        <w:t xml:space="preserve">these </w:t>
      </w:r>
      <w:commentRangeEnd w:id="166"/>
      <w:r w:rsidR="00476115">
        <w:rPr>
          <w:rStyle w:val="CommentReference"/>
          <w:rFonts w:asciiTheme="minorHAnsi" w:eastAsiaTheme="minorHAnsi" w:hAnsiTheme="minorHAnsi" w:cstheme="minorBidi"/>
          <w:kern w:val="2"/>
          <w14:ligatures w14:val="standardContextual"/>
        </w:rPr>
        <w:commentReference w:id="166"/>
      </w:r>
      <w:r w:rsidR="00C33EC4">
        <w:t xml:space="preserve">findings suggest that venous and arterial blood gas measurements provide comparable clinical </w:t>
      </w:r>
      <w:r w:rsidR="00B32ABC">
        <w:t xml:space="preserve">value </w:t>
      </w:r>
      <w:r w:rsidR="00C33EC4">
        <w:t>in predicting key outcomes</w:t>
      </w:r>
      <w:r w:rsidR="003748FA">
        <w:t xml:space="preserve">. </w:t>
      </w:r>
      <w:r w:rsidR="009E5E1F">
        <w:t>The</w:t>
      </w:r>
      <w:r w:rsidR="003748FA">
        <w:t xml:space="preserve"> odds ratio for </w:t>
      </w:r>
      <w:r w:rsidR="009E5E1F">
        <w:t xml:space="preserve">hypercapnia on ABG and VBG are 1.16 vs. 3.31 (IMV), 2.11 vs. 1.60 (NIV), 1.25 vs. 1.69 (mortality) and 5.39 vs 8.69 (diagnosis of hypercapnia respiratory failure). Venous hypercapnia retained robust prognostic associations across all outcomes, supporting its clinical relevance beyond analytic agreement. </w:t>
      </w:r>
    </w:p>
    <w:p w14:paraId="6CB017FB" w14:textId="77777777" w:rsidR="009E5E1F" w:rsidRDefault="009E5E1F" w:rsidP="003C68CF">
      <w:pPr>
        <w:pStyle w:val="p2"/>
        <w:spacing w:before="0" w:beforeAutospacing="0" w:after="0" w:afterAutospacing="0"/>
      </w:pPr>
    </w:p>
    <w:p w14:paraId="7F042B67" w14:textId="6951FA6F" w:rsidR="009E5E1F" w:rsidRDefault="009E5E1F" w:rsidP="003C68CF">
      <w:pPr>
        <w:pStyle w:val="p2"/>
        <w:spacing w:before="0" w:beforeAutospacing="0" w:after="0" w:afterAutospacing="0"/>
      </w:pPr>
      <w:r>
        <w:t xml:space="preserve">Arterial hypercapnia had higher likelihood </w:t>
      </w:r>
      <w:r w:rsidR="000915C4">
        <w:t xml:space="preserve">of NIV compared to VBG; </w:t>
      </w:r>
      <w:proofErr w:type="gramStart"/>
      <w:r w:rsidR="000915C4">
        <w:t>however</w:t>
      </w:r>
      <w:proofErr w:type="gramEnd"/>
      <w:r w:rsidR="000915C4">
        <w:t xml:space="preserve"> the remaining three outcomes, venous hypercapnia had higher likelihood compared to ABG. Evaluating the splines, IMV and mortality had somewhat flat predicted probability despite the CO2 value. This may be due to some patients receiving either blood gas have higher illness severity and may be intubated or expire due to another cause </w:t>
      </w:r>
      <w:r w:rsidR="00AD2A62">
        <w:t xml:space="preserve">other </w:t>
      </w:r>
      <w:r w:rsidR="000915C4">
        <w:t xml:space="preserve">than hypercapnic respiratory failure. Additionally, </w:t>
      </w:r>
      <w:r w:rsidR="000915C4">
        <w:lastRenderedPageBreak/>
        <w:t xml:space="preserve">there was minimal difference in the odds ratios between the hypocapnia and hypercapnia groups for mortality in both blood gas groups. The NIV and hypercapnic respiratory failure splines, have an increase in predicted probability as CO2 reaches hypercapnia across both blood gas groups.   </w:t>
      </w:r>
    </w:p>
    <w:p w14:paraId="1E1625CC" w14:textId="77777777" w:rsidR="003748FA" w:rsidRDefault="003748FA" w:rsidP="003C68CF">
      <w:pPr>
        <w:pStyle w:val="p2"/>
        <w:spacing w:before="0" w:beforeAutospacing="0" w:after="0" w:afterAutospacing="0"/>
      </w:pPr>
    </w:p>
    <w:p w14:paraId="7C76AB83" w14:textId="77CE82B0" w:rsidR="003748FA" w:rsidRPr="00AA4AE0" w:rsidRDefault="000915C4" w:rsidP="00AA4AE0">
      <w:pPr>
        <w:rPr>
          <w:color w:val="000000"/>
        </w:rPr>
      </w:pPr>
      <w:r>
        <w:rPr>
          <w:rFonts w:ascii="Times New Roman" w:hAnsi="Times New Roman" w:cs="Times New Roman"/>
        </w:rPr>
        <w:t xml:space="preserve">Previous studies have shown that venous and arterial </w:t>
      </w:r>
      <w:proofErr w:type="spellStart"/>
      <w:r w:rsidRPr="00AA4AE0">
        <w:rPr>
          <w:rFonts w:ascii="Times New Roman" w:hAnsi="Times New Roman" w:cs="Times New Roman"/>
          <w:color w:val="000000"/>
        </w:rPr>
        <w:t>p</w:t>
      </w:r>
      <w:r w:rsidRPr="00D50D21">
        <w:rPr>
          <w:rFonts w:ascii="Times New Roman" w:hAnsi="Times New Roman"/>
          <w:color w:val="000000"/>
        </w:rPr>
        <w:t>CO</w:t>
      </w:r>
      <w:proofErr w:type="spellEnd"/>
      <w:r w:rsidRPr="00D50D21">
        <w:rPr>
          <w:rFonts w:ascii="Times New Roman" w:hAnsi="Times New Roman"/>
          <w:color w:val="000000"/>
        </w:rPr>
        <w:t>₂</w:t>
      </w:r>
      <w:r>
        <w:rPr>
          <w:rFonts w:ascii="Times New Roman" w:hAnsi="Times New Roman"/>
          <w:color w:val="000000"/>
        </w:rPr>
        <w:t xml:space="preserve"> values are strongly correlated. However, the prior work has focused on diagnostic accuracy or correlation coefficients rather than clinical outcomes.</w:t>
      </w:r>
      <w:r w:rsidR="00AD2A62">
        <w:rPr>
          <w:rFonts w:ascii="Times New Roman" w:hAnsi="Times New Roman"/>
          <w:color w:val="000000"/>
        </w:rPr>
        <w:t xml:space="preserve"> </w:t>
      </w:r>
      <w:commentRangeStart w:id="167"/>
      <w:r w:rsidR="00E94929">
        <w:rPr>
          <w:rFonts w:ascii="Times New Roman" w:hAnsi="Times New Roman"/>
          <w:color w:val="000000"/>
        </w:rPr>
        <w:t xml:space="preserve">Our study evaluates whether hypercapnia identified on ABG or VBG is associated with subsequent clinical outcomes, not whether venous and arterial measurements are interchangeable or whether one sampling method causes difference outcomes.  These prognostic inferences rest on the assumption that inverse propensity weighting adequately accounts for systematic differences in patients selected for ABG vs VBG testing. Although balance across measured covariates was achieved, residual confounding likely persists due to unmeasured factors such as clinician decision-making and availability of each test. These are examples of what may influence the decision to obtain and ABG vs VBG that is not captured fully within the electronic medical record.  </w:t>
      </w:r>
      <w:commentRangeEnd w:id="167"/>
      <w:r w:rsidR="00E94929">
        <w:rPr>
          <w:rStyle w:val="CommentReference"/>
        </w:rPr>
        <w:commentReference w:id="167"/>
      </w:r>
    </w:p>
    <w:p w14:paraId="0A0D3E3E" w14:textId="51893F67" w:rsidR="000915C4" w:rsidRDefault="000915C4" w:rsidP="00D61DF5">
      <w:pPr>
        <w:rPr>
          <w:rFonts w:ascii="Times New Roman" w:hAnsi="Times New Roman"/>
          <w:color w:val="000000"/>
        </w:rPr>
      </w:pPr>
    </w:p>
    <w:p w14:paraId="4F7A6769" w14:textId="4C44E4E0" w:rsidR="008F038C" w:rsidRDefault="00582361" w:rsidP="00D61DF5">
      <w:pPr>
        <w:rPr>
          <w:rFonts w:ascii="Times New Roman" w:hAnsi="Times New Roman"/>
          <w:color w:val="000000"/>
        </w:rPr>
      </w:pPr>
      <w:commentRangeStart w:id="168"/>
      <w:r>
        <w:rPr>
          <w:rFonts w:ascii="Times New Roman" w:hAnsi="Times New Roman"/>
          <w:color w:val="000000"/>
        </w:rPr>
        <w:t xml:space="preserve">Our </w:t>
      </w:r>
      <w:r w:rsidR="008F038C">
        <w:rPr>
          <w:rFonts w:ascii="Times New Roman" w:hAnsi="Times New Roman"/>
          <w:color w:val="000000"/>
        </w:rPr>
        <w:t xml:space="preserve">results have broader implications </w:t>
      </w:r>
      <w:commentRangeEnd w:id="168"/>
      <w:r w:rsidR="00012817">
        <w:rPr>
          <w:rStyle w:val="CommentReference"/>
        </w:rPr>
        <w:commentReference w:id="168"/>
      </w:r>
      <w:r w:rsidR="008F038C">
        <w:rPr>
          <w:rFonts w:ascii="Times New Roman" w:hAnsi="Times New Roman"/>
          <w:color w:val="000000"/>
        </w:rPr>
        <w:t>for both clinical practice and healthy system policy. Despite widespread clinical use of VBGs to assess hypercapnia</w:t>
      </w:r>
      <w:r>
        <w:rPr>
          <w:rFonts w:ascii="Times New Roman" w:hAnsi="Times New Roman"/>
          <w:color w:val="000000"/>
        </w:rPr>
        <w:t xml:space="preserve">, formal diagnostic criteria, billing structures and device qualification requirements still rely on arterial confirmation. Aligning these frameworks with real-world practice could simplify workflows, reduce patient discomfort, and lower costs without comprising diagnostic accuracy. Expanding the acceptance of venous-based definitions may also enable more efficient outpatient follow-up and titration of non-invasive ventilation or supplemental oxygen therapy. </w:t>
      </w:r>
    </w:p>
    <w:p w14:paraId="5170EE5D" w14:textId="77777777" w:rsidR="008F038C" w:rsidRDefault="008F038C" w:rsidP="00D61DF5">
      <w:pPr>
        <w:rPr>
          <w:rFonts w:ascii="Times New Roman" w:hAnsi="Times New Roman"/>
          <w:color w:val="000000"/>
        </w:rPr>
      </w:pPr>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307C807D" w:rsidR="00D61DF5" w:rsidRDefault="00D61DF5" w:rsidP="00014B1A">
      <w:pPr>
        <w:rPr>
          <w:rFonts w:ascii="Times New Roman" w:hAnsi="Times New Roman" w:cs="Times New Roman"/>
        </w:rPr>
      </w:pPr>
      <w:r>
        <w:rPr>
          <w:rFonts w:ascii="Times New Roman" w:hAnsi="Times New Roman" w:cs="Times New Roman"/>
        </w:rPr>
        <w:t>This study has several strengths. It</w:t>
      </w:r>
      <w:r w:rsidR="00205822">
        <w:rPr>
          <w:rFonts w:ascii="Times New Roman" w:hAnsi="Times New Roman" w:cs="Times New Roman"/>
        </w:rPr>
        <w:t xml:space="preserve">s large, multi-institutional cohort enhances analytic flexibility and minimizes overfitting risk, allowing stable modeling of sampling and outcome relationships. </w:t>
      </w:r>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w:t>
      </w:r>
      <w:commentRangeStart w:id="169"/>
      <w:r w:rsidR="00971134">
        <w:rPr>
          <w:rFonts w:ascii="Times New Roman" w:hAnsi="Times New Roman" w:cs="Times New Roman"/>
        </w:rPr>
        <w:t xml:space="preserve">and missing data. </w:t>
      </w:r>
      <w:commentRangeEnd w:id="169"/>
      <w:r w:rsidR="00012817">
        <w:rPr>
          <w:rStyle w:val="CommentReference"/>
        </w:rPr>
        <w:commentReference w:id="169"/>
      </w:r>
      <w:r w:rsidR="00E94929">
        <w:rPr>
          <w:rFonts w:ascii="Times New Roman" w:hAnsi="Times New Roman" w:cs="Times New Roman"/>
        </w:rPr>
        <w:t xml:space="preserve">In addition, restricted cubic spline models were used to flexibly characterize the continuous relationship between pCO2 and outcomes without imposing linearity assumptions and multiple imputation was employed to address missing covariate data, reducing bias. </w:t>
      </w:r>
    </w:p>
    <w:p w14:paraId="423FC835" w14:textId="77777777" w:rsidR="00D61DF5" w:rsidRDefault="00D61DF5" w:rsidP="00014B1A">
      <w:pPr>
        <w:rPr>
          <w:rFonts w:ascii="Times New Roman" w:hAnsi="Times New Roman" w:cs="Times New Roman"/>
        </w:rPr>
      </w:pPr>
    </w:p>
    <w:p w14:paraId="4B755A38" w14:textId="7C4917BE"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w:t>
      </w:r>
      <w:r w:rsidR="003A4D0B">
        <w:rPr>
          <w:rFonts w:ascii="Times New Roman" w:hAnsi="Times New Roman" w:cs="Times New Roman"/>
        </w:rPr>
        <w:t xml:space="preserve">Model misspecification and missing data from the electronic medical records may suggest that using ABG and VBG are comparable in clinical outcomes but however in practice may not be accurate. </w:t>
      </w:r>
      <w:r w:rsidR="00971134">
        <w:rPr>
          <w:rFonts w:ascii="Times New Roman" w:hAnsi="Times New Roman" w:cs="Times New Roman"/>
        </w:rPr>
        <w:t xml:space="preserve">Unmeasured variables such as </w:t>
      </w:r>
      <w:proofErr w:type="spellStart"/>
      <w:r w:rsidR="003A4D0B">
        <w:rPr>
          <w:rFonts w:ascii="Times New Roman" w:hAnsi="Times New Roman" w:cs="Times New Roman"/>
        </w:rPr>
        <w:t>clinican</w:t>
      </w:r>
      <w:proofErr w:type="spellEnd"/>
      <w:r w:rsidR="003A4D0B">
        <w:rPr>
          <w:rFonts w:ascii="Times New Roman" w:hAnsi="Times New Roman" w:cs="Times New Roman"/>
        </w:rPr>
        <w:t xml:space="preserve"> </w:t>
      </w:r>
      <w:r w:rsidR="00971134">
        <w:rPr>
          <w:rFonts w:ascii="Times New Roman" w:hAnsi="Times New Roman" w:cs="Times New Roman"/>
        </w:rPr>
        <w:t xml:space="preserve">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missing data in comorbidities, test results or outcomes is possible. </w:t>
      </w:r>
      <w:r w:rsidR="00654FD4">
        <w:rPr>
          <w:rFonts w:ascii="Times New Roman" w:hAnsi="Times New Roman" w:cs="Times New Roman"/>
        </w:rPr>
        <w:t xml:space="preserve">This study relied on single </w:t>
      </w:r>
      <w:r w:rsidR="00654FD4">
        <w:rPr>
          <w:rFonts w:ascii="Times New Roman" w:hAnsi="Times New Roman" w:cs="Times New Roman"/>
        </w:rPr>
        <w:lastRenderedPageBreak/>
        <w:t xml:space="preserve">blood gas measurements obtained on </w:t>
      </w:r>
      <w:r w:rsidR="00582361">
        <w:rPr>
          <w:rFonts w:ascii="Times New Roman" w:hAnsi="Times New Roman" w:cs="Times New Roman"/>
        </w:rPr>
        <w:t>hospital day 1</w:t>
      </w:r>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35D36C5F" w14:textId="77777777" w:rsidR="00012817" w:rsidRDefault="00012817" w:rsidP="00014B1A">
      <w:pPr>
        <w:rPr>
          <w:rFonts w:ascii="Times New Roman" w:hAnsi="Times New Roman" w:cs="Times New Roman"/>
        </w:rPr>
      </w:pPr>
    </w:p>
    <w:p w14:paraId="1BE54447" w14:textId="36AE3CA7" w:rsidR="00FD49E7" w:rsidRDefault="00FD49E7" w:rsidP="00014B1A">
      <w:pPr>
        <w:rPr>
          <w:rFonts w:ascii="Times New Roman" w:hAnsi="Times New Roman" w:cs="Times New Roman"/>
        </w:rPr>
      </w:pPr>
      <w:r>
        <w:rPr>
          <w:rFonts w:ascii="Times New Roman" w:hAnsi="Times New Roman" w:cs="Times New Roman"/>
        </w:rPr>
        <w:t xml:space="preserve">Further work is needed to confirm these findings in prospective studies. </w:t>
      </w:r>
      <w:r w:rsidR="00023368">
        <w:rPr>
          <w:rFonts w:ascii="Times New Roman" w:hAnsi="Times New Roman" w:cs="Times New Roman"/>
        </w:rPr>
        <w:t xml:space="preserve">Pragmatic prospective cohort with protocolized testing </w:t>
      </w:r>
      <w:r w:rsidR="00663A2A">
        <w:rPr>
          <w:rFonts w:ascii="Times New Roman" w:hAnsi="Times New Roman" w:cs="Times New Roman"/>
        </w:rPr>
        <w:t>c</w:t>
      </w:r>
      <w:r w:rsidR="00023368">
        <w:rPr>
          <w:rFonts w:ascii="Times New Roman" w:hAnsi="Times New Roman" w:cs="Times New Roman"/>
        </w:rPr>
        <w:t xml:space="preserve">omparing ABG versus VBG management could more directly establish causality and inform guidelines. </w:t>
      </w:r>
      <w:r w:rsidR="009961A5">
        <w:rPr>
          <w:rFonts w:ascii="Times New Roman" w:hAnsi="Times New Roman" w:cs="Times New Roman"/>
        </w:rPr>
        <w:t xml:space="preserve">Repeated measurements throughout a patient encounter as well would also better capture the relationship between changing </w:t>
      </w:r>
      <w:proofErr w:type="spellStart"/>
      <w:r w:rsidR="009961A5">
        <w:rPr>
          <w:color w:val="000000"/>
        </w:rPr>
        <w:t>p</w:t>
      </w:r>
      <w:r w:rsidR="009961A5" w:rsidRPr="00D50D21">
        <w:rPr>
          <w:rFonts w:ascii="Times New Roman" w:hAnsi="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t>values and o</w:t>
      </w:r>
      <w:commentRangeStart w:id="170"/>
      <w:r w:rsidR="009961A5">
        <w:rPr>
          <w:rFonts w:ascii="Times New Roman" w:hAnsi="Times New Roman"/>
          <w:color w:val="000000"/>
        </w:rPr>
        <w:t>utcomes</w:t>
      </w:r>
      <w:commentRangeEnd w:id="170"/>
      <w:r w:rsidR="00012817">
        <w:rPr>
          <w:rStyle w:val="CommentReference"/>
        </w:rPr>
        <w:commentReference w:id="170"/>
      </w:r>
      <w:r w:rsidR="009961A5">
        <w:rPr>
          <w:rFonts w:ascii="Times New Roman" w:hAnsi="Times New Roman"/>
          <w:color w:val="000000"/>
        </w:rPr>
        <w:t xml:space="preserve">. </w:t>
      </w:r>
      <w:commentRangeStart w:id="171"/>
      <w:r w:rsidR="003A4D0B">
        <w:rPr>
          <w:rFonts w:ascii="Times New Roman" w:hAnsi="Times New Roman"/>
          <w:color w:val="000000"/>
        </w:rPr>
        <w:t xml:space="preserve">Studies incorporating post-discharge management and outcomes would clarify whether hypercapnia identified on VBG has implications beyond hospitalization. </w:t>
      </w:r>
      <w:commentRangeEnd w:id="171"/>
      <w:r w:rsidR="003A4D0B">
        <w:rPr>
          <w:rStyle w:val="CommentReference"/>
        </w:rPr>
        <w:commentReference w:id="171"/>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5EFA14FB" w:rsidR="00D61DF5" w:rsidRDefault="00426255" w:rsidP="00014B1A">
      <w:pPr>
        <w:rPr>
          <w:rFonts w:ascii="Times New Roman" w:hAnsi="Times New Roman" w:cs="Times New Roman"/>
        </w:rPr>
      </w:pPr>
      <w:r w:rsidRPr="00130945">
        <w:rPr>
          <w:rFonts w:ascii="Times New Roman" w:hAnsi="Times New Roman" w:cs="Times New Roman"/>
          <w:color w:val="000000"/>
        </w:rPr>
        <w:t xml:space="preserve">In reweighted cohorts, VBG-identified hypercapnia showed similar prognostic associations to ABG for ventilatory support and mortality. VBG results were also similarly associated with subsequent diagnostic labeling, suggesting its use despite current formal criteria. </w:t>
      </w:r>
      <w:r w:rsidR="00012817">
        <w:rPr>
          <w:rFonts w:ascii="Times New Roman" w:hAnsi="Times New Roman" w:cs="Times New Roman"/>
          <w:color w:val="000000"/>
        </w:rPr>
        <w:t>This implies that b</w:t>
      </w:r>
      <w:r w:rsidRPr="00130945">
        <w:rPr>
          <w:rFonts w:ascii="Times New Roman" w:hAnsi="Times New Roman" w:cs="Times New Roman"/>
          <w:color w:val="000000"/>
        </w:rPr>
        <w:t>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172"/>
      <w:r w:rsidRPr="00DA27DE">
        <w:rPr>
          <w:rFonts w:ascii="Times New Roman" w:hAnsi="Times New Roman" w:cs="Times New Roman"/>
          <w:b/>
          <w:bCs/>
          <w:u w:val="single"/>
        </w:rPr>
        <w:t xml:space="preserve">References: </w:t>
      </w:r>
      <w:commentRangeEnd w:id="172"/>
      <w:r w:rsidR="005D4E8A">
        <w:rPr>
          <w:rStyle w:val="CommentReference"/>
        </w:rPr>
        <w:commentReference w:id="172"/>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rFonts w:ascii="Times New Roman" w:hAnsi="Times New Roman" w:cs="Times New Roman"/>
        </w:rPr>
      </w:pPr>
      <w:commentRangeStart w:id="173"/>
      <w:commentRangeStart w:id="174"/>
      <w:r w:rsidRPr="006746ED">
        <w:rPr>
          <w:rFonts w:ascii="Times New Roman" w:hAnsi="Times New Roman" w:cs="Times New Roman"/>
        </w:rPr>
        <w:t xml:space="preserve">Things like the propensity diagnostics could be included in the supplement. </w:t>
      </w:r>
      <w:commentRangeEnd w:id="173"/>
      <w:r w:rsidR="00C81D68">
        <w:rPr>
          <w:rStyle w:val="CommentReference"/>
        </w:rPr>
        <w:commentReference w:id="173"/>
      </w:r>
      <w:commentRangeEnd w:id="174"/>
      <w:r w:rsidR="00476115">
        <w:rPr>
          <w:rStyle w:val="CommentReference"/>
        </w:rPr>
        <w:commentReference w:id="174"/>
      </w:r>
    </w:p>
    <w:p w14:paraId="7DF822BC" w14:textId="77777777" w:rsidR="00796D4C" w:rsidRDefault="00796D4C">
      <w:pPr>
        <w:rPr>
          <w:rFonts w:ascii="Times New Roman" w:hAnsi="Times New Roman" w:cs="Times New Roman"/>
        </w:rPr>
      </w:pPr>
    </w:p>
    <w:p w14:paraId="759135F7" w14:textId="77777777" w:rsidR="00AD2A62" w:rsidRDefault="00AD2A62">
      <w:pPr>
        <w:rPr>
          <w:rFonts w:ascii="Times New Roman" w:hAnsi="Times New Roman" w:cs="Times New Roman"/>
        </w:rPr>
      </w:pPr>
    </w:p>
    <w:p w14:paraId="769B1A73" w14:textId="77777777" w:rsidR="00AD2A62" w:rsidRDefault="00AD2A62">
      <w:pPr>
        <w:rPr>
          <w:rFonts w:ascii="Times New Roman" w:hAnsi="Times New Roman" w:cs="Times New Roman"/>
        </w:rPr>
      </w:pPr>
    </w:p>
    <w:p w14:paraId="604EAAE5" w14:textId="77777777" w:rsidR="00AD2A62" w:rsidRDefault="00AD2A62">
      <w:pPr>
        <w:rPr>
          <w:rFonts w:ascii="Times New Roman" w:hAnsi="Times New Roman" w:cs="Times New Roman"/>
        </w:rPr>
      </w:pPr>
    </w:p>
    <w:p w14:paraId="28B7B912" w14:textId="28341B91" w:rsidR="00AD2A62" w:rsidRDefault="00AD2A62">
      <w:pPr>
        <w:rPr>
          <w:rFonts w:ascii="Times New Roman" w:hAnsi="Times New Roman" w:cs="Times New Roman"/>
        </w:rPr>
      </w:pPr>
      <w:r>
        <w:rPr>
          <w:rFonts w:ascii="Times New Roman" w:hAnsi="Times New Roman" w:cs="Times New Roman"/>
        </w:rPr>
        <w:t xml:space="preserve">Figure S1: Covariate Balance depicted below. Absolute Standardized Mean Differences were reduced to below 0.1, indicating adequate balance. </w:t>
      </w:r>
    </w:p>
    <w:p w14:paraId="30F38F64" w14:textId="77777777" w:rsidR="00AD2A62" w:rsidRDefault="00AD2A62">
      <w:pPr>
        <w:rPr>
          <w:rFonts w:ascii="Times New Roman" w:hAnsi="Times New Roman" w:cs="Times New Roman"/>
        </w:rPr>
      </w:pPr>
    </w:p>
    <w:p w14:paraId="583C7776" w14:textId="00024A4A" w:rsidR="00AD2A62" w:rsidRDefault="00AD2A62">
      <w:pPr>
        <w:rPr>
          <w:rFonts w:ascii="Times New Roman" w:hAnsi="Times New Roman" w:cs="Times New Roman"/>
        </w:rPr>
      </w:pPr>
      <w:r w:rsidRPr="00AD2A62">
        <w:rPr>
          <w:rFonts w:ascii="Times New Roman" w:hAnsi="Times New Roman" w:cs="Times New Roman"/>
          <w:noProof/>
        </w:rPr>
        <w:drawing>
          <wp:inline distT="0" distB="0" distL="0" distR="0" wp14:anchorId="72E8992D" wp14:editId="65739B28">
            <wp:extent cx="5943600" cy="3910330"/>
            <wp:effectExtent l="0" t="0" r="0" b="1270"/>
            <wp:docPr id="18397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608" name=""/>
                    <pic:cNvPicPr/>
                  </pic:nvPicPr>
                  <pic:blipFill>
                    <a:blip r:embed="rId15"/>
                    <a:stretch>
                      <a:fillRect/>
                    </a:stretch>
                  </pic:blipFill>
                  <pic:spPr>
                    <a:xfrm>
                      <a:off x="0" y="0"/>
                      <a:ext cx="5943600" cy="3910330"/>
                    </a:xfrm>
                    <a:prstGeom prst="rect">
                      <a:avLst/>
                    </a:prstGeom>
                  </pic:spPr>
                </pic:pic>
              </a:graphicData>
            </a:graphic>
          </wp:inline>
        </w:drawing>
      </w:r>
    </w:p>
    <w:p w14:paraId="12940ABE" w14:textId="77777777" w:rsidR="00AD2A62" w:rsidRDefault="00AD2A62">
      <w:pPr>
        <w:rPr>
          <w:rFonts w:ascii="Times New Roman" w:hAnsi="Times New Roman" w:cs="Times New Roman"/>
        </w:rPr>
      </w:pPr>
    </w:p>
    <w:p w14:paraId="490DB4DA" w14:textId="77777777" w:rsidR="00AD2A62" w:rsidRDefault="00AD2A62">
      <w:pPr>
        <w:rPr>
          <w:rFonts w:ascii="Times New Roman" w:hAnsi="Times New Roman" w:cs="Times New Roman"/>
        </w:rPr>
      </w:pPr>
    </w:p>
    <w:p w14:paraId="36BA8D7E" w14:textId="4ADAAB29" w:rsidR="00796D4C" w:rsidRPr="008A38A0" w:rsidRDefault="00796D4C" w:rsidP="00796D4C">
      <w:pPr>
        <w:pStyle w:val="p2"/>
        <w:spacing w:before="0" w:beforeAutospacing="0" w:after="0" w:afterAutospacing="0"/>
        <w:rPr>
          <w:b/>
          <w:bCs/>
          <w:color w:val="000000"/>
        </w:rPr>
      </w:pPr>
      <w:r w:rsidRPr="008A38A0">
        <w:rPr>
          <w:b/>
          <w:bCs/>
          <w:color w:val="000000"/>
        </w:rPr>
        <w:t xml:space="preserve">Figure </w:t>
      </w:r>
      <w:r>
        <w:rPr>
          <w:b/>
          <w:bCs/>
          <w:color w:val="000000"/>
        </w:rPr>
        <w:t>S</w:t>
      </w:r>
      <w:r w:rsidR="00AD2A62">
        <w:rPr>
          <w:b/>
          <w:bCs/>
          <w:color w:val="000000"/>
        </w:rPr>
        <w:t>2</w:t>
      </w:r>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p>
    <w:p w14:paraId="2DD2DE6F" w14:textId="77777777" w:rsidR="00796D4C" w:rsidRDefault="00796D4C" w:rsidP="00796D4C">
      <w:pPr>
        <w:pStyle w:val="p2"/>
        <w:spacing w:before="0" w:beforeAutospacing="0" w:after="0" w:afterAutospacing="0"/>
        <w:rPr>
          <w:color w:val="000000"/>
        </w:rPr>
      </w:pPr>
    </w:p>
    <w:p w14:paraId="0DAC22FE" w14:textId="5605DD53" w:rsidR="00796D4C" w:rsidRDefault="00DF1AD1" w:rsidP="00796D4C">
      <w:pPr>
        <w:pStyle w:val="p2"/>
        <w:spacing w:before="0" w:beforeAutospacing="0" w:after="0" w:afterAutospacing="0"/>
        <w:rPr>
          <w:color w:val="000000"/>
        </w:rPr>
      </w:pPr>
      <w:r w:rsidRPr="00DF1AD1">
        <w:rPr>
          <w:noProof/>
          <w:color w:val="000000"/>
        </w:rPr>
        <w:lastRenderedPageBreak/>
        <w:drawing>
          <wp:inline distT="0" distB="0" distL="0" distR="0" wp14:anchorId="7059B0C9" wp14:editId="25122598">
            <wp:extent cx="5943600" cy="3888105"/>
            <wp:effectExtent l="0" t="0" r="0" b="0"/>
            <wp:docPr id="186443986"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986" name="Picture 1" descr="A graph of a number of numbers&#10;&#10;Description automatically generated with medium confidence"/>
                    <pic:cNvPicPr/>
                  </pic:nvPicPr>
                  <pic:blipFill>
                    <a:blip r:embed="rId16"/>
                    <a:stretch>
                      <a:fillRect/>
                    </a:stretch>
                  </pic:blipFill>
                  <pic:spPr>
                    <a:xfrm>
                      <a:off x="0" y="0"/>
                      <a:ext cx="5943600" cy="3888105"/>
                    </a:xfrm>
                    <a:prstGeom prst="rect">
                      <a:avLst/>
                    </a:prstGeom>
                  </pic:spPr>
                </pic:pic>
              </a:graphicData>
            </a:graphic>
          </wp:inline>
        </w:drawing>
      </w:r>
      <w:commentRangeStart w:id="175"/>
      <w:commentRangeEnd w:id="175"/>
      <w:r w:rsidR="00796D4C">
        <w:rPr>
          <w:rStyle w:val="CommentReference"/>
          <w:rFonts w:asciiTheme="minorHAnsi" w:eastAsiaTheme="minorHAnsi" w:hAnsiTheme="minorHAnsi" w:cstheme="minorBidi"/>
          <w:kern w:val="2"/>
          <w14:ligatures w14:val="standardContextual"/>
        </w:rPr>
        <w:commentReference w:id="175"/>
      </w:r>
    </w:p>
    <w:p w14:paraId="1FC71582" w14:textId="77777777" w:rsidR="00796D4C" w:rsidRDefault="00796D4C" w:rsidP="00796D4C">
      <w:pPr>
        <w:pStyle w:val="p2"/>
        <w:spacing w:before="0" w:beforeAutospacing="0" w:after="0" w:afterAutospacing="0"/>
        <w:rPr>
          <w:color w:val="000000"/>
        </w:rPr>
      </w:pPr>
    </w:p>
    <w:p w14:paraId="3390EEA6" w14:textId="77777777" w:rsidR="00796D4C" w:rsidRDefault="00796D4C" w:rsidP="00796D4C">
      <w:pPr>
        <w:pStyle w:val="p2"/>
        <w:spacing w:before="0" w:beforeAutospacing="0" w:after="0" w:afterAutospacing="0"/>
        <w:rPr>
          <w:color w:val="000000"/>
        </w:rPr>
      </w:pPr>
    </w:p>
    <w:p w14:paraId="249EC401" w14:textId="77777777" w:rsidR="009D556C" w:rsidRDefault="009D556C">
      <w:pPr>
        <w:rPr>
          <w:rFonts w:ascii="Times New Roman" w:hAnsi="Times New Roman" w:cs="Times New Roman"/>
        </w:rPr>
      </w:pPr>
    </w:p>
    <w:p w14:paraId="68C477F4" w14:textId="77777777" w:rsidR="009D556C" w:rsidRDefault="009D556C">
      <w:pPr>
        <w:rPr>
          <w:rFonts w:ascii="Times New Roman" w:hAnsi="Times New Roman" w:cs="Times New Roman"/>
        </w:rPr>
      </w:pPr>
    </w:p>
    <w:p w14:paraId="6C498A8E" w14:textId="77777777" w:rsidR="009D556C" w:rsidRDefault="009D556C">
      <w:pPr>
        <w:rPr>
          <w:rFonts w:ascii="Times New Roman" w:hAnsi="Times New Roman" w:cs="Times New Roman"/>
        </w:rPr>
      </w:pPr>
    </w:p>
    <w:p w14:paraId="52698BE8" w14:textId="77777777" w:rsidR="009D556C" w:rsidRDefault="009D556C">
      <w:pPr>
        <w:rPr>
          <w:rFonts w:ascii="Times New Roman" w:hAnsi="Times New Roman" w:cs="Times New Roman"/>
        </w:rPr>
      </w:pPr>
    </w:p>
    <w:p w14:paraId="4F89C45D" w14:textId="77777777" w:rsidR="009D556C" w:rsidRDefault="009D556C">
      <w:pPr>
        <w:rPr>
          <w:rFonts w:ascii="Times New Roman" w:hAnsi="Times New Roman" w:cs="Times New Roman"/>
        </w:rPr>
      </w:pPr>
    </w:p>
    <w:p w14:paraId="53834A10" w14:textId="77777777" w:rsidR="009D556C" w:rsidRDefault="009D556C">
      <w:pPr>
        <w:rPr>
          <w:rFonts w:ascii="Times New Roman" w:hAnsi="Times New Roman" w:cs="Times New Roman"/>
        </w:rPr>
      </w:pPr>
    </w:p>
    <w:p w14:paraId="692E106C" w14:textId="77777777" w:rsidR="009D556C" w:rsidRDefault="009D556C">
      <w:pPr>
        <w:rPr>
          <w:rFonts w:ascii="Times New Roman" w:hAnsi="Times New Roman" w:cs="Times New Roman"/>
        </w:rPr>
      </w:pPr>
    </w:p>
    <w:p w14:paraId="50224391" w14:textId="77777777" w:rsidR="009D556C" w:rsidRDefault="009D556C">
      <w:pPr>
        <w:rPr>
          <w:rFonts w:ascii="Times New Roman" w:hAnsi="Times New Roman" w:cs="Times New Roman"/>
        </w:rPr>
      </w:pPr>
    </w:p>
    <w:p w14:paraId="4CDAAF0E" w14:textId="77777777" w:rsidR="009D556C" w:rsidRDefault="009D556C">
      <w:pPr>
        <w:rPr>
          <w:rFonts w:ascii="Times New Roman" w:hAnsi="Times New Roman" w:cs="Times New Roman"/>
        </w:rPr>
      </w:pPr>
    </w:p>
    <w:p w14:paraId="4B8FEAD9" w14:textId="77777777" w:rsidR="009D556C" w:rsidRDefault="009D556C">
      <w:pPr>
        <w:rPr>
          <w:rFonts w:ascii="Times New Roman" w:hAnsi="Times New Roman" w:cs="Times New Roman"/>
        </w:rPr>
      </w:pPr>
    </w:p>
    <w:p w14:paraId="5EB2CB09" w14:textId="77777777" w:rsidR="009D556C" w:rsidRDefault="009D556C">
      <w:pPr>
        <w:rPr>
          <w:rFonts w:ascii="Times New Roman" w:hAnsi="Times New Roman" w:cs="Times New Roman"/>
        </w:rPr>
      </w:pPr>
    </w:p>
    <w:p w14:paraId="5DE8C15B" w14:textId="77777777" w:rsidR="009D556C" w:rsidRDefault="009D556C">
      <w:pPr>
        <w:rPr>
          <w:rFonts w:ascii="Times New Roman" w:hAnsi="Times New Roman" w:cs="Times New Roman"/>
        </w:rPr>
      </w:pPr>
    </w:p>
    <w:p w14:paraId="751A0112" w14:textId="77777777" w:rsidR="009D556C" w:rsidRDefault="009D556C">
      <w:pPr>
        <w:rPr>
          <w:rFonts w:ascii="Times New Roman" w:hAnsi="Times New Roman" w:cs="Times New Roman"/>
        </w:rPr>
      </w:pPr>
    </w:p>
    <w:p w14:paraId="2687E853" w14:textId="77777777" w:rsidR="009D556C" w:rsidRDefault="009D556C">
      <w:pPr>
        <w:rPr>
          <w:rFonts w:ascii="Times New Roman" w:hAnsi="Times New Roman" w:cs="Times New Roman"/>
        </w:rPr>
      </w:pPr>
    </w:p>
    <w:p w14:paraId="5DC3792B" w14:textId="77777777" w:rsidR="009D556C" w:rsidRDefault="009D556C">
      <w:pPr>
        <w:rPr>
          <w:rFonts w:ascii="Times New Roman" w:hAnsi="Times New Roman" w:cs="Times New Roman"/>
        </w:rPr>
      </w:pPr>
    </w:p>
    <w:p w14:paraId="3BC5DEF0" w14:textId="77777777" w:rsidR="009D556C" w:rsidRDefault="009D556C">
      <w:pPr>
        <w:rPr>
          <w:rFonts w:ascii="Times New Roman" w:hAnsi="Times New Roman" w:cs="Times New Roman"/>
        </w:rPr>
      </w:pPr>
    </w:p>
    <w:p w14:paraId="6089D3C8" w14:textId="77777777" w:rsidR="009D556C" w:rsidRDefault="009D556C">
      <w:pPr>
        <w:rPr>
          <w:rFonts w:ascii="Times New Roman" w:hAnsi="Times New Roman" w:cs="Times New Roman"/>
        </w:rPr>
      </w:pPr>
    </w:p>
    <w:p w14:paraId="51952F41" w14:textId="77777777" w:rsidR="009D556C" w:rsidRDefault="009D556C">
      <w:pPr>
        <w:rPr>
          <w:rFonts w:ascii="Times New Roman" w:hAnsi="Times New Roman" w:cs="Times New Roman"/>
        </w:rPr>
      </w:pPr>
    </w:p>
    <w:p w14:paraId="6BA11089" w14:textId="77777777" w:rsidR="009D556C" w:rsidRDefault="009D556C">
      <w:pPr>
        <w:rPr>
          <w:rFonts w:ascii="Times New Roman" w:hAnsi="Times New Roman" w:cs="Times New Roman"/>
        </w:rPr>
      </w:pPr>
    </w:p>
    <w:p w14:paraId="4911CFD4" w14:textId="77777777" w:rsidR="009D556C" w:rsidRDefault="009D556C">
      <w:pPr>
        <w:rPr>
          <w:rFonts w:ascii="Times New Roman" w:hAnsi="Times New Roman" w:cs="Times New Roman"/>
        </w:rPr>
      </w:pPr>
    </w:p>
    <w:p w14:paraId="2CEEF4E9" w14:textId="77777777" w:rsidR="009D556C" w:rsidRDefault="009D556C">
      <w:pPr>
        <w:rPr>
          <w:rFonts w:ascii="Times New Roman" w:hAnsi="Times New Roman" w:cs="Times New Roman"/>
        </w:rPr>
      </w:pPr>
    </w:p>
    <w:p w14:paraId="503C2FC1" w14:textId="77777777" w:rsidR="009D556C" w:rsidRDefault="009D556C">
      <w:pPr>
        <w:rPr>
          <w:rFonts w:ascii="Times New Roman" w:hAnsi="Times New Roman" w:cs="Times New Roman"/>
        </w:rPr>
      </w:pPr>
    </w:p>
    <w:p w14:paraId="3D3CE44C" w14:textId="0BB31D8C" w:rsidR="009D556C" w:rsidRDefault="00AD2A62">
      <w:pPr>
        <w:rPr>
          <w:rFonts w:ascii="Times New Roman" w:hAnsi="Times New Roman" w:cs="Times New Roman"/>
        </w:rPr>
      </w:pPr>
      <w:r>
        <w:rPr>
          <w:rFonts w:ascii="Times New Roman" w:hAnsi="Times New Roman" w:cs="Times New Roman"/>
        </w:rPr>
        <w:lastRenderedPageBreak/>
        <w:t xml:space="preserve">Figure S3: Global SHAP </w:t>
      </w:r>
      <w:r w:rsidR="009D556C">
        <w:rPr>
          <w:rFonts w:ascii="Times New Roman" w:hAnsi="Times New Roman" w:cs="Times New Roman"/>
        </w:rPr>
        <w:t>values</w:t>
      </w:r>
      <w:r>
        <w:rPr>
          <w:rFonts w:ascii="Times New Roman" w:hAnsi="Times New Roman" w:cs="Times New Roman"/>
        </w:rPr>
        <w:t xml:space="preserve"> </w:t>
      </w:r>
      <w:r w:rsidR="009D556C">
        <w:rPr>
          <w:rFonts w:ascii="Times New Roman" w:hAnsi="Times New Roman" w:cs="Times New Roman"/>
        </w:rPr>
        <w:t xml:space="preserve">for the ABG propensity model demonstrating that encounter type (emergency department vs inpatient) and location (region in the United States) were the dominant drivers of ABG selection. </w:t>
      </w:r>
    </w:p>
    <w:p w14:paraId="248959D3" w14:textId="35249A9D" w:rsidR="009D556C" w:rsidRDefault="009D556C">
      <w:pPr>
        <w:rPr>
          <w:rFonts w:ascii="Times New Roman" w:hAnsi="Times New Roman" w:cs="Times New Roman"/>
        </w:rPr>
      </w:pPr>
      <w:r w:rsidRPr="009D556C">
        <w:rPr>
          <w:rFonts w:ascii="Times New Roman" w:hAnsi="Times New Roman" w:cs="Times New Roman"/>
          <w:noProof/>
        </w:rPr>
        <w:drawing>
          <wp:inline distT="0" distB="0" distL="0" distR="0" wp14:anchorId="584C3E7E" wp14:editId="2D1750DD">
            <wp:extent cx="5943600" cy="3756025"/>
            <wp:effectExtent l="0" t="0" r="0" b="3175"/>
            <wp:docPr id="1184850335"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0335" name="Picture 1" descr="A graph with orange bars&#10;&#10;Description automatically generated"/>
                    <pic:cNvPicPr/>
                  </pic:nvPicPr>
                  <pic:blipFill>
                    <a:blip r:embed="rId17"/>
                    <a:stretch>
                      <a:fillRect/>
                    </a:stretch>
                  </pic:blipFill>
                  <pic:spPr>
                    <a:xfrm>
                      <a:off x="0" y="0"/>
                      <a:ext cx="5943600" cy="3756025"/>
                    </a:xfrm>
                    <a:prstGeom prst="rect">
                      <a:avLst/>
                    </a:prstGeom>
                  </pic:spPr>
                </pic:pic>
              </a:graphicData>
            </a:graphic>
          </wp:inline>
        </w:drawing>
      </w:r>
    </w:p>
    <w:p w14:paraId="0EC28029" w14:textId="77777777" w:rsidR="009D556C" w:rsidRDefault="009D556C">
      <w:pPr>
        <w:rPr>
          <w:rFonts w:ascii="Times New Roman" w:hAnsi="Times New Roman" w:cs="Times New Roman"/>
        </w:rPr>
      </w:pPr>
    </w:p>
    <w:p w14:paraId="42F1F467" w14:textId="2B389129" w:rsidR="009D556C" w:rsidRDefault="009D556C">
      <w:pPr>
        <w:rPr>
          <w:rFonts w:ascii="Times New Roman" w:hAnsi="Times New Roman" w:cs="Times New Roman"/>
        </w:rPr>
      </w:pPr>
      <w:r>
        <w:rPr>
          <w:rFonts w:ascii="Times New Roman" w:hAnsi="Times New Roman" w:cs="Times New Roman"/>
        </w:rPr>
        <w:t>Figure S4: SHAP Dependence Plot for the key continuous predictor (encounter type: emergency department vs inpatient) in the ABG propensity model.</w:t>
      </w:r>
    </w:p>
    <w:p w14:paraId="712833A2" w14:textId="77777777" w:rsidR="009D556C" w:rsidRDefault="009D556C">
      <w:pPr>
        <w:rPr>
          <w:rFonts w:ascii="Times New Roman" w:hAnsi="Times New Roman" w:cs="Times New Roman"/>
        </w:rPr>
      </w:pPr>
    </w:p>
    <w:p w14:paraId="3B33DECF" w14:textId="6D5C0F9B" w:rsidR="009D556C" w:rsidRDefault="009D556C">
      <w:pPr>
        <w:rPr>
          <w:rFonts w:ascii="Times New Roman" w:hAnsi="Times New Roman" w:cs="Times New Roman"/>
        </w:rPr>
      </w:pPr>
      <w:r w:rsidRPr="009D556C">
        <w:rPr>
          <w:rFonts w:ascii="Times New Roman" w:hAnsi="Times New Roman" w:cs="Times New Roman"/>
          <w:noProof/>
        </w:rPr>
        <w:lastRenderedPageBreak/>
        <w:drawing>
          <wp:inline distT="0" distB="0" distL="0" distR="0" wp14:anchorId="7FCF9980" wp14:editId="46167605">
            <wp:extent cx="5943600" cy="3840480"/>
            <wp:effectExtent l="0" t="0" r="0" b="0"/>
            <wp:docPr id="9270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7118" name=""/>
                    <pic:cNvPicPr/>
                  </pic:nvPicPr>
                  <pic:blipFill>
                    <a:blip r:embed="rId18"/>
                    <a:stretch>
                      <a:fillRect/>
                    </a:stretch>
                  </pic:blipFill>
                  <pic:spPr>
                    <a:xfrm>
                      <a:off x="0" y="0"/>
                      <a:ext cx="5943600" cy="3840480"/>
                    </a:xfrm>
                    <a:prstGeom prst="rect">
                      <a:avLst/>
                    </a:prstGeom>
                  </pic:spPr>
                </pic:pic>
              </a:graphicData>
            </a:graphic>
          </wp:inline>
        </w:drawing>
      </w:r>
    </w:p>
    <w:p w14:paraId="75CE6FA1" w14:textId="77777777" w:rsidR="009D556C" w:rsidRDefault="009D556C">
      <w:pPr>
        <w:rPr>
          <w:rFonts w:ascii="Times New Roman" w:hAnsi="Times New Roman" w:cs="Times New Roman"/>
        </w:rPr>
      </w:pPr>
    </w:p>
    <w:p w14:paraId="329FDCB9" w14:textId="77777777" w:rsidR="009D556C" w:rsidRDefault="009D556C">
      <w:pPr>
        <w:rPr>
          <w:rFonts w:ascii="Times New Roman" w:hAnsi="Times New Roman" w:cs="Times New Roman"/>
        </w:rPr>
      </w:pPr>
    </w:p>
    <w:p w14:paraId="6329D399" w14:textId="77777777" w:rsidR="009D556C" w:rsidRDefault="009D556C">
      <w:pPr>
        <w:rPr>
          <w:rFonts w:ascii="Times New Roman" w:hAnsi="Times New Roman" w:cs="Times New Roman"/>
        </w:rPr>
      </w:pPr>
    </w:p>
    <w:p w14:paraId="4B10A38E" w14:textId="77777777" w:rsidR="009D556C" w:rsidRDefault="009D556C">
      <w:pPr>
        <w:rPr>
          <w:rFonts w:ascii="Times New Roman" w:hAnsi="Times New Roman" w:cs="Times New Roman"/>
        </w:rPr>
      </w:pPr>
    </w:p>
    <w:p w14:paraId="494DBF37" w14:textId="2B10CBE8" w:rsidR="009D556C" w:rsidRDefault="009D556C">
      <w:pPr>
        <w:rPr>
          <w:rFonts w:ascii="Times New Roman" w:hAnsi="Times New Roman" w:cs="Times New Roman"/>
        </w:rPr>
      </w:pPr>
      <w:r>
        <w:rPr>
          <w:rFonts w:ascii="Times New Roman" w:hAnsi="Times New Roman" w:cs="Times New Roman"/>
        </w:rPr>
        <w:t xml:space="preserve">Figure S5: Global SHAP values for the VBG propensity model demonstrating that location (region in the United States) and race/ethnicity were the dominant drivers of VBG selection. </w:t>
      </w:r>
    </w:p>
    <w:p w14:paraId="6AB07564" w14:textId="77777777" w:rsidR="009D556C" w:rsidRDefault="009D556C">
      <w:pPr>
        <w:rPr>
          <w:rFonts w:ascii="Times New Roman" w:hAnsi="Times New Roman" w:cs="Times New Roman"/>
        </w:rPr>
      </w:pPr>
    </w:p>
    <w:p w14:paraId="15C356A2" w14:textId="77777777" w:rsidR="009D556C" w:rsidRDefault="009D556C">
      <w:pPr>
        <w:rPr>
          <w:rFonts w:ascii="Times New Roman" w:hAnsi="Times New Roman" w:cs="Times New Roman"/>
        </w:rPr>
      </w:pPr>
    </w:p>
    <w:p w14:paraId="6BBD28F9" w14:textId="3C77C1E1" w:rsidR="009D556C" w:rsidRDefault="009D556C">
      <w:pPr>
        <w:rPr>
          <w:rFonts w:ascii="Times New Roman" w:hAnsi="Times New Roman" w:cs="Times New Roman"/>
        </w:rPr>
      </w:pPr>
      <w:r w:rsidRPr="009D556C">
        <w:rPr>
          <w:rFonts w:ascii="Times New Roman" w:hAnsi="Times New Roman" w:cs="Times New Roman"/>
          <w:noProof/>
        </w:rPr>
        <w:lastRenderedPageBreak/>
        <w:drawing>
          <wp:inline distT="0" distB="0" distL="0" distR="0" wp14:anchorId="5955A5F6" wp14:editId="0AC4A218">
            <wp:extent cx="5943600" cy="3796665"/>
            <wp:effectExtent l="0" t="0" r="0" b="635"/>
            <wp:docPr id="282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7126" name=""/>
                    <pic:cNvPicPr/>
                  </pic:nvPicPr>
                  <pic:blipFill>
                    <a:blip r:embed="rId19"/>
                    <a:stretch>
                      <a:fillRect/>
                    </a:stretch>
                  </pic:blipFill>
                  <pic:spPr>
                    <a:xfrm>
                      <a:off x="0" y="0"/>
                      <a:ext cx="5943600" cy="3796665"/>
                    </a:xfrm>
                    <a:prstGeom prst="rect">
                      <a:avLst/>
                    </a:prstGeom>
                  </pic:spPr>
                </pic:pic>
              </a:graphicData>
            </a:graphic>
          </wp:inline>
        </w:drawing>
      </w:r>
    </w:p>
    <w:p w14:paraId="583C1021" w14:textId="77777777" w:rsidR="009D556C" w:rsidRDefault="009D556C">
      <w:pPr>
        <w:rPr>
          <w:rFonts w:ascii="Times New Roman" w:hAnsi="Times New Roman" w:cs="Times New Roman"/>
        </w:rPr>
      </w:pPr>
    </w:p>
    <w:p w14:paraId="27C5D743" w14:textId="0CB0C9A9" w:rsidR="009D556C" w:rsidRDefault="009D556C">
      <w:pPr>
        <w:rPr>
          <w:rFonts w:ascii="Times New Roman" w:hAnsi="Times New Roman" w:cs="Times New Roman"/>
        </w:rPr>
      </w:pPr>
      <w:r>
        <w:rPr>
          <w:rFonts w:ascii="Times New Roman" w:hAnsi="Times New Roman" w:cs="Times New Roman"/>
        </w:rPr>
        <w:t xml:space="preserve">Figure S6: SHAP dependence plot for key continuous predictors (location and race/ethnicity) in the VBG propensity model. </w:t>
      </w:r>
    </w:p>
    <w:p w14:paraId="24CB2A9A" w14:textId="77777777" w:rsidR="009D556C" w:rsidRDefault="009D556C">
      <w:pPr>
        <w:rPr>
          <w:rFonts w:ascii="Times New Roman" w:hAnsi="Times New Roman" w:cs="Times New Roman"/>
        </w:rPr>
      </w:pPr>
    </w:p>
    <w:p w14:paraId="0100A552" w14:textId="010D9261" w:rsidR="009D556C" w:rsidRPr="006746ED" w:rsidRDefault="009D556C">
      <w:pPr>
        <w:rPr>
          <w:rFonts w:ascii="Times New Roman" w:hAnsi="Times New Roman" w:cs="Times New Roman"/>
        </w:rPr>
      </w:pPr>
      <w:r w:rsidRPr="009D556C">
        <w:rPr>
          <w:rFonts w:ascii="Times New Roman" w:hAnsi="Times New Roman" w:cs="Times New Roman"/>
          <w:noProof/>
        </w:rPr>
        <w:lastRenderedPageBreak/>
        <w:drawing>
          <wp:inline distT="0" distB="0" distL="0" distR="0" wp14:anchorId="00B5539B" wp14:editId="0DFED46D">
            <wp:extent cx="5943600" cy="3902710"/>
            <wp:effectExtent l="0" t="0" r="0" b="0"/>
            <wp:docPr id="2848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2451" name=""/>
                    <pic:cNvPicPr/>
                  </pic:nvPicPr>
                  <pic:blipFill>
                    <a:blip r:embed="rId20"/>
                    <a:stretch>
                      <a:fillRect/>
                    </a:stretch>
                  </pic:blipFill>
                  <pic:spPr>
                    <a:xfrm>
                      <a:off x="0" y="0"/>
                      <a:ext cx="5943600" cy="3902710"/>
                    </a:xfrm>
                    <a:prstGeom prst="rect">
                      <a:avLst/>
                    </a:prstGeom>
                  </pic:spPr>
                </pic:pic>
              </a:graphicData>
            </a:graphic>
          </wp:inline>
        </w:drawing>
      </w:r>
    </w:p>
    <w:sectPr w:rsidR="009D556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5" w:author="Brian Locke" w:date="2026-01-01T09:40:00Z" w:initials="BL">
    <w:p w14:paraId="6DC8BE77" w14:textId="77777777" w:rsidR="000968AC" w:rsidRDefault="000968AC" w:rsidP="000968AC">
      <w:r>
        <w:rPr>
          <w:rStyle w:val="CommentReference"/>
        </w:rPr>
        <w:annotationRef/>
      </w:r>
      <w:r>
        <w:rPr>
          <w:sz w:val="20"/>
          <w:szCs w:val="20"/>
        </w:rPr>
        <w:t>we'll want to make sure we squeeze in data source, design, cohort size, exposure definition, primary outcomes, analysis approach (IPSW + MI + weighted models), and key results (with 1–2 core estimates)</w:t>
      </w:r>
    </w:p>
  </w:comment>
  <w:comment w:id="6" w:author="Brian Locke" w:date="2025-11-12T10:24:00Z" w:initials="BL">
    <w:p w14:paraId="7A1BFE70" w14:textId="2E70DF7B"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7" w:author="Brian Locke" w:date="2025-12-07T23:41:00Z" w:initials="BL">
    <w:p w14:paraId="16E540FB" w14:textId="77777777" w:rsidR="00206BCD" w:rsidRDefault="00206BCD" w:rsidP="00206BCD">
      <w:r>
        <w:rPr>
          <w:rStyle w:val="CommentReference"/>
        </w:rPr>
        <w:annotationRef/>
      </w:r>
      <w:r>
        <w:rPr>
          <w:sz w:val="20"/>
          <w:szCs w:val="20"/>
        </w:rPr>
        <w:t>might lean in to the analytic vs prognostic piont you made a bit more for this paragraph and merge in the next one. Most comparisons of ABGs and VBGs have focused on analytic agreement (how closely venous CO₂ tracks arterial values) rather than on prognostic value, which is the clinical gold standard. Several prospective studies report high sensitivity of VBGs for detecting hypercapnia, whereas others show wider arterial–venous dispersion, underscoring limits of analytic precision. But analytic concordance alone does not establish clinical utility. The key unanswered question is whether hypercapnia identified on a VBG predicts outcomes such as ventilatory support or deterioration as well as hypercapnia identified on an ABG. If venous hypercapnia carries similar prognostic weight, its analytic imperfections may be acceptable, and VBGs could serve as sufficient evidence of hypercapnic respiratory failure.</w:t>
      </w:r>
    </w:p>
  </w:comment>
  <w:comment w:id="28" w:author="Brian Locke" w:date="2026-01-01T09:44:00Z" w:initials="BL">
    <w:p w14:paraId="7A0604C3" w14:textId="77777777" w:rsidR="000968AC" w:rsidRDefault="000968AC" w:rsidP="000968AC">
      <w:r>
        <w:rPr>
          <w:rStyle w:val="CommentReference"/>
        </w:rPr>
        <w:annotationRef/>
      </w:r>
      <w:r>
        <w:rPr>
          <w:sz w:val="20"/>
          <w:szCs w:val="20"/>
        </w:rPr>
        <w:t>we should probably note that encounter for an ED that becomes an admission to be considered 1 encounter. Also, we should state that because trinetx timestamps are limited to the calendar day, we had to average CO2 levels when multiple occured on Day 0</w:t>
      </w:r>
    </w:p>
  </w:comment>
  <w:comment w:id="74" w:author="Brian Locke" w:date="2026-01-01T09:58:00Z" w:initials="BL">
    <w:p w14:paraId="589BEDA9" w14:textId="77777777" w:rsidR="00E72029" w:rsidRDefault="00E72029" w:rsidP="00E72029">
      <w:r>
        <w:rPr>
          <w:rStyle w:val="CommentReference"/>
        </w:rPr>
        <w:annotationRef/>
      </w:r>
      <w:r>
        <w:rPr>
          <w:sz w:val="20"/>
          <w:szCs w:val="20"/>
        </w:rPr>
        <w:t>I added this section just because our estimand (the thing we're trying to estimate) is a bit atypical - so I think we'll need to justify it explicitly.</w:t>
      </w:r>
    </w:p>
  </w:comment>
  <w:comment w:id="81" w:author="Brian Locke" w:date="2026-01-01T12:06:00Z" w:initials="BL">
    <w:p w14:paraId="63BA009B" w14:textId="77777777" w:rsidR="004C5EEC" w:rsidRDefault="004C5EEC" w:rsidP="004C5EEC">
      <w:pPr>
        <w:rPr>
          <w:sz w:val="20"/>
          <w:szCs w:val="20"/>
        </w:rPr>
      </w:pPr>
      <w:r>
        <w:rPr>
          <w:rStyle w:val="CommentReference"/>
        </w:rPr>
        <w:annotationRef/>
      </w:r>
    </w:p>
    <w:p w14:paraId="71B63171" w14:textId="77777777" w:rsidR="004C5EEC" w:rsidRDefault="004C5EEC" w:rsidP="004C5EEC">
      <w:r>
        <w:rPr>
          <w:color w:val="E8E8E8"/>
          <w:sz w:val="20"/>
          <w:szCs w:val="20"/>
        </w:rPr>
        <w:t xml:space="preserve"> IPSW is not incoherent under a conditional framing; it just becomes a </w:t>
      </w:r>
      <w:r>
        <w:rPr>
          <w:b/>
          <w:bCs/>
          <w:color w:val="E8E8E8"/>
          <w:sz w:val="20"/>
          <w:szCs w:val="20"/>
        </w:rPr>
        <w:t>design correction / transportability aid</w:t>
      </w:r>
      <w:r>
        <w:rPr>
          <w:color w:val="E8E8E8"/>
          <w:sz w:val="20"/>
          <w:szCs w:val="20"/>
        </w:rPr>
        <w:t xml:space="preserve">, not the primary estimand-defining step. </w:t>
      </w:r>
      <w:r>
        <w:rPr>
          <w:b/>
          <w:bCs/>
          <w:color w:val="E8E8E8"/>
          <w:sz w:val="20"/>
          <w:szCs w:val="20"/>
        </w:rPr>
        <w:t xml:space="preserve">Target-relevant fitting under misspecification </w:t>
      </w:r>
      <w:r>
        <w:rPr>
          <w:color w:val="E8E8E8"/>
          <w:sz w:val="20"/>
          <w:szCs w:val="20"/>
        </w:rPr>
        <w:t xml:space="preserve">In finite samples and imperfect models (and with splines + categorical variables), the fitted conditional relationship can shift depending on which parts of X-space are overrepresented. IPSW re-weights toward the target X-distribution, which makes the conditional model closer to “what you’d get if testing were not preferential.” </w:t>
      </w:r>
      <w:r>
        <w:rPr>
          <w:b/>
          <w:bCs/>
          <w:color w:val="E8E8E8"/>
          <w:sz w:val="20"/>
          <w:szCs w:val="20"/>
        </w:rPr>
        <w:t>Is it a problem to include covariates in both the selection (GBM) model and the outcome model?</w:t>
      </w:r>
    </w:p>
    <w:p w14:paraId="7593B4E8" w14:textId="77777777" w:rsidR="004C5EEC" w:rsidRDefault="004C5EEC" w:rsidP="004C5EEC"/>
    <w:p w14:paraId="3E902809" w14:textId="77777777" w:rsidR="004C5EEC" w:rsidRDefault="004C5EEC" w:rsidP="004C5EEC">
      <w:r>
        <w:rPr>
          <w:color w:val="E8E8E8"/>
          <w:sz w:val="20"/>
          <w:szCs w:val="20"/>
        </w:rPr>
        <w:t xml:space="preserve">No. This is common and usually a </w:t>
      </w:r>
      <w:r>
        <w:rPr>
          <w:i/>
          <w:iCs/>
          <w:color w:val="E8E8E8"/>
          <w:sz w:val="20"/>
          <w:szCs w:val="20"/>
        </w:rPr>
        <w:t>feature</w:t>
      </w:r>
      <w:r>
        <w:rPr>
          <w:color w:val="E8E8E8"/>
          <w:sz w:val="20"/>
          <w:szCs w:val="20"/>
        </w:rPr>
        <w:t xml:space="preserve">, not a flaw, as long as you only include </w:t>
      </w:r>
      <w:r>
        <w:rPr>
          <w:b/>
          <w:bCs/>
          <w:color w:val="E8E8E8"/>
          <w:sz w:val="20"/>
          <w:szCs w:val="20"/>
        </w:rPr>
        <w:t>baseline</w:t>
      </w:r>
      <w:r>
        <w:rPr>
          <w:color w:val="E8E8E8"/>
          <w:sz w:val="20"/>
          <w:szCs w:val="20"/>
        </w:rPr>
        <w:t xml:space="preserve"> covariates (pre-test, not consequences of testing/treatment).</w:t>
      </w:r>
    </w:p>
    <w:p w14:paraId="3B5CAF92" w14:textId="77777777" w:rsidR="004C5EEC" w:rsidRDefault="004C5EEC" w:rsidP="004C5EEC"/>
    <w:p w14:paraId="6DC846C2" w14:textId="77777777" w:rsidR="004C5EEC" w:rsidRDefault="004C5EEC" w:rsidP="004C5EEC">
      <w:r>
        <w:rPr>
          <w:color w:val="E8E8E8"/>
          <w:sz w:val="20"/>
          <w:szCs w:val="20"/>
        </w:rPr>
        <w:t>Implications:</w:t>
      </w:r>
    </w:p>
    <w:p w14:paraId="374F6EB2" w14:textId="77777777" w:rsidR="004C5EEC" w:rsidRDefault="004C5EEC" w:rsidP="004C5EEC">
      <w:r>
        <w:rPr>
          <w:color w:val="E8E8E8"/>
          <w:sz w:val="20"/>
          <w:szCs w:val="20"/>
        </w:rPr>
        <w:tab/>
        <w:t>•</w:t>
      </w:r>
      <w:r>
        <w:rPr>
          <w:color w:val="E8E8E8"/>
          <w:sz w:val="20"/>
          <w:szCs w:val="20"/>
        </w:rPr>
        <w:tab/>
      </w:r>
      <w:r>
        <w:rPr>
          <w:b/>
          <w:bCs/>
          <w:color w:val="E8E8E8"/>
          <w:sz w:val="20"/>
          <w:szCs w:val="20"/>
        </w:rPr>
        <w:t>Bias</w:t>
      </w:r>
      <w:r>
        <w:rPr>
          <w:color w:val="E8E8E8"/>
          <w:sz w:val="20"/>
          <w:szCs w:val="20"/>
        </w:rPr>
        <w:t>: not introduced merely by being in both models.</w:t>
      </w:r>
    </w:p>
    <w:p w14:paraId="7D5683FE" w14:textId="77777777" w:rsidR="004C5EEC" w:rsidRDefault="004C5EEC" w:rsidP="004C5EEC">
      <w:r>
        <w:rPr>
          <w:color w:val="E8E8E8"/>
          <w:sz w:val="20"/>
          <w:szCs w:val="20"/>
        </w:rPr>
        <w:tab/>
        <w:t>•</w:t>
      </w:r>
      <w:r>
        <w:rPr>
          <w:color w:val="E8E8E8"/>
          <w:sz w:val="20"/>
          <w:szCs w:val="20"/>
        </w:rPr>
        <w:tab/>
      </w:r>
      <w:r>
        <w:rPr>
          <w:b/>
          <w:bCs/>
          <w:color w:val="E8E8E8"/>
          <w:sz w:val="20"/>
          <w:szCs w:val="20"/>
        </w:rPr>
        <w:t>Variance</w:t>
      </w:r>
      <w:r>
        <w:rPr>
          <w:color w:val="E8E8E8"/>
          <w:sz w:val="20"/>
          <w:szCs w:val="20"/>
        </w:rPr>
        <w:t xml:space="preserve">: can increase if weights are highly variable </w:t>
      </w:r>
      <w:r>
        <w:rPr>
          <w:i/>
          <w:iCs/>
          <w:color w:val="E8E8E8"/>
          <w:sz w:val="20"/>
          <w:szCs w:val="20"/>
        </w:rPr>
        <w:t>and</w:t>
      </w:r>
      <w:r>
        <w:rPr>
          <w:color w:val="E8E8E8"/>
          <w:sz w:val="20"/>
          <w:szCs w:val="20"/>
        </w:rPr>
        <w:t xml:space="preserve"> you add many covariates; robust SEs help but don’t remove all instability.</w:t>
      </w:r>
    </w:p>
    <w:p w14:paraId="7B12A599" w14:textId="77777777" w:rsidR="004C5EEC" w:rsidRDefault="004C5EEC" w:rsidP="004C5EEC">
      <w:r>
        <w:rPr>
          <w:color w:val="E8E8E8"/>
          <w:sz w:val="20"/>
          <w:szCs w:val="20"/>
        </w:rPr>
        <w:tab/>
        <w:t>•</w:t>
      </w:r>
      <w:r>
        <w:rPr>
          <w:color w:val="E8E8E8"/>
          <w:sz w:val="20"/>
          <w:szCs w:val="20"/>
        </w:rPr>
        <w:tab/>
      </w:r>
      <w:r>
        <w:rPr>
          <w:b/>
          <w:bCs/>
          <w:color w:val="E8E8E8"/>
          <w:sz w:val="20"/>
          <w:szCs w:val="20"/>
        </w:rPr>
        <w:t>Interpretation</w:t>
      </w:r>
      <w:r>
        <w:rPr>
          <w:color w:val="E8E8E8"/>
          <w:sz w:val="20"/>
          <w:szCs w:val="20"/>
        </w:rPr>
        <w:t xml:space="preserve">: your reported coefficient becomes a </w:t>
      </w:r>
      <w:r>
        <w:rPr>
          <w:b/>
          <w:bCs/>
          <w:color w:val="E8E8E8"/>
          <w:sz w:val="20"/>
          <w:szCs w:val="20"/>
        </w:rPr>
        <w:t>conditional association in the weighted pseudo-population</w:t>
      </w:r>
      <w:r>
        <w:rPr>
          <w:color w:val="E8E8E8"/>
          <w:sz w:val="20"/>
          <w:szCs w:val="20"/>
        </w:rPr>
        <w:t xml:space="preserve"> (i.e., conditional given X, with observations weighted to approximate the target covariate mix).</w:t>
      </w:r>
    </w:p>
    <w:p w14:paraId="1567E83A" w14:textId="77777777" w:rsidR="004C5EEC" w:rsidRDefault="004C5EEC" w:rsidP="004C5EEC">
      <w:r>
        <w:rPr>
          <w:color w:val="E8E8E8"/>
          <w:sz w:val="20"/>
          <w:szCs w:val="20"/>
        </w:rPr>
        <w:t>You’ll be describing:</w:t>
      </w:r>
    </w:p>
    <w:p w14:paraId="4E44C678" w14:textId="77777777" w:rsidR="004C5EEC" w:rsidRDefault="004C5EEC" w:rsidP="004C5EEC">
      <w:r>
        <w:rPr>
          <w:color w:val="E8E8E8"/>
          <w:sz w:val="20"/>
          <w:szCs w:val="20"/>
        </w:rPr>
        <w:tab/>
        <w:t>•</w:t>
      </w:r>
      <w:r>
        <w:rPr>
          <w:color w:val="E8E8E8"/>
          <w:sz w:val="20"/>
          <w:szCs w:val="20"/>
        </w:rPr>
        <w:tab/>
        <w:t>“the association of CO₂ holding X fixed” (conditional)</w:t>
      </w:r>
    </w:p>
    <w:p w14:paraId="2CF7177D" w14:textId="77777777" w:rsidR="004C5EEC" w:rsidRDefault="004C5EEC" w:rsidP="004C5EEC"/>
  </w:comment>
  <w:comment w:id="103" w:author="Brian Locke" w:date="2026-01-01T10:03:00Z" w:initials="BL">
    <w:p w14:paraId="070F1107" w14:textId="00C280F8" w:rsidR="00976C2E" w:rsidRDefault="00976C2E" w:rsidP="00976C2E">
      <w:r>
        <w:rPr>
          <w:rStyle w:val="CommentReference"/>
        </w:rPr>
        <w:annotationRef/>
      </w:r>
      <w:r>
        <w:rPr>
          <w:sz w:val="20"/>
          <w:szCs w:val="20"/>
        </w:rPr>
        <w:t>we can potentially trim this paragraph down a bit as it's not a core estimand to the papers conclusion</w:t>
      </w:r>
    </w:p>
  </w:comment>
  <w:comment w:id="104" w:author="Brian Locke" w:date="2026-01-01T10:31:00Z" w:initials="BL">
    <w:p w14:paraId="59193C42" w14:textId="77777777" w:rsidR="00127D5D" w:rsidRDefault="00127D5D" w:rsidP="00127D5D">
      <w:r>
        <w:rPr>
          <w:rStyle w:val="CommentReference"/>
        </w:rPr>
        <w:annotationRef/>
      </w:r>
      <w:r>
        <w:rPr>
          <w:sz w:val="20"/>
          <w:szCs w:val="20"/>
        </w:rPr>
        <w:t>Also - I think we should present this as the "anweighted, unimputed" (e.g. still controlling for the covariates in the regression model) - primary purpose being to demonstrate association with minimal statistical modeling assumptions ( though it's not the primary thing we're interested in)</w:t>
      </w:r>
    </w:p>
  </w:comment>
  <w:comment w:id="110" w:author="Brian Locke" w:date="2026-01-01T10:43:00Z" w:initials="BL">
    <w:p w14:paraId="28EEB646" w14:textId="77777777" w:rsidR="009F4013" w:rsidRDefault="009F4013" w:rsidP="009F4013">
      <w:r>
        <w:rPr>
          <w:rStyle w:val="CommentReference"/>
        </w:rPr>
        <w:annotationRef/>
      </w:r>
      <w:r>
        <w:rPr>
          <w:sz w:val="20"/>
          <w:szCs w:val="20"/>
        </w:rPr>
        <w:t>think through this***</w:t>
      </w:r>
    </w:p>
  </w:comment>
  <w:comment w:id="114" w:author="Brian Locke" w:date="2026-01-01T10:43:00Z" w:initials="BL">
    <w:p w14:paraId="10B4B5DB" w14:textId="77777777" w:rsidR="009F4013" w:rsidRDefault="009F4013" w:rsidP="009F4013">
      <w:r>
        <w:rPr>
          <w:rStyle w:val="CommentReference"/>
        </w:rPr>
        <w:annotationRef/>
      </w:r>
      <w:r>
        <w:rPr>
          <w:sz w:val="20"/>
          <w:szCs w:val="20"/>
        </w:rPr>
        <w:t>should we do odds ratios here too? to match with the categorical analysis</w:t>
      </w:r>
    </w:p>
  </w:comment>
  <w:comment w:id="130" w:author="Brian Locke" w:date="2026-01-01T10:57:00Z" w:initials="BL">
    <w:p w14:paraId="3E4C976B" w14:textId="77777777" w:rsidR="001210C8" w:rsidRDefault="001210C8" w:rsidP="001210C8">
      <w:r>
        <w:rPr>
          <w:rStyle w:val="CommentReference"/>
        </w:rPr>
        <w:annotationRef/>
      </w:r>
      <w:r>
        <w:rPr>
          <w:sz w:val="20"/>
          <w:szCs w:val="20"/>
        </w:rPr>
        <w:t xml:space="preserve">we also probably need to discuss a bit more about how we tuned hyperaparameters, what balancingc riteria, etc. </w:t>
      </w:r>
    </w:p>
  </w:comment>
  <w:comment w:id="148" w:author="Brian Locke" w:date="2026-01-01T11:52:00Z" w:initials="BL">
    <w:p w14:paraId="196389BE" w14:textId="77777777" w:rsidR="00476115" w:rsidRDefault="00476115" w:rsidP="00476115">
      <w:r>
        <w:rPr>
          <w:rStyle w:val="CommentReference"/>
        </w:rPr>
        <w:annotationRef/>
      </w:r>
      <w:r>
        <w:rPr>
          <w:sz w:val="20"/>
          <w:szCs w:val="20"/>
        </w:rPr>
        <w:t>we just have SHAP now</w:t>
      </w:r>
    </w:p>
  </w:comment>
  <w:comment w:id="164" w:author="Brian Locke" w:date="2025-09-22T15:55:00Z" w:initials="BL">
    <w:p w14:paraId="3DD7373D" w14:textId="15747A15" w:rsidR="00A52488" w:rsidRDefault="00A52488" w:rsidP="00A52488">
      <w:r>
        <w:rPr>
          <w:rStyle w:val="CommentReference"/>
        </w:rPr>
        <w:annotationRef/>
      </w:r>
      <w:r>
        <w:rPr>
          <w:sz w:val="20"/>
          <w:szCs w:val="20"/>
        </w:rPr>
        <w:t>I'll generate a consort diagram of who was included and who was excluded for various reasons.</w:t>
      </w:r>
    </w:p>
  </w:comment>
  <w:comment w:id="165" w:author="Brian Locke" w:date="2026-01-01T11:55:00Z" w:initials="BL">
    <w:p w14:paraId="2DFEADDF" w14:textId="77777777" w:rsidR="00476115" w:rsidRDefault="00476115" w:rsidP="00476115">
      <w:r>
        <w:rPr>
          <w:rStyle w:val="CommentReference"/>
        </w:rPr>
        <w:annotationRef/>
      </w:r>
      <w:r>
        <w:rPr>
          <w:color w:val="E8E8E8"/>
          <w:sz w:val="20"/>
          <w:szCs w:val="20"/>
        </w:rPr>
        <w:t>1.</w:t>
      </w:r>
      <w:r>
        <w:rPr>
          <w:color w:val="E8E8E8"/>
          <w:sz w:val="20"/>
          <w:szCs w:val="20"/>
        </w:rPr>
        <w:tab/>
      </w:r>
      <w:r>
        <w:rPr>
          <w:b/>
          <w:bCs/>
          <w:color w:val="E8E8E8"/>
          <w:sz w:val="20"/>
          <w:szCs w:val="20"/>
        </w:rPr>
        <w:t>Cohort flow diagram (CONSORT-style, but for STROBE/RECORD)</w:t>
      </w:r>
    </w:p>
    <w:p w14:paraId="5B6A380B" w14:textId="77777777" w:rsidR="00476115" w:rsidRDefault="00476115" w:rsidP="00476115">
      <w:r>
        <w:rPr>
          <w:color w:val="E8E8E8"/>
          <w:sz w:val="20"/>
          <w:szCs w:val="20"/>
        </w:rPr>
        <w:t>Show: eligible encounters → included analytic cohort → ABG-tested subset → VBG-tested subset → those with measurable PaCO2/PvCO2 used in outcome models. This prevents confusion about shifting denominators (your readout shows multiple denominators across tables).</w:t>
      </w:r>
    </w:p>
  </w:comment>
  <w:comment w:id="166" w:author="Brian Locke" w:date="2026-01-01T11:47:00Z" w:initials="BL">
    <w:p w14:paraId="4D5EF7DB" w14:textId="0E670A02" w:rsidR="00476115" w:rsidRDefault="00476115" w:rsidP="00476115">
      <w:r>
        <w:rPr>
          <w:rStyle w:val="CommentReference"/>
        </w:rPr>
        <w:annotationRef/>
      </w:r>
      <w:r>
        <w:rPr>
          <w:sz w:val="20"/>
          <w:szCs w:val="20"/>
        </w:rPr>
        <w:t>Notes to self on how to subsequently revise: """</w:t>
      </w:r>
      <w:r>
        <w:rPr>
          <w:color w:val="E8E8E8"/>
          <w:sz w:val="20"/>
          <w:szCs w:val="20"/>
        </w:rPr>
        <w:t xml:space="preserve">The Discussion currently mixes </w:t>
      </w:r>
      <w:r>
        <w:rPr>
          <w:i/>
          <w:iCs/>
          <w:color w:val="E8E8E8"/>
          <w:sz w:val="20"/>
          <w:szCs w:val="20"/>
        </w:rPr>
        <w:t>interpretation</w:t>
      </w:r>
      <w:r>
        <w:rPr>
          <w:color w:val="E8E8E8"/>
          <w:sz w:val="20"/>
          <w:szCs w:val="20"/>
        </w:rPr>
        <w:t xml:space="preserve"> with </w:t>
      </w:r>
      <w:r>
        <w:rPr>
          <w:i/>
          <w:iCs/>
          <w:color w:val="E8E8E8"/>
          <w:sz w:val="20"/>
          <w:szCs w:val="20"/>
        </w:rPr>
        <w:t>policy recommendations</w:t>
      </w:r>
      <w:r>
        <w:rPr>
          <w:color w:val="E8E8E8"/>
          <w:sz w:val="20"/>
          <w:szCs w:val="20"/>
        </w:rPr>
        <w:t xml:space="preserve"> (billing, device qualification) without first nailing:</w:t>
      </w:r>
    </w:p>
    <w:p w14:paraId="4F5762E0" w14:textId="77777777" w:rsidR="00476115" w:rsidRDefault="00476115" w:rsidP="00476115">
      <w:r>
        <w:rPr>
          <w:color w:val="E8E8E8"/>
          <w:sz w:val="20"/>
          <w:szCs w:val="20"/>
        </w:rPr>
        <w:tab/>
        <w:t>•</w:t>
      </w:r>
      <w:r>
        <w:rPr>
          <w:color w:val="E8E8E8"/>
          <w:sz w:val="20"/>
          <w:szCs w:val="20"/>
        </w:rPr>
        <w:tab/>
        <w:t>what the estimand is,</w:t>
      </w:r>
    </w:p>
    <w:p w14:paraId="66790ECE" w14:textId="77777777" w:rsidR="00476115" w:rsidRDefault="00476115" w:rsidP="00476115">
      <w:r>
        <w:rPr>
          <w:color w:val="E8E8E8"/>
          <w:sz w:val="20"/>
          <w:szCs w:val="20"/>
        </w:rPr>
        <w:tab/>
        <w:t>•</w:t>
      </w:r>
      <w:r>
        <w:rPr>
          <w:color w:val="E8E8E8"/>
          <w:sz w:val="20"/>
          <w:szCs w:val="20"/>
        </w:rPr>
        <w:tab/>
        <w:t>what bias the weighting addresses,</w:t>
      </w:r>
    </w:p>
    <w:p w14:paraId="4D39D019" w14:textId="77777777" w:rsidR="00476115" w:rsidRDefault="00476115" w:rsidP="00476115">
      <w:r>
        <w:rPr>
          <w:color w:val="E8E8E8"/>
          <w:sz w:val="20"/>
          <w:szCs w:val="20"/>
        </w:rPr>
        <w:tab/>
        <w:t>•</w:t>
      </w:r>
      <w:r>
        <w:rPr>
          <w:color w:val="E8E8E8"/>
          <w:sz w:val="20"/>
          <w:szCs w:val="20"/>
        </w:rPr>
        <w:tab/>
        <w:t>what residual bias remains plausible.</w:t>
      </w:r>
    </w:p>
    <w:p w14:paraId="3DF13210" w14:textId="77777777" w:rsidR="00476115" w:rsidRDefault="00476115" w:rsidP="00476115"/>
    <w:p w14:paraId="691A67A0" w14:textId="77777777" w:rsidR="00476115" w:rsidRDefault="00476115" w:rsidP="00476115">
      <w:r>
        <w:rPr>
          <w:color w:val="E8E8E8"/>
          <w:sz w:val="20"/>
          <w:szCs w:val="20"/>
        </w:rPr>
        <w:tab/>
        <w:t>•</w:t>
      </w:r>
      <w:r>
        <w:rPr>
          <w:color w:val="E8E8E8"/>
          <w:sz w:val="20"/>
          <w:szCs w:val="20"/>
        </w:rPr>
        <w:tab/>
        <w:t>The Discussion should start with 2–3 “principal findings,” then mechanisms, then prior literature, then limitations, then implications. Right now it starts with “variability in blood gas use” and goes quickly to implications, with key quantitative results being incorrect as noted above.</w:t>
      </w:r>
    </w:p>
    <w:p w14:paraId="350660D5" w14:textId="77777777" w:rsidR="00476115" w:rsidRDefault="00476115" w:rsidP="00476115"/>
    <w:p w14:paraId="50BDA0F2" w14:textId="77777777" w:rsidR="00476115" w:rsidRDefault="00476115" w:rsidP="00476115"/>
    <w:p w14:paraId="15D44E64" w14:textId="77777777" w:rsidR="00476115" w:rsidRDefault="00476115" w:rsidP="00476115">
      <w:r>
        <w:rPr>
          <w:color w:val="E8E8E8"/>
          <w:sz w:val="20"/>
          <w:szCs w:val="20"/>
        </w:rPr>
        <w:t xml:space="preserve">Discussion posed as </w:t>
      </w:r>
      <w:r>
        <w:rPr>
          <w:i/>
          <w:iCs/>
          <w:color w:val="E8E8E8"/>
          <w:sz w:val="20"/>
          <w:szCs w:val="20"/>
        </w:rPr>
        <w:t>interpretation under assumptions</w:t>
      </w:r>
      <w:r>
        <w:rPr>
          <w:color w:val="E8E8E8"/>
          <w:sz w:val="20"/>
          <w:szCs w:val="20"/>
        </w:rPr>
        <w:t>, not as a definitive statement that VBG is “more predictive.</w:t>
      </w:r>
    </w:p>
    <w:p w14:paraId="0CD00A14" w14:textId="77777777" w:rsidR="00476115" w:rsidRDefault="00476115" w:rsidP="00476115"/>
    <w:p w14:paraId="241F5A23" w14:textId="77777777" w:rsidR="00476115" w:rsidRDefault="00476115" w:rsidP="00476115">
      <w:r>
        <w:rPr>
          <w:color w:val="E8E8E8"/>
          <w:sz w:val="20"/>
          <w:szCs w:val="20"/>
        </w:rPr>
        <w:t xml:space="preserve">Add a discussion of how the results change from crude to weighted to weighted and imputed: e.g. Much of the crude association reflects who gets tested; after standardization, hypercapnia remains associated, but effect sizes are smaller and differ by test type. Results do/don’t change substantially after weighting, suggesting that missing data (at least, to the extent that it’s missing at random), do not substantially influence the outcomes, though MNAR data patterns could. </w:t>
      </w:r>
    </w:p>
    <w:p w14:paraId="61D1C562" w14:textId="77777777" w:rsidR="00476115" w:rsidRDefault="00476115" w:rsidP="00476115"/>
    <w:p w14:paraId="478E242E" w14:textId="77777777" w:rsidR="00476115" w:rsidRDefault="00476115" w:rsidP="00476115">
      <w:r>
        <w:rPr>
          <w:color w:val="E8E8E8"/>
          <w:sz w:val="20"/>
          <w:szCs w:val="20"/>
        </w:rPr>
        <w:t>limitations to add: temporal ambiguity (only calendar day resolution)</w:t>
      </w:r>
    </w:p>
    <w:p w14:paraId="7C692FEB" w14:textId="77777777" w:rsidR="00476115" w:rsidRDefault="00476115" w:rsidP="00476115">
      <w:r>
        <w:rPr>
          <w:sz w:val="20"/>
          <w:szCs w:val="20"/>
        </w:rPr>
        <w:t>"""</w:t>
      </w:r>
    </w:p>
  </w:comment>
  <w:comment w:id="167" w:author="Anila Mehta" w:date="2025-12-18T17:36:00Z" w:initials="MOU">
    <w:p w14:paraId="595369ED" w14:textId="5CFD8262" w:rsidR="00E94929" w:rsidRDefault="00E94929" w:rsidP="00612059">
      <w:r>
        <w:rPr>
          <w:rStyle w:val="CommentReference"/>
        </w:rPr>
        <w:annotationRef/>
      </w:r>
      <w:r>
        <w:rPr>
          <w:sz w:val="20"/>
          <w:szCs w:val="20"/>
        </w:rPr>
        <w:t>Brian’s comment from earlier:</w:t>
      </w:r>
    </w:p>
    <w:p w14:paraId="70137FA3" w14:textId="77777777" w:rsidR="00E94929" w:rsidRDefault="00E94929" w:rsidP="00612059">
      <w:r>
        <w:rPr>
          <w:sz w:val="20"/>
          <w:szCs w:val="20"/>
        </w:rPr>
        <w:t xml:space="preserve">I think it might be good to have a paragraph that spells out exactly what we think our design supports, what the key assumptions are, and how deviations might change that. So we might say that our study supports a prognostic conclusion about the importance of each results, but is contingent on us correctly modeling who gets ABG vs VBG – undoubtedly some residual confounding related to things providers see but aren’t in the medical record, and that our results.. then dwell on the implications a bit more from the last paragraph. </w:t>
      </w:r>
    </w:p>
    <w:p w14:paraId="5DB71BED" w14:textId="77777777" w:rsidR="00E94929" w:rsidRDefault="00E94929" w:rsidP="00612059"/>
  </w:comment>
  <w:comment w:id="168" w:author="Brian Locke" w:date="2025-12-08T06:49:00Z" w:initials="BL">
    <w:p w14:paraId="63195A23" w14:textId="77777777" w:rsidR="00012817" w:rsidRDefault="00012817" w:rsidP="00012817">
      <w:r>
        <w:rPr>
          <w:rStyle w:val="CommentReference"/>
        </w:rPr>
        <w:annotationRef/>
      </w:r>
      <w:r>
        <w:rPr>
          <w:sz w:val="20"/>
          <w:szCs w:val="20"/>
        </w:rPr>
        <w:t>Contrary to prior advice I gave, I'd move this to its own paragraph and have this paragraph JUST focus on the actual findings we added to the prior work</w:t>
      </w:r>
    </w:p>
  </w:comment>
  <w:comment w:id="169" w:author="Brian Locke" w:date="2025-12-08T06:53:00Z" w:initials="BL">
    <w:p w14:paraId="7B6EDB17" w14:textId="77777777" w:rsidR="00012817" w:rsidRDefault="00012817" w:rsidP="00012817">
      <w:r>
        <w:rPr>
          <w:rStyle w:val="CommentReference"/>
        </w:rPr>
        <w:annotationRef/>
      </w:r>
      <w:r>
        <w:rPr>
          <w:sz w:val="20"/>
          <w:szCs w:val="20"/>
        </w:rPr>
        <w:t>we can probably add a strength the use of the splines. and multiple imputation once working.</w:t>
      </w:r>
    </w:p>
  </w:comment>
  <w:comment w:id="170" w:author="Brian Locke" w:date="2025-12-08T06:56:00Z" w:initials="BL">
    <w:p w14:paraId="5731BABE" w14:textId="77777777" w:rsidR="00012817" w:rsidRDefault="00012817" w:rsidP="00012817">
      <w:r>
        <w:rPr>
          <w:rStyle w:val="CommentReference"/>
        </w:rPr>
        <w:annotationRef/>
      </w:r>
      <w:r>
        <w:rPr>
          <w:sz w:val="20"/>
          <w:szCs w:val="20"/>
        </w:rPr>
        <w:t>might try to give a little bit more info on why we think these would help / address current limitations</w:t>
      </w:r>
    </w:p>
  </w:comment>
  <w:comment w:id="171" w:author="Anila Mehta" w:date="2025-12-18T17:47:00Z" w:initials="MOU">
    <w:p w14:paraId="6AE9B59E" w14:textId="77777777" w:rsidR="003A4D0B" w:rsidRDefault="003A4D0B" w:rsidP="00E02EB6">
      <w:r>
        <w:rPr>
          <w:rStyle w:val="CommentReference"/>
        </w:rPr>
        <w:annotationRef/>
      </w:r>
      <w:r>
        <w:rPr>
          <w:sz w:val="20"/>
          <w:szCs w:val="20"/>
        </w:rPr>
        <w:t xml:space="preserve">Brian’s comment: [ ] post-discharge management, as mentioned below. </w:t>
      </w:r>
    </w:p>
  </w:comment>
  <w:comment w:id="172" w:author="Brian Locke" w:date="2025-09-22T16:03:00Z" w:initials="BL">
    <w:p w14:paraId="56896536" w14:textId="16B6756C"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1"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173"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 w:id="174" w:author="Brian Locke" w:date="2026-01-01T11:54:00Z" w:initials="BL">
    <w:p w14:paraId="7E45E5D1" w14:textId="77777777" w:rsidR="00476115" w:rsidRDefault="00476115" w:rsidP="00476115">
      <w:r>
        <w:rPr>
          <w:rStyle w:val="CommentReference"/>
        </w:rPr>
        <w:annotationRef/>
      </w:r>
      <w:r>
        <w:rPr>
          <w:sz w:val="20"/>
          <w:szCs w:val="20"/>
        </w:rPr>
        <w:t>note to self: things to ensure we include in the supplement - """</w:t>
      </w:r>
      <w:r>
        <w:rPr>
          <w:color w:val="F6F6F6"/>
          <w:sz w:val="20"/>
          <w:szCs w:val="20"/>
        </w:rPr>
        <w:t xml:space="preserve">Things to include in the supplement:  ( we can do this last) </w:t>
      </w:r>
    </w:p>
    <w:p w14:paraId="5A8E8992" w14:textId="77777777" w:rsidR="00476115" w:rsidRDefault="00476115" w:rsidP="00476115"/>
    <w:p w14:paraId="29408F9D" w14:textId="77777777" w:rsidR="00476115" w:rsidRDefault="00476115" w:rsidP="00476115">
      <w:r>
        <w:rPr>
          <w:color w:val="E8E8E8"/>
          <w:sz w:val="20"/>
          <w:szCs w:val="20"/>
        </w:rPr>
        <w:t>You already gesture at a supplement with balance plots and extended results. For this project, the supplement is not optional; it’s where you earn trust:</w:t>
      </w:r>
    </w:p>
    <w:p w14:paraId="2CD25141" w14:textId="77777777" w:rsidR="00476115" w:rsidRDefault="00476115" w:rsidP="00476115">
      <w:r>
        <w:rPr>
          <w:color w:val="E8E8E8"/>
          <w:sz w:val="20"/>
          <w:szCs w:val="20"/>
        </w:rPr>
        <w:tab/>
        <w:t>•</w:t>
      </w:r>
      <w:r>
        <w:rPr>
          <w:color w:val="E8E8E8"/>
          <w:sz w:val="20"/>
          <w:szCs w:val="20"/>
        </w:rPr>
        <w:tab/>
        <w:t>full code lists / phenotype definitions (you mention an appendix),</w:t>
      </w:r>
    </w:p>
    <w:p w14:paraId="1B83EE93" w14:textId="77777777" w:rsidR="00476115" w:rsidRDefault="00476115" w:rsidP="00476115">
      <w:r>
        <w:rPr>
          <w:color w:val="E8E8E8"/>
          <w:sz w:val="20"/>
          <w:szCs w:val="20"/>
        </w:rPr>
        <w:tab/>
        <w:t>•</w:t>
      </w:r>
      <w:r>
        <w:rPr>
          <w:color w:val="E8E8E8"/>
          <w:sz w:val="20"/>
          <w:szCs w:val="20"/>
        </w:rPr>
        <w:tab/>
        <w:t>full balance tables,</w:t>
      </w:r>
    </w:p>
    <w:p w14:paraId="2F644D94" w14:textId="77777777" w:rsidR="00476115" w:rsidRDefault="00476115" w:rsidP="00476115">
      <w:r>
        <w:rPr>
          <w:color w:val="E8E8E8"/>
          <w:sz w:val="20"/>
          <w:szCs w:val="20"/>
        </w:rPr>
        <w:tab/>
        <w:t>•</w:t>
      </w:r>
      <w:r>
        <w:rPr>
          <w:color w:val="E8E8E8"/>
          <w:sz w:val="20"/>
          <w:szCs w:val="20"/>
        </w:rPr>
        <w:tab/>
        <w:t>weight diagnostics,</w:t>
      </w:r>
    </w:p>
    <w:p w14:paraId="796425F2" w14:textId="77777777" w:rsidR="00476115" w:rsidRDefault="00476115" w:rsidP="00476115">
      <w:r>
        <w:rPr>
          <w:color w:val="E8E8E8"/>
          <w:sz w:val="20"/>
          <w:szCs w:val="20"/>
        </w:rPr>
        <w:tab/>
        <w:t>•</w:t>
      </w:r>
      <w:r>
        <w:rPr>
          <w:color w:val="E8E8E8"/>
          <w:sz w:val="20"/>
          <w:szCs w:val="20"/>
        </w:rPr>
        <w:tab/>
        <w:t>missingness + MI diagnostics.</w:t>
      </w:r>
      <w:r>
        <w:rPr>
          <w:sz w:val="20"/>
          <w:szCs w:val="20"/>
        </w:rPr>
        <w:t>"""</w:t>
      </w:r>
    </w:p>
  </w:comment>
  <w:comment w:id="175" w:author="Brian Locke" w:date="2025-11-12T10:48:00Z" w:initials="BL">
    <w:p w14:paraId="6DBF4DDB" w14:textId="5BCC76A8" w:rsidR="00796D4C" w:rsidRDefault="00796D4C" w:rsidP="00796D4C">
      <w:r>
        <w:rPr>
          <w:rStyle w:val="CommentReference"/>
        </w:rPr>
        <w:annotationRef/>
      </w:r>
      <w:r>
        <w:rPr>
          <w:sz w:val="20"/>
          <w:szCs w:val="20"/>
        </w:rPr>
        <w:t>This one, as well as probably a ROC curve - should probably go in the supplement.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2EDC6" w15:done="1"/>
  <w15:commentEx w15:paraId="6DC8BE77" w15:done="0"/>
  <w15:commentEx w15:paraId="7A1BFE70" w15:done="1"/>
  <w15:commentEx w15:paraId="16E540FB" w15:done="0"/>
  <w15:commentEx w15:paraId="7A0604C3" w15:done="0"/>
  <w15:commentEx w15:paraId="589BEDA9" w15:done="0"/>
  <w15:commentEx w15:paraId="2CF7177D" w15:done="0"/>
  <w15:commentEx w15:paraId="070F1107" w15:done="0"/>
  <w15:commentEx w15:paraId="59193C42" w15:paraIdParent="070F1107" w15:done="0"/>
  <w15:commentEx w15:paraId="28EEB646" w15:done="0"/>
  <w15:commentEx w15:paraId="10B4B5DB" w15:done="0"/>
  <w15:commentEx w15:paraId="3E4C976B" w15:done="0"/>
  <w15:commentEx w15:paraId="196389BE" w15:done="0"/>
  <w15:commentEx w15:paraId="3DD7373D" w15:done="0"/>
  <w15:commentEx w15:paraId="5B6A380B" w15:paraIdParent="3DD7373D" w15:done="0"/>
  <w15:commentEx w15:paraId="7C692FEB" w15:done="0"/>
  <w15:commentEx w15:paraId="5DB71BED" w15:done="0"/>
  <w15:commentEx w15:paraId="63195A23" w15:done="1"/>
  <w15:commentEx w15:paraId="7B6EDB17" w15:done="1"/>
  <w15:commentEx w15:paraId="5731BABE" w15:done="0"/>
  <w15:commentEx w15:paraId="6AE9B59E" w15:done="0"/>
  <w15:commentEx w15:paraId="56896536" w15:done="1"/>
  <w15:commentEx w15:paraId="15626216" w15:done="0"/>
  <w15:commentEx w15:paraId="796425F2" w15:paraIdParent="15626216" w15:done="0"/>
  <w15:commentEx w15:paraId="6DBF4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14831" w16cex:dateUtc="2025-11-12T17:44:00Z"/>
  <w16cex:commentExtensible w16cex:durableId="28952483" w16cex:dateUtc="2026-01-01T16:40:00Z"/>
  <w16cex:commentExtensible w16cex:durableId="4926BBB3" w16cex:dateUtc="2025-11-12T17:24:00Z"/>
  <w16cex:commentExtensible w16cex:durableId="63E3A8EE" w16cex:dateUtc="2025-12-08T06:41:00Z"/>
  <w16cex:commentExtensible w16cex:durableId="1AE4D098" w16cex:dateUtc="2026-01-01T16:44:00Z"/>
  <w16cex:commentExtensible w16cex:durableId="30A3559D" w16cex:dateUtc="2026-01-01T16:58:00Z"/>
  <w16cex:commentExtensible w16cex:durableId="393BB839" w16cex:dateUtc="2026-01-01T19:06:00Z"/>
  <w16cex:commentExtensible w16cex:durableId="610F1082" w16cex:dateUtc="2026-01-01T17:03:00Z"/>
  <w16cex:commentExtensible w16cex:durableId="19910D4B" w16cex:dateUtc="2026-01-01T17:31:00Z"/>
  <w16cex:commentExtensible w16cex:durableId="7AE16E1A" w16cex:dateUtc="2026-01-01T17:43:00Z"/>
  <w16cex:commentExtensible w16cex:durableId="366956AB" w16cex:dateUtc="2026-01-01T17:43:00Z"/>
  <w16cex:commentExtensible w16cex:durableId="1BAA95E6" w16cex:dateUtc="2026-01-01T17:57:00Z"/>
  <w16cex:commentExtensible w16cex:durableId="76EC3AC1" w16cex:dateUtc="2026-01-01T18:52:00Z"/>
  <w16cex:commentExtensible w16cex:durableId="2485A17F" w16cex:dateUtc="2025-09-22T21:55:00Z"/>
  <w16cex:commentExtensible w16cex:durableId="1DE4D617" w16cex:dateUtc="2026-01-01T18:55:00Z"/>
  <w16cex:commentExtensible w16cex:durableId="4BB6ADA7" w16cex:dateUtc="2026-01-01T18:47:00Z"/>
  <w16cex:commentExtensible w16cex:durableId="2023C46C" w16cex:dateUtc="2025-12-19T00:36:00Z"/>
  <w16cex:commentExtensible w16cex:durableId="41CEE119" w16cex:dateUtc="2025-12-08T13:49:00Z"/>
  <w16cex:commentExtensible w16cex:durableId="75910C5C" w16cex:dateUtc="2025-12-08T13:53:00Z"/>
  <w16cex:commentExtensible w16cex:durableId="0D0F6262" w16cex:dateUtc="2025-12-08T13:56:00Z"/>
  <w16cex:commentExtensible w16cex:durableId="0F927BD0" w16cex:dateUtc="2025-12-19T00:47:00Z"/>
  <w16cex:commentExtensible w16cex:durableId="08937769" w16cex:dateUtc="2025-09-22T22:03:00Z"/>
  <w16cex:commentExtensible w16cex:durableId="2CE75F68" w16cex:dateUtc="2025-11-12T17:44:00Z"/>
  <w16cex:commentExtensible w16cex:durableId="432AF5D4" w16cex:dateUtc="2026-01-01T18:54:00Z"/>
  <w16cex:commentExtensible w16cex:durableId="7DFE8538" w16cex:dateUtc="2025-11-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2EDC6" w16cid:durableId="3C614831"/>
  <w16cid:commentId w16cid:paraId="6DC8BE77" w16cid:durableId="28952483"/>
  <w16cid:commentId w16cid:paraId="7A1BFE70" w16cid:durableId="4926BBB3"/>
  <w16cid:commentId w16cid:paraId="16E540FB" w16cid:durableId="63E3A8EE"/>
  <w16cid:commentId w16cid:paraId="7A0604C3" w16cid:durableId="1AE4D098"/>
  <w16cid:commentId w16cid:paraId="589BEDA9" w16cid:durableId="30A3559D"/>
  <w16cid:commentId w16cid:paraId="2CF7177D" w16cid:durableId="393BB839"/>
  <w16cid:commentId w16cid:paraId="070F1107" w16cid:durableId="610F1082"/>
  <w16cid:commentId w16cid:paraId="59193C42" w16cid:durableId="19910D4B"/>
  <w16cid:commentId w16cid:paraId="28EEB646" w16cid:durableId="7AE16E1A"/>
  <w16cid:commentId w16cid:paraId="10B4B5DB" w16cid:durableId="366956AB"/>
  <w16cid:commentId w16cid:paraId="3E4C976B" w16cid:durableId="1BAA95E6"/>
  <w16cid:commentId w16cid:paraId="196389BE" w16cid:durableId="76EC3AC1"/>
  <w16cid:commentId w16cid:paraId="3DD7373D" w16cid:durableId="2485A17F"/>
  <w16cid:commentId w16cid:paraId="5B6A380B" w16cid:durableId="1DE4D617"/>
  <w16cid:commentId w16cid:paraId="7C692FEB" w16cid:durableId="4BB6ADA7"/>
  <w16cid:commentId w16cid:paraId="5DB71BED" w16cid:durableId="2023C46C"/>
  <w16cid:commentId w16cid:paraId="63195A23" w16cid:durableId="41CEE119"/>
  <w16cid:commentId w16cid:paraId="7B6EDB17" w16cid:durableId="75910C5C"/>
  <w16cid:commentId w16cid:paraId="5731BABE" w16cid:durableId="0D0F6262"/>
  <w16cid:commentId w16cid:paraId="6AE9B59E" w16cid:durableId="0F927BD0"/>
  <w16cid:commentId w16cid:paraId="56896536" w16cid:durableId="08937769"/>
  <w16cid:commentId w16cid:paraId="15626216" w16cid:durableId="2CE75F68"/>
  <w16cid:commentId w16cid:paraId="796425F2" w16cid:durableId="432AF5D4"/>
  <w16cid:commentId w16cid:paraId="6DBF4DDB" w16cid:durableId="7DFE85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84D82"/>
    <w:multiLevelType w:val="hybridMultilevel"/>
    <w:tmpl w:val="23EA2F90"/>
    <w:lvl w:ilvl="0" w:tplc="5C48B6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3011A"/>
    <w:multiLevelType w:val="hybridMultilevel"/>
    <w:tmpl w:val="D388B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13752"/>
    <w:multiLevelType w:val="hybridMultilevel"/>
    <w:tmpl w:val="2FAC4AB4"/>
    <w:lvl w:ilvl="0" w:tplc="5C48B66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12"/>
  </w:num>
  <w:num w:numId="2" w16cid:durableId="595556395">
    <w:abstractNumId w:val="4"/>
  </w:num>
  <w:num w:numId="3" w16cid:durableId="1632125910">
    <w:abstractNumId w:val="0"/>
  </w:num>
  <w:num w:numId="4" w16cid:durableId="948049133">
    <w:abstractNumId w:val="9"/>
  </w:num>
  <w:num w:numId="5" w16cid:durableId="1530219149">
    <w:abstractNumId w:val="7"/>
  </w:num>
  <w:num w:numId="6" w16cid:durableId="559026416">
    <w:abstractNumId w:val="11"/>
  </w:num>
  <w:num w:numId="7" w16cid:durableId="1650206624">
    <w:abstractNumId w:val="6"/>
  </w:num>
  <w:num w:numId="8" w16cid:durableId="1271814131">
    <w:abstractNumId w:val="5"/>
  </w:num>
  <w:num w:numId="9" w16cid:durableId="240337973">
    <w:abstractNumId w:val="10"/>
  </w:num>
  <w:num w:numId="10" w16cid:durableId="274335340">
    <w:abstractNumId w:val="13"/>
  </w:num>
  <w:num w:numId="11" w16cid:durableId="1527519959">
    <w:abstractNumId w:val="3"/>
  </w:num>
  <w:num w:numId="12" w16cid:durableId="808208529">
    <w:abstractNumId w:val="2"/>
  </w:num>
  <w:num w:numId="13" w16cid:durableId="20016963">
    <w:abstractNumId w:val="1"/>
  </w:num>
  <w:num w:numId="14" w16cid:durableId="30620684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2817"/>
    <w:rsid w:val="000136E1"/>
    <w:rsid w:val="00014022"/>
    <w:rsid w:val="00014B1A"/>
    <w:rsid w:val="0001560E"/>
    <w:rsid w:val="0001686B"/>
    <w:rsid w:val="00023368"/>
    <w:rsid w:val="000329AB"/>
    <w:rsid w:val="00036A1F"/>
    <w:rsid w:val="00046CB9"/>
    <w:rsid w:val="000901F9"/>
    <w:rsid w:val="000914AC"/>
    <w:rsid w:val="000915C4"/>
    <w:rsid w:val="0009268F"/>
    <w:rsid w:val="000968AC"/>
    <w:rsid w:val="000B5ADC"/>
    <w:rsid w:val="000F53B7"/>
    <w:rsid w:val="001116C5"/>
    <w:rsid w:val="001210C8"/>
    <w:rsid w:val="001249AC"/>
    <w:rsid w:val="00127836"/>
    <w:rsid w:val="00127D5D"/>
    <w:rsid w:val="00130945"/>
    <w:rsid w:val="00141EF3"/>
    <w:rsid w:val="00143F12"/>
    <w:rsid w:val="00167A49"/>
    <w:rsid w:val="00190485"/>
    <w:rsid w:val="001A2A15"/>
    <w:rsid w:val="001B7B55"/>
    <w:rsid w:val="001C7A69"/>
    <w:rsid w:val="001D1058"/>
    <w:rsid w:val="001F3608"/>
    <w:rsid w:val="002048EE"/>
    <w:rsid w:val="00205822"/>
    <w:rsid w:val="00206BCD"/>
    <w:rsid w:val="002675EA"/>
    <w:rsid w:val="0029620F"/>
    <w:rsid w:val="002C0F26"/>
    <w:rsid w:val="002F62D9"/>
    <w:rsid w:val="003000AA"/>
    <w:rsid w:val="00366EC5"/>
    <w:rsid w:val="003748FA"/>
    <w:rsid w:val="003974ED"/>
    <w:rsid w:val="003A4D0B"/>
    <w:rsid w:val="003C68CF"/>
    <w:rsid w:val="003D5D94"/>
    <w:rsid w:val="0042458F"/>
    <w:rsid w:val="00426255"/>
    <w:rsid w:val="00441AC6"/>
    <w:rsid w:val="00444422"/>
    <w:rsid w:val="00455F0D"/>
    <w:rsid w:val="00474628"/>
    <w:rsid w:val="00476115"/>
    <w:rsid w:val="00491638"/>
    <w:rsid w:val="004A44BC"/>
    <w:rsid w:val="004B59DA"/>
    <w:rsid w:val="004C5EEC"/>
    <w:rsid w:val="004D10C1"/>
    <w:rsid w:val="00507D33"/>
    <w:rsid w:val="00507D5A"/>
    <w:rsid w:val="005122E1"/>
    <w:rsid w:val="00512974"/>
    <w:rsid w:val="00517CCE"/>
    <w:rsid w:val="00542602"/>
    <w:rsid w:val="00562DD2"/>
    <w:rsid w:val="005727CA"/>
    <w:rsid w:val="00573A39"/>
    <w:rsid w:val="00582361"/>
    <w:rsid w:val="00585875"/>
    <w:rsid w:val="005A3508"/>
    <w:rsid w:val="005B1016"/>
    <w:rsid w:val="005D47AC"/>
    <w:rsid w:val="005D4E8A"/>
    <w:rsid w:val="00616842"/>
    <w:rsid w:val="00630A4A"/>
    <w:rsid w:val="006544FD"/>
    <w:rsid w:val="00654FD4"/>
    <w:rsid w:val="0066154E"/>
    <w:rsid w:val="00663A2A"/>
    <w:rsid w:val="006746ED"/>
    <w:rsid w:val="00684926"/>
    <w:rsid w:val="00685BF4"/>
    <w:rsid w:val="00687AAE"/>
    <w:rsid w:val="00696B36"/>
    <w:rsid w:val="006A1A0A"/>
    <w:rsid w:val="006B10FD"/>
    <w:rsid w:val="006F20D0"/>
    <w:rsid w:val="006F71F0"/>
    <w:rsid w:val="00712B5C"/>
    <w:rsid w:val="007257FA"/>
    <w:rsid w:val="00727E33"/>
    <w:rsid w:val="007666D7"/>
    <w:rsid w:val="00767F19"/>
    <w:rsid w:val="0079139F"/>
    <w:rsid w:val="00792B14"/>
    <w:rsid w:val="00796D4C"/>
    <w:rsid w:val="007A56D7"/>
    <w:rsid w:val="007B144D"/>
    <w:rsid w:val="007C328F"/>
    <w:rsid w:val="007F201E"/>
    <w:rsid w:val="0081071E"/>
    <w:rsid w:val="00834607"/>
    <w:rsid w:val="00842D49"/>
    <w:rsid w:val="00865C61"/>
    <w:rsid w:val="0087161F"/>
    <w:rsid w:val="008738DE"/>
    <w:rsid w:val="00874157"/>
    <w:rsid w:val="008A1CF7"/>
    <w:rsid w:val="008A38A0"/>
    <w:rsid w:val="008C291B"/>
    <w:rsid w:val="008F038C"/>
    <w:rsid w:val="008F3368"/>
    <w:rsid w:val="008F3B13"/>
    <w:rsid w:val="00907981"/>
    <w:rsid w:val="00912422"/>
    <w:rsid w:val="0092438A"/>
    <w:rsid w:val="009254DB"/>
    <w:rsid w:val="009329C5"/>
    <w:rsid w:val="00971134"/>
    <w:rsid w:val="00976C2E"/>
    <w:rsid w:val="009961A5"/>
    <w:rsid w:val="009975D7"/>
    <w:rsid w:val="009B45F8"/>
    <w:rsid w:val="009D2F0E"/>
    <w:rsid w:val="009D5547"/>
    <w:rsid w:val="009D556C"/>
    <w:rsid w:val="009E5E1F"/>
    <w:rsid w:val="009F4013"/>
    <w:rsid w:val="00A00A43"/>
    <w:rsid w:val="00A16840"/>
    <w:rsid w:val="00A52488"/>
    <w:rsid w:val="00A74E0E"/>
    <w:rsid w:val="00A90844"/>
    <w:rsid w:val="00A97944"/>
    <w:rsid w:val="00AA1A4B"/>
    <w:rsid w:val="00AA4AE0"/>
    <w:rsid w:val="00AA5DED"/>
    <w:rsid w:val="00AB166B"/>
    <w:rsid w:val="00AC2459"/>
    <w:rsid w:val="00AC3978"/>
    <w:rsid w:val="00AD2A62"/>
    <w:rsid w:val="00AE17B0"/>
    <w:rsid w:val="00B045D4"/>
    <w:rsid w:val="00B11378"/>
    <w:rsid w:val="00B21F6A"/>
    <w:rsid w:val="00B246CC"/>
    <w:rsid w:val="00B32ABC"/>
    <w:rsid w:val="00B40D57"/>
    <w:rsid w:val="00B5505E"/>
    <w:rsid w:val="00B56815"/>
    <w:rsid w:val="00B63576"/>
    <w:rsid w:val="00B662BC"/>
    <w:rsid w:val="00B9014E"/>
    <w:rsid w:val="00BA2C22"/>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A5324"/>
    <w:rsid w:val="00CC677B"/>
    <w:rsid w:val="00CD2BCB"/>
    <w:rsid w:val="00CD53B6"/>
    <w:rsid w:val="00CE29FF"/>
    <w:rsid w:val="00CF2F66"/>
    <w:rsid w:val="00D1109E"/>
    <w:rsid w:val="00D222E7"/>
    <w:rsid w:val="00D4253F"/>
    <w:rsid w:val="00D61DF5"/>
    <w:rsid w:val="00D66B38"/>
    <w:rsid w:val="00D7072B"/>
    <w:rsid w:val="00D762CE"/>
    <w:rsid w:val="00D77C5D"/>
    <w:rsid w:val="00D930F1"/>
    <w:rsid w:val="00D96756"/>
    <w:rsid w:val="00DB2487"/>
    <w:rsid w:val="00DD2D6F"/>
    <w:rsid w:val="00DF1AD1"/>
    <w:rsid w:val="00DF3A61"/>
    <w:rsid w:val="00DF6E20"/>
    <w:rsid w:val="00E005A5"/>
    <w:rsid w:val="00E171A4"/>
    <w:rsid w:val="00E71005"/>
    <w:rsid w:val="00E72029"/>
    <w:rsid w:val="00E776E4"/>
    <w:rsid w:val="00E84485"/>
    <w:rsid w:val="00E93A4C"/>
    <w:rsid w:val="00E94929"/>
    <w:rsid w:val="00E97003"/>
    <w:rsid w:val="00EB5CEC"/>
    <w:rsid w:val="00EF5250"/>
    <w:rsid w:val="00F42AE1"/>
    <w:rsid w:val="00F76534"/>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836"/>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zotero.org/groups/6192411/abg-vbg_literatur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s://github.com/reblocke/abg-vbg-project"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github.com/reblocke/abg-vbg-project"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19</Pages>
  <Words>6217</Words>
  <Characters>35439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Brian Locke</cp:lastModifiedBy>
  <cp:revision>7</cp:revision>
  <dcterms:created xsi:type="dcterms:W3CDTF">2025-12-31T20:26:00Z</dcterms:created>
  <dcterms:modified xsi:type="dcterms:W3CDTF">2026-01-01T20:33:00Z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