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1941D" w14:textId="1BF8A0EF" w:rsidR="00014B1A" w:rsidRDefault="00014B1A" w:rsidP="00014B1A">
      <w:pPr>
        <w:pStyle w:val="p1"/>
        <w:spacing w:before="0" w:beforeAutospacing="0" w:after="0" w:afterAutospacing="0"/>
        <w:rPr>
          <w:rStyle w:val="s1"/>
          <w:b/>
          <w:bCs/>
          <w:color w:val="000000"/>
          <w:u w:val="single"/>
        </w:rPr>
      </w:pPr>
      <w:r w:rsidRPr="00CB6268">
        <w:rPr>
          <w:b/>
          <w:bCs/>
          <w:color w:val="000000"/>
        </w:rPr>
        <w:t>ROUGH DRAFT</w:t>
      </w:r>
    </w:p>
    <w:p w14:paraId="41CBCC44" w14:textId="77777777" w:rsidR="00014B1A" w:rsidRDefault="00014B1A" w:rsidP="00014B1A">
      <w:pPr>
        <w:pStyle w:val="p1"/>
        <w:spacing w:before="0" w:beforeAutospacing="0" w:after="0" w:afterAutospacing="0"/>
        <w:rPr>
          <w:rStyle w:val="s1"/>
          <w:b/>
          <w:bCs/>
          <w:color w:val="000000"/>
          <w:u w:val="single"/>
        </w:rPr>
      </w:pPr>
    </w:p>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Default="00C675E8" w:rsidP="00014B1A">
      <w:pPr>
        <w:pStyle w:val="p2"/>
        <w:spacing w:before="0" w:beforeAutospacing="0" w:after="0" w:afterAutospacing="0"/>
        <w:rPr>
          <w:ins w:id="0" w:author="Anila Mehta" w:date="2025-11-12T12:56:00Z"/>
          <w:color w:val="000000"/>
        </w:rPr>
      </w:pPr>
      <w:r>
        <w:rPr>
          <w:color w:val="000000"/>
        </w:rPr>
        <w:t xml:space="preserve">Propensity-weighted prognostic associations of hypercapnia by Arterial and Venous Blood Gas: A retrospective, multicenter health </w:t>
      </w:r>
      <w:commentRangeStart w:id="1"/>
      <w:r>
        <w:rPr>
          <w:color w:val="000000"/>
        </w:rPr>
        <w:t>records study</w:t>
      </w:r>
      <w:commentRangeEnd w:id="1"/>
      <w:r w:rsidR="00C81D68">
        <w:rPr>
          <w:rStyle w:val="CommentReference"/>
          <w:rFonts w:asciiTheme="minorHAnsi" w:eastAsiaTheme="minorHAnsi" w:hAnsiTheme="minorHAnsi" w:cstheme="minorBidi"/>
          <w:kern w:val="2"/>
          <w14:ligatures w14:val="standardContextual"/>
        </w:rPr>
        <w:commentReference w:id="1"/>
      </w:r>
    </w:p>
    <w:p w14:paraId="2FD8BB14" w14:textId="77777777" w:rsidR="006B10FD" w:rsidRDefault="006B10FD" w:rsidP="00014B1A">
      <w:pPr>
        <w:pStyle w:val="p2"/>
        <w:spacing w:before="0" w:beforeAutospacing="0" w:after="0" w:afterAutospacing="0"/>
        <w:rPr>
          <w:ins w:id="2" w:author="Anila Mehta" w:date="2025-11-12T12:56:00Z"/>
          <w:color w:val="000000"/>
        </w:rPr>
      </w:pPr>
    </w:p>
    <w:p w14:paraId="5666C251" w14:textId="579B33B8" w:rsidR="006B10FD" w:rsidRPr="006B10FD" w:rsidRDefault="006B10FD" w:rsidP="00014B1A">
      <w:pPr>
        <w:pStyle w:val="p2"/>
        <w:spacing w:before="0" w:beforeAutospacing="0" w:after="0" w:afterAutospacing="0"/>
        <w:rPr>
          <w:ins w:id="3" w:author="Anila Mehta" w:date="2025-11-12T12:56:00Z"/>
          <w:b/>
          <w:bCs/>
          <w:color w:val="000000"/>
          <w:u w:val="single"/>
          <w:rPrChange w:id="4" w:author="Anila Mehta" w:date="2025-11-12T13:06:00Z">
            <w:rPr>
              <w:ins w:id="5" w:author="Anila Mehta" w:date="2025-11-12T12:56:00Z"/>
              <w:color w:val="000000"/>
            </w:rPr>
          </w:rPrChange>
        </w:rPr>
      </w:pPr>
      <w:ins w:id="6" w:author="Anila Mehta" w:date="2025-11-12T12:56:00Z">
        <w:r w:rsidRPr="006B10FD">
          <w:rPr>
            <w:b/>
            <w:bCs/>
            <w:color w:val="000000"/>
            <w:u w:val="single"/>
            <w:rPrChange w:id="7" w:author="Anila Mehta" w:date="2025-11-12T13:06:00Z">
              <w:rPr>
                <w:color w:val="000000"/>
              </w:rPr>
            </w:rPrChange>
          </w:rPr>
          <w:t>Authors:</w:t>
        </w:r>
      </w:ins>
    </w:p>
    <w:p w14:paraId="512B92CF" w14:textId="77777777" w:rsidR="006B10FD" w:rsidRPr="006B10FD" w:rsidRDefault="006B10FD" w:rsidP="00014B1A">
      <w:pPr>
        <w:pStyle w:val="p2"/>
        <w:spacing w:before="0" w:beforeAutospacing="0" w:after="0" w:afterAutospacing="0"/>
        <w:rPr>
          <w:ins w:id="8" w:author="Anila Mehta" w:date="2025-11-12T12:56:00Z"/>
          <w:color w:val="000000"/>
        </w:rPr>
      </w:pPr>
    </w:p>
    <w:p w14:paraId="1B427DC5" w14:textId="1CEC426F" w:rsidR="006B10FD" w:rsidRPr="006B10FD" w:rsidRDefault="006B10FD" w:rsidP="00014B1A">
      <w:pPr>
        <w:pStyle w:val="p2"/>
        <w:spacing w:before="0" w:beforeAutospacing="0" w:after="0" w:afterAutospacing="0"/>
        <w:rPr>
          <w:ins w:id="9" w:author="Anila Mehta" w:date="2025-11-12T13:00:00Z"/>
          <w:color w:val="000000"/>
        </w:rPr>
      </w:pPr>
      <w:ins w:id="10" w:author="Anila Mehta" w:date="2025-11-12T12:56:00Z">
        <w:r w:rsidRPr="006B10FD">
          <w:rPr>
            <w:color w:val="000000"/>
          </w:rPr>
          <w:t>Anila Mehta</w:t>
        </w:r>
      </w:ins>
      <w:ins w:id="11" w:author="Anila Mehta" w:date="2025-11-12T13:00:00Z">
        <w:r w:rsidRPr="006B10FD">
          <w:rPr>
            <w:color w:val="000000"/>
          </w:rPr>
          <w:t xml:space="preserve"> MD</w:t>
        </w:r>
      </w:ins>
      <w:ins w:id="12" w:author="Anila Mehta" w:date="2025-11-12T13:01:00Z">
        <w:r w:rsidRPr="006B10FD">
          <w:rPr>
            <w:color w:val="000000"/>
            <w:vertAlign w:val="superscript"/>
            <w:rPrChange w:id="13" w:author="Anila Mehta" w:date="2025-11-12T13:06:00Z">
              <w:rPr>
                <w:color w:val="000000"/>
              </w:rPr>
            </w:rPrChange>
          </w:rPr>
          <w:t>1</w:t>
        </w:r>
      </w:ins>
      <w:ins w:id="14" w:author="Anila Mehta" w:date="2025-11-12T13:00:00Z">
        <w:r w:rsidRPr="006B10FD">
          <w:rPr>
            <w:color w:val="000000"/>
          </w:rPr>
          <w:t xml:space="preserve">, Jeanette </w:t>
        </w:r>
      </w:ins>
      <w:ins w:id="15" w:author="Anila Mehta" w:date="2025-11-12T13:02:00Z">
        <w:r w:rsidRPr="006B10FD">
          <w:rPr>
            <w:color w:val="000000"/>
          </w:rPr>
          <w:t xml:space="preserve">P. </w:t>
        </w:r>
      </w:ins>
      <w:ins w:id="16" w:author="Anila Mehta" w:date="2025-11-12T13:00:00Z">
        <w:r w:rsidRPr="006B10FD">
          <w:rPr>
            <w:color w:val="000000"/>
          </w:rPr>
          <w:t>Brown MD, PhD</w:t>
        </w:r>
      </w:ins>
      <w:ins w:id="17" w:author="Anila Mehta" w:date="2025-11-12T13:01:00Z">
        <w:r w:rsidRPr="006B10FD">
          <w:rPr>
            <w:color w:val="000000"/>
            <w:vertAlign w:val="superscript"/>
            <w:rPrChange w:id="18" w:author="Anila Mehta" w:date="2025-11-12T13:06:00Z">
              <w:rPr>
                <w:color w:val="000000"/>
              </w:rPr>
            </w:rPrChange>
          </w:rPr>
          <w:t>2</w:t>
        </w:r>
      </w:ins>
      <w:ins w:id="19" w:author="Anila Mehta" w:date="2025-11-12T13:00:00Z">
        <w:r w:rsidRPr="006B10FD">
          <w:rPr>
            <w:color w:val="000000"/>
          </w:rPr>
          <w:t xml:space="preserve">, </w:t>
        </w:r>
        <w:proofErr w:type="spellStart"/>
        <w:r w:rsidRPr="006B10FD">
          <w:rPr>
            <w:color w:val="000000"/>
          </w:rPr>
          <w:t>Ramkiran</w:t>
        </w:r>
        <w:proofErr w:type="spellEnd"/>
        <w:r w:rsidRPr="006B10FD">
          <w:rPr>
            <w:color w:val="000000"/>
          </w:rPr>
          <w:t xml:space="preserve"> </w:t>
        </w:r>
        <w:proofErr w:type="spellStart"/>
        <w:r w:rsidRPr="006B10FD">
          <w:rPr>
            <w:color w:val="000000"/>
          </w:rPr>
          <w:t>G</w:t>
        </w:r>
      </w:ins>
      <w:ins w:id="20" w:author="Anila Mehta" w:date="2025-11-12T13:01:00Z">
        <w:r w:rsidRPr="006B10FD">
          <w:rPr>
            <w:color w:val="000000"/>
          </w:rPr>
          <w:t>ouripeddi</w:t>
        </w:r>
        <w:proofErr w:type="spellEnd"/>
        <w:r w:rsidRPr="006B10FD">
          <w:rPr>
            <w:color w:val="000000"/>
          </w:rPr>
          <w:t xml:space="preserve"> MBBS MSc</w:t>
        </w:r>
        <w:r w:rsidRPr="006B10FD">
          <w:rPr>
            <w:color w:val="000000"/>
            <w:vertAlign w:val="superscript"/>
            <w:rPrChange w:id="21" w:author="Anila Mehta" w:date="2025-11-12T13:06:00Z">
              <w:rPr>
                <w:color w:val="000000"/>
              </w:rPr>
            </w:rPrChange>
          </w:rPr>
          <w:t>3</w:t>
        </w:r>
        <w:r w:rsidRPr="006B10FD">
          <w:rPr>
            <w:color w:val="000000"/>
          </w:rPr>
          <w:t xml:space="preserve">, </w:t>
        </w:r>
        <w:proofErr w:type="spellStart"/>
        <w:r w:rsidRPr="006B10FD">
          <w:rPr>
            <w:color w:val="000000"/>
          </w:rPr>
          <w:t>Ithan</w:t>
        </w:r>
        <w:proofErr w:type="spellEnd"/>
        <w:r w:rsidRPr="006B10FD">
          <w:rPr>
            <w:color w:val="000000"/>
          </w:rPr>
          <w:t xml:space="preserve"> Peltan</w:t>
        </w:r>
        <w:r w:rsidRPr="006B10FD">
          <w:rPr>
            <w:color w:val="000000"/>
            <w:vertAlign w:val="superscript"/>
            <w:rPrChange w:id="22" w:author="Anila Mehta" w:date="2025-11-12T13:06:00Z">
              <w:rPr>
                <w:color w:val="000000"/>
              </w:rPr>
            </w:rPrChange>
          </w:rPr>
          <w:t>4</w:t>
        </w:r>
      </w:ins>
      <w:ins w:id="23" w:author="Anila Mehta" w:date="2025-11-12T13:02:00Z">
        <w:r w:rsidRPr="006B10FD">
          <w:rPr>
            <w:color w:val="000000"/>
          </w:rPr>
          <w:t>, Brian W. Locke</w:t>
        </w:r>
      </w:ins>
      <w:ins w:id="24" w:author="Anila Mehta" w:date="2025-11-12T13:00:00Z">
        <w:r w:rsidRPr="006B10FD">
          <w:rPr>
            <w:color w:val="000000"/>
          </w:rPr>
          <w:t xml:space="preserve"> </w:t>
        </w:r>
      </w:ins>
      <w:ins w:id="25" w:author="Anila Mehta" w:date="2025-11-12T13:02:00Z">
        <w:r w:rsidRPr="006B10FD">
          <w:rPr>
            <w:color w:val="000000"/>
          </w:rPr>
          <w:t>MD, MSc</w:t>
        </w:r>
        <w:r w:rsidRPr="006B10FD">
          <w:rPr>
            <w:color w:val="000000"/>
            <w:vertAlign w:val="superscript"/>
            <w:rPrChange w:id="26" w:author="Anila Mehta" w:date="2025-11-12T13:06:00Z">
              <w:rPr>
                <w:color w:val="000000"/>
              </w:rPr>
            </w:rPrChange>
          </w:rPr>
          <w:t>4</w:t>
        </w:r>
      </w:ins>
    </w:p>
    <w:p w14:paraId="1FD6C457" w14:textId="77777777" w:rsidR="006B10FD" w:rsidRPr="006B10FD" w:rsidRDefault="006B10FD" w:rsidP="00014B1A">
      <w:pPr>
        <w:pStyle w:val="p2"/>
        <w:spacing w:before="0" w:beforeAutospacing="0" w:after="0" w:afterAutospacing="0"/>
        <w:rPr>
          <w:ins w:id="27" w:author="Anila Mehta" w:date="2025-11-12T13:00:00Z"/>
          <w:color w:val="000000"/>
        </w:rPr>
      </w:pPr>
    </w:p>
    <w:p w14:paraId="3FA64613" w14:textId="5A42ADC6" w:rsidR="006B10FD" w:rsidRPr="006B10FD" w:rsidRDefault="006B10FD" w:rsidP="006B10FD">
      <w:pPr>
        <w:rPr>
          <w:ins w:id="28" w:author="Anila Mehta" w:date="2025-11-12T13:00:00Z"/>
          <w:rFonts w:ascii="Times New Roman" w:eastAsia="Times New Roman" w:hAnsi="Times New Roman" w:cs="Times New Roman"/>
          <w:color w:val="000000"/>
          <w:kern w:val="0"/>
          <w14:ligatures w14:val="none"/>
          <w:rPrChange w:id="29" w:author="Anila Mehta" w:date="2025-11-12T13:06:00Z">
            <w:rPr>
              <w:ins w:id="30" w:author="Anila Mehta" w:date="2025-11-12T13:00:00Z"/>
              <w:rFonts w:ascii="Aptos" w:eastAsia="Times New Roman" w:hAnsi="Aptos" w:cs="Times New Roman"/>
              <w:color w:val="000000"/>
              <w:kern w:val="0"/>
              <w14:ligatures w14:val="none"/>
            </w:rPr>
          </w:rPrChange>
        </w:rPr>
      </w:pPr>
      <w:ins w:id="31" w:author="Anila Mehta" w:date="2025-11-12T13:01:00Z">
        <w:r w:rsidRPr="006B10FD">
          <w:rPr>
            <w:rFonts w:ascii="Times New Roman" w:eastAsia="Times New Roman" w:hAnsi="Times New Roman" w:cs="Times New Roman"/>
            <w:color w:val="000000"/>
            <w:kern w:val="0"/>
            <w:vertAlign w:val="superscript"/>
            <w14:ligatures w14:val="none"/>
            <w:rPrChange w:id="32" w:author="Anila Mehta" w:date="2025-11-12T13:06:00Z">
              <w:rPr>
                <w:rFonts w:ascii="Aptos" w:eastAsia="Times New Roman" w:hAnsi="Aptos" w:cs="Times New Roman"/>
                <w:color w:val="000000"/>
                <w:kern w:val="0"/>
                <w14:ligatures w14:val="none"/>
              </w:rPr>
            </w:rPrChange>
          </w:rPr>
          <w:t>1</w:t>
        </w:r>
      </w:ins>
      <w:ins w:id="33" w:author="Anila Mehta" w:date="2025-11-12T13:00:00Z">
        <w:r w:rsidRPr="006B10FD">
          <w:rPr>
            <w:rFonts w:ascii="Times New Roman" w:eastAsia="Times New Roman" w:hAnsi="Times New Roman" w:cs="Times New Roman"/>
            <w:color w:val="000000"/>
            <w:kern w:val="0"/>
            <w14:ligatures w14:val="none"/>
            <w:rPrChange w:id="34" w:author="Anila Mehta" w:date="2025-11-12T13:06:00Z">
              <w:rPr>
                <w:rFonts w:ascii="Aptos" w:eastAsia="Times New Roman" w:hAnsi="Aptos" w:cs="Times New Roman"/>
                <w:color w:val="000000"/>
                <w:kern w:val="0"/>
                <w14:ligatures w14:val="none"/>
              </w:rPr>
            </w:rPrChange>
          </w:rPr>
          <w:t>University of Utah Internal Medicine Residency</w:t>
        </w:r>
      </w:ins>
    </w:p>
    <w:p w14:paraId="68DB2576" w14:textId="7A8604CA" w:rsidR="006B10FD" w:rsidRPr="006B10FD" w:rsidRDefault="006B10FD" w:rsidP="006B10FD">
      <w:pPr>
        <w:rPr>
          <w:ins w:id="35" w:author="Anila Mehta" w:date="2025-11-12T13:00:00Z"/>
          <w:rFonts w:ascii="Times New Roman" w:eastAsia="Times New Roman" w:hAnsi="Times New Roman" w:cs="Times New Roman"/>
          <w:color w:val="000000"/>
          <w:kern w:val="0"/>
          <w14:ligatures w14:val="none"/>
          <w:rPrChange w:id="36" w:author="Anila Mehta" w:date="2025-11-12T13:06:00Z">
            <w:rPr>
              <w:ins w:id="37" w:author="Anila Mehta" w:date="2025-11-12T13:00:00Z"/>
              <w:rFonts w:ascii="Aptos" w:eastAsia="Times New Roman" w:hAnsi="Aptos" w:cs="Times New Roman"/>
              <w:color w:val="000000"/>
              <w:kern w:val="0"/>
              <w14:ligatures w14:val="none"/>
            </w:rPr>
          </w:rPrChange>
        </w:rPr>
      </w:pPr>
      <w:ins w:id="38" w:author="Anila Mehta" w:date="2025-11-12T13:01:00Z">
        <w:r w:rsidRPr="006B10FD">
          <w:rPr>
            <w:rFonts w:ascii="Times New Roman" w:eastAsia="Times New Roman" w:hAnsi="Times New Roman" w:cs="Times New Roman"/>
            <w:color w:val="000000"/>
            <w:kern w:val="0"/>
            <w:vertAlign w:val="superscript"/>
            <w14:ligatures w14:val="none"/>
            <w:rPrChange w:id="39" w:author="Anila Mehta" w:date="2025-11-12T13:06:00Z">
              <w:rPr>
                <w:rFonts w:ascii="Aptos" w:eastAsia="Times New Roman" w:hAnsi="Aptos" w:cs="Times New Roman"/>
                <w:color w:val="000000"/>
                <w:kern w:val="0"/>
                <w14:ligatures w14:val="none"/>
              </w:rPr>
            </w:rPrChange>
          </w:rPr>
          <w:t>2</w:t>
        </w:r>
      </w:ins>
      <w:ins w:id="40" w:author="Anila Mehta" w:date="2025-11-12T13:00:00Z">
        <w:r w:rsidRPr="006B10FD">
          <w:rPr>
            <w:rFonts w:ascii="Times New Roman" w:eastAsia="Times New Roman" w:hAnsi="Times New Roman" w:cs="Times New Roman"/>
            <w:color w:val="000000"/>
            <w:kern w:val="0"/>
            <w:vertAlign w:val="superscript"/>
            <w14:ligatures w14:val="none"/>
            <w:rPrChange w:id="41" w:author="Anila Mehta" w:date="2025-11-12T13:06:00Z">
              <w:rPr>
                <w:rFonts w:ascii="Aptos" w:eastAsia="Times New Roman" w:hAnsi="Aptos" w:cs="Times New Roman"/>
                <w:color w:val="000000"/>
                <w:kern w:val="0"/>
                <w14:ligatures w14:val="none"/>
              </w:rPr>
            </w:rPrChange>
          </w:rPr>
          <w:t xml:space="preserve"> </w:t>
        </w:r>
        <w:r w:rsidRPr="006B10FD">
          <w:rPr>
            <w:rFonts w:ascii="Times New Roman" w:eastAsia="Times New Roman" w:hAnsi="Times New Roman" w:cs="Times New Roman"/>
            <w:color w:val="000000"/>
            <w:kern w:val="0"/>
            <w14:ligatures w14:val="none"/>
            <w:rPrChange w:id="42" w:author="Anila Mehta" w:date="2025-11-12T13:06:00Z">
              <w:rPr>
                <w:rFonts w:ascii="Aptos" w:eastAsia="Times New Roman" w:hAnsi="Aptos" w:cs="Times New Roman"/>
                <w:color w:val="000000"/>
                <w:kern w:val="0"/>
                <w14:ligatures w14:val="none"/>
              </w:rPr>
            </w:rPrChange>
          </w:rPr>
          <w:t>Division of Pulmonary, Critical Care, and Occupational Pulmonary Medicine, University of Utah</w:t>
        </w:r>
      </w:ins>
    </w:p>
    <w:p w14:paraId="3A39028C" w14:textId="3449E19A" w:rsidR="006B10FD" w:rsidRPr="006B10FD" w:rsidRDefault="006B10FD" w:rsidP="006B10FD">
      <w:pPr>
        <w:rPr>
          <w:ins w:id="43" w:author="Anila Mehta" w:date="2025-11-12T13:00:00Z"/>
          <w:rFonts w:ascii="Times New Roman" w:eastAsia="Times New Roman" w:hAnsi="Times New Roman" w:cs="Times New Roman"/>
          <w:color w:val="000000"/>
          <w:kern w:val="0"/>
          <w14:ligatures w14:val="none"/>
          <w:rPrChange w:id="44" w:author="Anila Mehta" w:date="2025-11-12T13:06:00Z">
            <w:rPr>
              <w:ins w:id="45" w:author="Anila Mehta" w:date="2025-11-12T13:00:00Z"/>
              <w:rFonts w:ascii="Aptos" w:eastAsia="Times New Roman" w:hAnsi="Aptos" w:cs="Times New Roman"/>
              <w:color w:val="000000"/>
              <w:kern w:val="0"/>
              <w14:ligatures w14:val="none"/>
            </w:rPr>
          </w:rPrChange>
        </w:rPr>
      </w:pPr>
      <w:ins w:id="46" w:author="Anila Mehta" w:date="2025-11-12T13:02:00Z">
        <w:r w:rsidRPr="006B10FD">
          <w:rPr>
            <w:rFonts w:ascii="Times New Roman" w:eastAsia="Times New Roman" w:hAnsi="Times New Roman" w:cs="Times New Roman"/>
            <w:color w:val="000000"/>
            <w:kern w:val="0"/>
            <w:shd w:val="clear" w:color="auto" w:fill="FFFFFF"/>
            <w:vertAlign w:val="superscript"/>
            <w14:ligatures w14:val="none"/>
            <w:rPrChange w:id="47" w:author="Anila Mehta" w:date="2025-11-12T13:06:00Z">
              <w:rPr>
                <w:rFonts w:ascii="Aptos" w:eastAsia="Times New Roman" w:hAnsi="Aptos" w:cs="Times New Roman"/>
                <w:color w:val="000000"/>
                <w:kern w:val="0"/>
                <w:shd w:val="clear" w:color="auto" w:fill="FFFFFF"/>
                <w14:ligatures w14:val="none"/>
              </w:rPr>
            </w:rPrChange>
          </w:rPr>
          <w:t>3</w:t>
        </w:r>
      </w:ins>
      <w:ins w:id="48" w:author="Anila Mehta" w:date="2025-11-12T13:00:00Z">
        <w:r w:rsidRPr="006B10FD">
          <w:rPr>
            <w:rFonts w:ascii="Times New Roman" w:eastAsia="Times New Roman" w:hAnsi="Times New Roman" w:cs="Times New Roman"/>
            <w:color w:val="000000"/>
            <w:kern w:val="0"/>
            <w:shd w:val="clear" w:color="auto" w:fill="FFFFFF"/>
            <w14:ligatures w14:val="none"/>
            <w:rPrChange w:id="49" w:author="Anila Mehta" w:date="2025-11-12T13:06:00Z">
              <w:rPr>
                <w:rFonts w:ascii="Aptos" w:eastAsia="Times New Roman" w:hAnsi="Aptos" w:cs="Times New Roman"/>
                <w:color w:val="000000"/>
                <w:kern w:val="0"/>
                <w:shd w:val="clear" w:color="auto" w:fill="FFFFFF"/>
                <w14:ligatures w14:val="none"/>
              </w:rPr>
            </w:rPrChange>
          </w:rPr>
          <w:t>Department of Biomedical Informatics, University of Utah</w:t>
        </w:r>
      </w:ins>
    </w:p>
    <w:p w14:paraId="486B0C16" w14:textId="70D75C49" w:rsidR="006B10FD" w:rsidRPr="006B10FD" w:rsidRDefault="006B10FD" w:rsidP="006B10FD">
      <w:pPr>
        <w:rPr>
          <w:ins w:id="50" w:author="Anila Mehta" w:date="2025-11-12T13:06:00Z"/>
          <w:rFonts w:ascii="Times New Roman" w:eastAsia="Times New Roman" w:hAnsi="Times New Roman" w:cs="Times New Roman"/>
          <w:color w:val="000000"/>
          <w:kern w:val="0"/>
          <w:shd w:val="clear" w:color="auto" w:fill="FFFFFF"/>
          <w14:ligatures w14:val="none"/>
          <w:rPrChange w:id="51" w:author="Anila Mehta" w:date="2025-11-12T13:06:00Z">
            <w:rPr>
              <w:ins w:id="52" w:author="Anila Mehta" w:date="2025-11-12T13:06:00Z"/>
              <w:rFonts w:ascii="Aptos" w:eastAsia="Times New Roman" w:hAnsi="Aptos" w:cs="Times New Roman"/>
              <w:color w:val="000000"/>
              <w:kern w:val="0"/>
              <w:shd w:val="clear" w:color="auto" w:fill="FFFFFF"/>
              <w14:ligatures w14:val="none"/>
            </w:rPr>
          </w:rPrChange>
        </w:rPr>
      </w:pPr>
      <w:ins w:id="53" w:author="Anila Mehta" w:date="2025-11-12T13:02:00Z">
        <w:r w:rsidRPr="006B10FD">
          <w:rPr>
            <w:rFonts w:ascii="Times New Roman" w:eastAsia="Times New Roman" w:hAnsi="Times New Roman" w:cs="Times New Roman"/>
            <w:color w:val="000000"/>
            <w:kern w:val="0"/>
            <w:vertAlign w:val="superscript"/>
            <w14:ligatures w14:val="none"/>
            <w:rPrChange w:id="54" w:author="Anila Mehta" w:date="2025-11-12T13:06:00Z">
              <w:rPr>
                <w:rFonts w:ascii="Aptos" w:eastAsia="Times New Roman" w:hAnsi="Aptos" w:cs="Times New Roman"/>
                <w:color w:val="000000"/>
                <w:kern w:val="0"/>
                <w14:ligatures w14:val="none"/>
              </w:rPr>
            </w:rPrChange>
          </w:rPr>
          <w:t>4</w:t>
        </w:r>
      </w:ins>
      <w:ins w:id="55" w:author="Anila Mehta" w:date="2025-11-12T13:00:00Z">
        <w:r w:rsidRPr="006B10FD">
          <w:rPr>
            <w:rFonts w:ascii="Times New Roman" w:eastAsia="Times New Roman" w:hAnsi="Times New Roman" w:cs="Times New Roman"/>
            <w:color w:val="000000"/>
            <w:kern w:val="0"/>
            <w:shd w:val="clear" w:color="auto" w:fill="FFFFFF"/>
            <w14:ligatures w14:val="none"/>
            <w:rPrChange w:id="56" w:author="Anila Mehta" w:date="2025-11-12T13:06:00Z">
              <w:rPr>
                <w:rFonts w:ascii="Aptos" w:eastAsia="Times New Roman" w:hAnsi="Aptos" w:cs="Times New Roman"/>
                <w:color w:val="000000"/>
                <w:kern w:val="0"/>
                <w:shd w:val="clear" w:color="auto" w:fill="FFFFFF"/>
                <w14:ligatures w14:val="none"/>
              </w:rPr>
            </w:rPrChange>
          </w:rPr>
          <w:t>Department of Pulmonary and Critical Care, Intermountain Medical Center. </w:t>
        </w:r>
      </w:ins>
    </w:p>
    <w:p w14:paraId="2127D025" w14:textId="77777777" w:rsidR="006B10FD" w:rsidRPr="006B10FD" w:rsidRDefault="006B10FD" w:rsidP="006B10FD">
      <w:pPr>
        <w:rPr>
          <w:ins w:id="57" w:author="Anila Mehta" w:date="2025-11-12T13:06:00Z"/>
          <w:rFonts w:ascii="Times New Roman" w:eastAsia="Times New Roman" w:hAnsi="Times New Roman" w:cs="Times New Roman"/>
          <w:color w:val="000000"/>
          <w:kern w:val="0"/>
          <w:shd w:val="clear" w:color="auto" w:fill="FFFFFF"/>
          <w14:ligatures w14:val="none"/>
          <w:rPrChange w:id="58" w:author="Anila Mehta" w:date="2025-11-12T13:06:00Z">
            <w:rPr>
              <w:ins w:id="59" w:author="Anila Mehta" w:date="2025-11-12T13:06:00Z"/>
              <w:rFonts w:ascii="Aptos" w:eastAsia="Times New Roman" w:hAnsi="Aptos" w:cs="Times New Roman"/>
              <w:color w:val="000000"/>
              <w:kern w:val="0"/>
              <w:shd w:val="clear" w:color="auto" w:fill="FFFFFF"/>
              <w14:ligatures w14:val="none"/>
            </w:rPr>
          </w:rPrChange>
        </w:rPr>
      </w:pPr>
    </w:p>
    <w:p w14:paraId="44C548CD" w14:textId="48F0B187" w:rsidR="006B10FD" w:rsidRPr="006B10FD" w:rsidRDefault="006B10FD" w:rsidP="006B10FD">
      <w:pPr>
        <w:rPr>
          <w:ins w:id="60" w:author="Anila Mehta" w:date="2025-11-12T13:06:00Z"/>
          <w:rFonts w:ascii="Times New Roman" w:eastAsia="Times New Roman" w:hAnsi="Times New Roman" w:cs="Times New Roman"/>
          <w:b/>
          <w:bCs/>
          <w:color w:val="000000"/>
          <w:kern w:val="0"/>
          <w:u w:val="single"/>
          <w:shd w:val="clear" w:color="auto" w:fill="FFFFFF"/>
          <w14:ligatures w14:val="none"/>
          <w:rPrChange w:id="61" w:author="Anila Mehta" w:date="2025-11-12T13:06:00Z">
            <w:rPr>
              <w:ins w:id="62" w:author="Anila Mehta" w:date="2025-11-12T13:06:00Z"/>
              <w:rFonts w:ascii="Aptos" w:eastAsia="Times New Roman" w:hAnsi="Aptos" w:cs="Times New Roman"/>
              <w:color w:val="000000"/>
              <w:kern w:val="0"/>
              <w:shd w:val="clear" w:color="auto" w:fill="FFFFFF"/>
              <w14:ligatures w14:val="none"/>
            </w:rPr>
          </w:rPrChange>
        </w:rPr>
      </w:pPr>
      <w:ins w:id="63" w:author="Anila Mehta" w:date="2025-11-12T13:06:00Z">
        <w:r w:rsidRPr="006B10FD">
          <w:rPr>
            <w:rFonts w:ascii="Times New Roman" w:eastAsia="Times New Roman" w:hAnsi="Times New Roman" w:cs="Times New Roman"/>
            <w:b/>
            <w:bCs/>
            <w:color w:val="000000"/>
            <w:kern w:val="0"/>
            <w:u w:val="single"/>
            <w:shd w:val="clear" w:color="auto" w:fill="FFFFFF"/>
            <w14:ligatures w14:val="none"/>
            <w:rPrChange w:id="64" w:author="Anila Mehta" w:date="2025-11-12T13:06:00Z">
              <w:rPr>
                <w:rFonts w:ascii="Aptos" w:eastAsia="Times New Roman" w:hAnsi="Aptos" w:cs="Times New Roman"/>
                <w:color w:val="000000"/>
                <w:kern w:val="0"/>
                <w:shd w:val="clear" w:color="auto" w:fill="FFFFFF"/>
                <w14:ligatures w14:val="none"/>
              </w:rPr>
            </w:rPrChange>
          </w:rPr>
          <w:t>Conflicts of Interest:</w:t>
        </w:r>
      </w:ins>
    </w:p>
    <w:p w14:paraId="551E3962" w14:textId="77777777" w:rsidR="006B10FD" w:rsidRPr="006B10FD" w:rsidRDefault="006B10FD" w:rsidP="006B10FD">
      <w:pPr>
        <w:rPr>
          <w:ins w:id="65" w:author="Anila Mehta" w:date="2025-11-12T13:06:00Z"/>
          <w:rFonts w:ascii="Times New Roman" w:eastAsia="Times New Roman" w:hAnsi="Times New Roman" w:cs="Times New Roman"/>
          <w:color w:val="000000"/>
          <w:kern w:val="0"/>
          <w:shd w:val="clear" w:color="auto" w:fill="FFFFFF"/>
          <w14:ligatures w14:val="none"/>
          <w:rPrChange w:id="66" w:author="Anila Mehta" w:date="2025-11-12T13:06:00Z">
            <w:rPr>
              <w:ins w:id="67" w:author="Anila Mehta" w:date="2025-11-12T13:06:00Z"/>
              <w:rFonts w:ascii="Aptos" w:eastAsia="Times New Roman" w:hAnsi="Aptos" w:cs="Times New Roman"/>
              <w:color w:val="000000"/>
              <w:kern w:val="0"/>
              <w:shd w:val="clear" w:color="auto" w:fill="FFFFFF"/>
              <w14:ligatures w14:val="none"/>
            </w:rPr>
          </w:rPrChange>
        </w:rPr>
      </w:pPr>
    </w:p>
    <w:p w14:paraId="38DF28B8" w14:textId="77777777" w:rsidR="006B10FD" w:rsidRDefault="006B10FD" w:rsidP="006B10FD">
      <w:pPr>
        <w:rPr>
          <w:ins w:id="68" w:author="Anila Mehta" w:date="2025-11-12T13:06:00Z"/>
          <w:rFonts w:ascii="Times New Roman" w:eastAsia="Times New Roman" w:hAnsi="Times New Roman" w:cs="Times New Roman"/>
          <w:color w:val="000000"/>
          <w:kern w:val="0"/>
          <w:shd w:val="clear" w:color="auto" w:fill="FFFFFF"/>
          <w14:ligatures w14:val="none"/>
        </w:rPr>
      </w:pPr>
    </w:p>
    <w:p w14:paraId="67AC0EEA" w14:textId="77777777" w:rsidR="006B10FD" w:rsidRDefault="006B10FD" w:rsidP="006B10FD">
      <w:pPr>
        <w:rPr>
          <w:ins w:id="69" w:author="Anila Mehta" w:date="2025-11-12T13:06:00Z"/>
          <w:rFonts w:ascii="Times New Roman" w:eastAsia="Times New Roman" w:hAnsi="Times New Roman" w:cs="Times New Roman"/>
          <w:color w:val="000000"/>
          <w:kern w:val="0"/>
          <w:shd w:val="clear" w:color="auto" w:fill="FFFFFF"/>
          <w14:ligatures w14:val="none"/>
        </w:rPr>
      </w:pPr>
    </w:p>
    <w:p w14:paraId="7C6CD510" w14:textId="77777777" w:rsidR="006B10FD" w:rsidRDefault="006B10FD" w:rsidP="006B10FD">
      <w:pPr>
        <w:rPr>
          <w:ins w:id="70" w:author="Anila Mehta" w:date="2025-11-12T13:06:00Z"/>
          <w:rFonts w:ascii="Times New Roman" w:eastAsia="Times New Roman" w:hAnsi="Times New Roman" w:cs="Times New Roman"/>
          <w:color w:val="000000"/>
          <w:kern w:val="0"/>
          <w:shd w:val="clear" w:color="auto" w:fill="FFFFFF"/>
          <w14:ligatures w14:val="none"/>
        </w:rPr>
      </w:pPr>
    </w:p>
    <w:p w14:paraId="2C614E84" w14:textId="7DA6FC0C" w:rsidR="006B10FD" w:rsidRDefault="006B10FD" w:rsidP="006B10FD">
      <w:pPr>
        <w:rPr>
          <w:ins w:id="71" w:author="Anila Mehta" w:date="2025-11-26T15:50:00Z"/>
          <w:rFonts w:ascii="Times New Roman" w:eastAsia="Times New Roman" w:hAnsi="Times New Roman" w:cs="Times New Roman"/>
          <w:b/>
          <w:bCs/>
          <w:color w:val="000000"/>
          <w:kern w:val="0"/>
          <w:u w:val="single"/>
          <w:shd w:val="clear" w:color="auto" w:fill="FFFFFF"/>
          <w14:ligatures w14:val="none"/>
        </w:rPr>
      </w:pPr>
      <w:ins w:id="72" w:author="Anila Mehta" w:date="2025-11-12T13:06:00Z">
        <w:r w:rsidRPr="006B10FD">
          <w:rPr>
            <w:rFonts w:ascii="Times New Roman" w:eastAsia="Times New Roman" w:hAnsi="Times New Roman" w:cs="Times New Roman"/>
            <w:b/>
            <w:bCs/>
            <w:color w:val="000000"/>
            <w:kern w:val="0"/>
            <w:u w:val="single"/>
            <w:shd w:val="clear" w:color="auto" w:fill="FFFFFF"/>
            <w14:ligatures w14:val="none"/>
            <w:rPrChange w:id="73" w:author="Anila Mehta" w:date="2025-11-12T13:06:00Z">
              <w:rPr>
                <w:rFonts w:ascii="Times New Roman" w:eastAsia="Times New Roman" w:hAnsi="Times New Roman" w:cs="Times New Roman"/>
                <w:color w:val="000000"/>
                <w:kern w:val="0"/>
                <w:shd w:val="clear" w:color="auto" w:fill="FFFFFF"/>
                <w14:ligatures w14:val="none"/>
              </w:rPr>
            </w:rPrChange>
          </w:rPr>
          <w:t>Author Contributions:</w:t>
        </w:r>
      </w:ins>
    </w:p>
    <w:p w14:paraId="73C75F47" w14:textId="77777777" w:rsidR="00023368" w:rsidRDefault="00023368" w:rsidP="006B10FD">
      <w:pPr>
        <w:rPr>
          <w:ins w:id="74" w:author="Anila Mehta" w:date="2025-11-26T15:50:00Z"/>
          <w:rFonts w:ascii="Times New Roman" w:eastAsia="Times New Roman" w:hAnsi="Times New Roman" w:cs="Times New Roman"/>
          <w:b/>
          <w:bCs/>
          <w:color w:val="000000"/>
          <w:kern w:val="0"/>
          <w:u w:val="single"/>
          <w:shd w:val="clear" w:color="auto" w:fill="FFFFFF"/>
          <w14:ligatures w14:val="none"/>
        </w:rPr>
      </w:pPr>
    </w:p>
    <w:p w14:paraId="6E9F36B2" w14:textId="77777777" w:rsidR="00023368" w:rsidRDefault="00023368" w:rsidP="006B10FD">
      <w:pPr>
        <w:rPr>
          <w:ins w:id="75" w:author="Anila Mehta" w:date="2025-11-26T15:50:00Z"/>
          <w:rFonts w:ascii="Times New Roman" w:eastAsia="Times New Roman" w:hAnsi="Times New Roman" w:cs="Times New Roman"/>
          <w:b/>
          <w:bCs/>
          <w:color w:val="000000"/>
          <w:kern w:val="0"/>
          <w:u w:val="single"/>
          <w:shd w:val="clear" w:color="auto" w:fill="FFFFFF"/>
          <w14:ligatures w14:val="none"/>
        </w:rPr>
      </w:pPr>
    </w:p>
    <w:p w14:paraId="08084620" w14:textId="5FE6B9C6" w:rsidR="00023368" w:rsidRDefault="00023368" w:rsidP="006B10FD">
      <w:pPr>
        <w:rPr>
          <w:ins w:id="76" w:author="Anila Mehta" w:date="2025-11-12T13:07:00Z"/>
          <w:rFonts w:ascii="Times New Roman" w:eastAsia="Times New Roman" w:hAnsi="Times New Roman" w:cs="Times New Roman"/>
          <w:b/>
          <w:bCs/>
          <w:color w:val="000000"/>
          <w:kern w:val="0"/>
          <w:u w:val="single"/>
          <w:shd w:val="clear" w:color="auto" w:fill="FFFFFF"/>
          <w14:ligatures w14:val="none"/>
        </w:rPr>
      </w:pPr>
      <w:ins w:id="77" w:author="Anila Mehta" w:date="2025-11-26T15:50:00Z">
        <w:r>
          <w:rPr>
            <w:rFonts w:ascii="Times New Roman" w:eastAsia="Times New Roman" w:hAnsi="Times New Roman" w:cs="Times New Roman"/>
            <w:b/>
            <w:bCs/>
            <w:color w:val="000000"/>
            <w:kern w:val="0"/>
            <w:u w:val="single"/>
            <w:shd w:val="clear" w:color="auto" w:fill="FFFFFF"/>
            <w14:ligatures w14:val="none"/>
          </w:rPr>
          <w:t>Data/C</w:t>
        </w:r>
      </w:ins>
      <w:ins w:id="78" w:author="Anila Mehta" w:date="2025-11-26T15:51:00Z">
        <w:r>
          <w:rPr>
            <w:rFonts w:ascii="Times New Roman" w:eastAsia="Times New Roman" w:hAnsi="Times New Roman" w:cs="Times New Roman"/>
            <w:b/>
            <w:bCs/>
            <w:color w:val="000000"/>
            <w:kern w:val="0"/>
            <w:u w:val="single"/>
            <w:shd w:val="clear" w:color="auto" w:fill="FFFFFF"/>
            <w14:ligatures w14:val="none"/>
          </w:rPr>
          <w:t xml:space="preserve">ode Availability Statements: </w:t>
        </w:r>
      </w:ins>
    </w:p>
    <w:p w14:paraId="4889051D" w14:textId="77777777" w:rsidR="006B10FD" w:rsidRDefault="006B10FD" w:rsidP="006B10FD">
      <w:pPr>
        <w:rPr>
          <w:ins w:id="79" w:author="Anila Mehta" w:date="2025-11-12T13:07:00Z"/>
          <w:rFonts w:ascii="Times New Roman" w:eastAsia="Times New Roman" w:hAnsi="Times New Roman" w:cs="Times New Roman"/>
          <w:b/>
          <w:bCs/>
          <w:color w:val="000000"/>
          <w:kern w:val="0"/>
          <w:u w:val="single"/>
          <w:shd w:val="clear" w:color="auto" w:fill="FFFFFF"/>
          <w14:ligatures w14:val="none"/>
        </w:rPr>
      </w:pPr>
    </w:p>
    <w:p w14:paraId="7F3EAD21" w14:textId="77777777" w:rsidR="006B10FD" w:rsidRPr="006B10FD" w:rsidRDefault="006B10FD" w:rsidP="006B10FD">
      <w:pPr>
        <w:rPr>
          <w:ins w:id="80" w:author="Anila Mehta" w:date="2025-11-12T13:06:00Z"/>
          <w:rFonts w:ascii="Times New Roman" w:eastAsia="Times New Roman" w:hAnsi="Times New Roman" w:cs="Times New Roman"/>
          <w:color w:val="000000"/>
          <w:kern w:val="0"/>
          <w:shd w:val="clear" w:color="auto" w:fill="FFFFFF"/>
          <w14:ligatures w14:val="none"/>
          <w:rPrChange w:id="81" w:author="Anila Mehta" w:date="2025-11-12T13:07:00Z">
            <w:rPr>
              <w:ins w:id="82" w:author="Anila Mehta" w:date="2025-11-12T13:06:00Z"/>
              <w:rFonts w:ascii="Aptos" w:eastAsia="Times New Roman" w:hAnsi="Aptos" w:cs="Times New Roman"/>
              <w:color w:val="000000"/>
              <w:kern w:val="0"/>
              <w:shd w:val="clear" w:color="auto" w:fill="FFFFFF"/>
              <w14:ligatures w14:val="none"/>
            </w:rPr>
          </w:rPrChange>
        </w:rPr>
      </w:pPr>
    </w:p>
    <w:p w14:paraId="38FE6ADA" w14:textId="77777777" w:rsidR="006B10FD" w:rsidRPr="006B10FD" w:rsidRDefault="006B10FD" w:rsidP="006B10FD">
      <w:pPr>
        <w:rPr>
          <w:ins w:id="83" w:author="Anila Mehta" w:date="2025-11-12T13:06:00Z"/>
          <w:rFonts w:ascii="Times New Roman" w:eastAsia="Times New Roman" w:hAnsi="Times New Roman" w:cs="Times New Roman"/>
          <w:color w:val="000000"/>
          <w:kern w:val="0"/>
          <w:shd w:val="clear" w:color="auto" w:fill="FFFFFF"/>
          <w14:ligatures w14:val="none"/>
          <w:rPrChange w:id="84" w:author="Anila Mehta" w:date="2025-11-12T13:06:00Z">
            <w:rPr>
              <w:ins w:id="85" w:author="Anila Mehta" w:date="2025-11-12T13:06:00Z"/>
              <w:rFonts w:ascii="Aptos" w:eastAsia="Times New Roman" w:hAnsi="Aptos" w:cs="Times New Roman"/>
              <w:color w:val="000000"/>
              <w:kern w:val="0"/>
              <w:shd w:val="clear" w:color="auto" w:fill="FFFFFF"/>
              <w14:ligatures w14:val="none"/>
            </w:rPr>
          </w:rPrChange>
        </w:rPr>
      </w:pPr>
    </w:p>
    <w:p w14:paraId="484565FB" w14:textId="77777777" w:rsidR="006B10FD" w:rsidRPr="006B10FD" w:rsidRDefault="006B10FD" w:rsidP="006B10FD">
      <w:pPr>
        <w:rPr>
          <w:ins w:id="86" w:author="Anila Mehta" w:date="2025-11-12T13:06:00Z"/>
          <w:rFonts w:ascii="Times New Roman" w:eastAsia="Times New Roman" w:hAnsi="Times New Roman" w:cs="Times New Roman"/>
          <w:color w:val="000000"/>
          <w:kern w:val="0"/>
          <w:shd w:val="clear" w:color="auto" w:fill="FFFFFF"/>
          <w14:ligatures w14:val="none"/>
          <w:rPrChange w:id="87" w:author="Anila Mehta" w:date="2025-11-12T13:06:00Z">
            <w:rPr>
              <w:ins w:id="88" w:author="Anila Mehta" w:date="2025-11-12T13:06:00Z"/>
              <w:rFonts w:ascii="Aptos" w:eastAsia="Times New Roman" w:hAnsi="Aptos" w:cs="Times New Roman"/>
              <w:color w:val="000000"/>
              <w:kern w:val="0"/>
              <w:shd w:val="clear" w:color="auto" w:fill="FFFFFF"/>
              <w14:ligatures w14:val="none"/>
            </w:rPr>
          </w:rPrChange>
        </w:rPr>
      </w:pPr>
    </w:p>
    <w:p w14:paraId="4EC403BB" w14:textId="7F66F603" w:rsidR="006B10FD" w:rsidRDefault="006B10FD" w:rsidP="006B10FD">
      <w:pPr>
        <w:rPr>
          <w:ins w:id="89" w:author="Anila Mehta" w:date="2025-11-12T13:07:00Z"/>
          <w:rFonts w:ascii="Times New Roman" w:eastAsia="Times New Roman" w:hAnsi="Times New Roman" w:cs="Times New Roman"/>
          <w:b/>
          <w:bCs/>
          <w:color w:val="000000"/>
          <w:kern w:val="0"/>
          <w:u w:val="single"/>
          <w:shd w:val="clear" w:color="auto" w:fill="FFFFFF"/>
          <w14:ligatures w14:val="none"/>
        </w:rPr>
      </w:pPr>
      <w:ins w:id="90" w:author="Anila Mehta" w:date="2025-11-12T13:06:00Z">
        <w:r w:rsidRPr="006B10FD">
          <w:rPr>
            <w:rFonts w:ascii="Times New Roman" w:eastAsia="Times New Roman" w:hAnsi="Times New Roman" w:cs="Times New Roman"/>
            <w:b/>
            <w:bCs/>
            <w:color w:val="000000"/>
            <w:kern w:val="0"/>
            <w:u w:val="single"/>
            <w:shd w:val="clear" w:color="auto" w:fill="FFFFFF"/>
            <w14:ligatures w14:val="none"/>
            <w:rPrChange w:id="91" w:author="Anila Mehta" w:date="2025-11-12T13:06:00Z">
              <w:rPr>
                <w:rFonts w:ascii="Aptos" w:eastAsia="Times New Roman" w:hAnsi="Aptos" w:cs="Times New Roman"/>
                <w:color w:val="000000"/>
                <w:kern w:val="0"/>
                <w:shd w:val="clear" w:color="auto" w:fill="FFFFFF"/>
                <w14:ligatures w14:val="none"/>
              </w:rPr>
            </w:rPrChange>
          </w:rPr>
          <w:t xml:space="preserve">Abstract: </w:t>
        </w:r>
      </w:ins>
    </w:p>
    <w:p w14:paraId="3B6D79A7" w14:textId="77777777" w:rsidR="006B10FD" w:rsidRDefault="006B10FD" w:rsidP="006B10FD">
      <w:pPr>
        <w:rPr>
          <w:ins w:id="92" w:author="Anila Mehta" w:date="2025-11-12T13:07:00Z"/>
          <w:rFonts w:ascii="Times New Roman" w:eastAsia="Times New Roman" w:hAnsi="Times New Roman" w:cs="Times New Roman"/>
          <w:b/>
          <w:bCs/>
          <w:color w:val="000000"/>
          <w:kern w:val="0"/>
          <w:u w:val="single"/>
          <w:shd w:val="clear" w:color="auto" w:fill="FFFFFF"/>
          <w14:ligatures w14:val="none"/>
        </w:rPr>
      </w:pPr>
    </w:p>
    <w:p w14:paraId="4FE6A7E1" w14:textId="7F686CF0" w:rsidR="006B10FD" w:rsidRDefault="006B10FD" w:rsidP="006B10FD">
      <w:pPr>
        <w:rPr>
          <w:ins w:id="93" w:author="Anila Mehta" w:date="2025-11-12T13:07:00Z"/>
          <w:rFonts w:ascii="Times New Roman" w:eastAsia="Times New Roman" w:hAnsi="Times New Roman" w:cs="Times New Roman"/>
          <w:b/>
          <w:bCs/>
          <w:color w:val="000000"/>
          <w:kern w:val="0"/>
          <w:shd w:val="clear" w:color="auto" w:fill="FFFFFF"/>
          <w14:ligatures w14:val="none"/>
        </w:rPr>
      </w:pPr>
      <w:ins w:id="94" w:author="Anila Mehta" w:date="2025-11-12T13:07:00Z">
        <w:r>
          <w:rPr>
            <w:rFonts w:ascii="Times New Roman" w:eastAsia="Times New Roman" w:hAnsi="Times New Roman" w:cs="Times New Roman"/>
            <w:b/>
            <w:bCs/>
            <w:color w:val="000000"/>
            <w:kern w:val="0"/>
            <w:shd w:val="clear" w:color="auto" w:fill="FFFFFF"/>
            <w14:ligatures w14:val="none"/>
          </w:rPr>
          <w:t>Background:</w:t>
        </w:r>
      </w:ins>
    </w:p>
    <w:p w14:paraId="12B11B56" w14:textId="77777777" w:rsidR="006B10FD" w:rsidRDefault="006B10FD" w:rsidP="006B10FD">
      <w:pPr>
        <w:rPr>
          <w:ins w:id="95" w:author="Anila Mehta" w:date="2025-11-12T13:07:00Z"/>
          <w:rFonts w:ascii="Times New Roman" w:eastAsia="Times New Roman" w:hAnsi="Times New Roman" w:cs="Times New Roman"/>
          <w:b/>
          <w:bCs/>
          <w:color w:val="000000"/>
          <w:kern w:val="0"/>
          <w:shd w:val="clear" w:color="auto" w:fill="FFFFFF"/>
          <w14:ligatures w14:val="none"/>
        </w:rPr>
      </w:pPr>
    </w:p>
    <w:p w14:paraId="531C90DC" w14:textId="77777777" w:rsidR="006B10FD" w:rsidRDefault="006B10FD" w:rsidP="006B10FD">
      <w:pPr>
        <w:rPr>
          <w:ins w:id="96" w:author="Anila Mehta" w:date="2025-11-12T13:07:00Z"/>
          <w:rFonts w:ascii="Times New Roman" w:eastAsia="Times New Roman" w:hAnsi="Times New Roman" w:cs="Times New Roman"/>
          <w:b/>
          <w:bCs/>
          <w:color w:val="000000"/>
          <w:kern w:val="0"/>
          <w:shd w:val="clear" w:color="auto" w:fill="FFFFFF"/>
          <w14:ligatures w14:val="none"/>
        </w:rPr>
      </w:pPr>
    </w:p>
    <w:p w14:paraId="25BA378F" w14:textId="77102D7F" w:rsidR="006B10FD" w:rsidRDefault="006B10FD" w:rsidP="006B10FD">
      <w:pPr>
        <w:rPr>
          <w:ins w:id="97" w:author="Anila Mehta" w:date="2025-11-12T13:07:00Z"/>
          <w:rFonts w:ascii="Times New Roman" w:eastAsia="Times New Roman" w:hAnsi="Times New Roman" w:cs="Times New Roman"/>
          <w:b/>
          <w:bCs/>
          <w:color w:val="000000"/>
          <w:kern w:val="0"/>
          <w:shd w:val="clear" w:color="auto" w:fill="FFFFFF"/>
          <w14:ligatures w14:val="none"/>
        </w:rPr>
      </w:pPr>
      <w:ins w:id="98" w:author="Anila Mehta" w:date="2025-11-12T13:07:00Z">
        <w:r>
          <w:rPr>
            <w:rFonts w:ascii="Times New Roman" w:eastAsia="Times New Roman" w:hAnsi="Times New Roman" w:cs="Times New Roman"/>
            <w:b/>
            <w:bCs/>
            <w:color w:val="000000"/>
            <w:kern w:val="0"/>
            <w:shd w:val="clear" w:color="auto" w:fill="FFFFFF"/>
            <w14:ligatures w14:val="none"/>
          </w:rPr>
          <w:t>Methods:</w:t>
        </w:r>
      </w:ins>
    </w:p>
    <w:p w14:paraId="05A80346" w14:textId="77777777" w:rsidR="006B10FD" w:rsidRDefault="006B10FD" w:rsidP="006B10FD">
      <w:pPr>
        <w:rPr>
          <w:ins w:id="99" w:author="Anila Mehta" w:date="2025-11-12T13:07:00Z"/>
          <w:rFonts w:ascii="Times New Roman" w:eastAsia="Times New Roman" w:hAnsi="Times New Roman" w:cs="Times New Roman"/>
          <w:b/>
          <w:bCs/>
          <w:color w:val="000000"/>
          <w:kern w:val="0"/>
          <w:shd w:val="clear" w:color="auto" w:fill="FFFFFF"/>
          <w14:ligatures w14:val="none"/>
        </w:rPr>
      </w:pPr>
    </w:p>
    <w:p w14:paraId="1B4DA76C" w14:textId="77777777" w:rsidR="006B10FD" w:rsidRDefault="006B10FD" w:rsidP="006B10FD">
      <w:pPr>
        <w:rPr>
          <w:ins w:id="100" w:author="Anila Mehta" w:date="2025-11-12T13:07:00Z"/>
          <w:rFonts w:ascii="Times New Roman" w:eastAsia="Times New Roman" w:hAnsi="Times New Roman" w:cs="Times New Roman"/>
          <w:b/>
          <w:bCs/>
          <w:color w:val="000000"/>
          <w:kern w:val="0"/>
          <w:shd w:val="clear" w:color="auto" w:fill="FFFFFF"/>
          <w14:ligatures w14:val="none"/>
        </w:rPr>
      </w:pPr>
    </w:p>
    <w:p w14:paraId="143FDA5E" w14:textId="08EE657C" w:rsidR="006B10FD" w:rsidRDefault="006B10FD" w:rsidP="006B10FD">
      <w:pPr>
        <w:rPr>
          <w:ins w:id="101" w:author="Anila Mehta" w:date="2025-11-12T13:07:00Z"/>
          <w:rFonts w:ascii="Times New Roman" w:eastAsia="Times New Roman" w:hAnsi="Times New Roman" w:cs="Times New Roman"/>
          <w:b/>
          <w:bCs/>
          <w:color w:val="000000"/>
          <w:kern w:val="0"/>
          <w:shd w:val="clear" w:color="auto" w:fill="FFFFFF"/>
          <w14:ligatures w14:val="none"/>
        </w:rPr>
      </w:pPr>
      <w:ins w:id="102" w:author="Anila Mehta" w:date="2025-11-12T13:07:00Z">
        <w:r>
          <w:rPr>
            <w:rFonts w:ascii="Times New Roman" w:eastAsia="Times New Roman" w:hAnsi="Times New Roman" w:cs="Times New Roman"/>
            <w:b/>
            <w:bCs/>
            <w:color w:val="000000"/>
            <w:kern w:val="0"/>
            <w:shd w:val="clear" w:color="auto" w:fill="FFFFFF"/>
            <w14:ligatures w14:val="none"/>
          </w:rPr>
          <w:t>Results:</w:t>
        </w:r>
      </w:ins>
    </w:p>
    <w:p w14:paraId="14CFED5D" w14:textId="77777777" w:rsidR="006B10FD" w:rsidRDefault="006B10FD" w:rsidP="006B10FD">
      <w:pPr>
        <w:rPr>
          <w:ins w:id="103" w:author="Anila Mehta" w:date="2025-11-12T13:07:00Z"/>
          <w:rFonts w:ascii="Times New Roman" w:eastAsia="Times New Roman" w:hAnsi="Times New Roman" w:cs="Times New Roman"/>
          <w:b/>
          <w:bCs/>
          <w:color w:val="000000"/>
          <w:kern w:val="0"/>
          <w:shd w:val="clear" w:color="auto" w:fill="FFFFFF"/>
          <w14:ligatures w14:val="none"/>
        </w:rPr>
      </w:pPr>
    </w:p>
    <w:p w14:paraId="16B6EAEB" w14:textId="77777777" w:rsidR="006B10FD" w:rsidRDefault="006B10FD" w:rsidP="006B10FD">
      <w:pPr>
        <w:rPr>
          <w:ins w:id="104" w:author="Anila Mehta" w:date="2025-11-12T13:07:00Z"/>
          <w:rFonts w:ascii="Times New Roman" w:eastAsia="Times New Roman" w:hAnsi="Times New Roman" w:cs="Times New Roman"/>
          <w:b/>
          <w:bCs/>
          <w:color w:val="000000"/>
          <w:kern w:val="0"/>
          <w:shd w:val="clear" w:color="auto" w:fill="FFFFFF"/>
          <w14:ligatures w14:val="none"/>
        </w:rPr>
      </w:pPr>
    </w:p>
    <w:p w14:paraId="0DA5BE89" w14:textId="24F5ACE2" w:rsidR="006B10FD" w:rsidRPr="006B10FD" w:rsidRDefault="006B10FD" w:rsidP="006B10FD">
      <w:pPr>
        <w:rPr>
          <w:ins w:id="105" w:author="Anila Mehta" w:date="2025-11-12T13:00:00Z"/>
          <w:rFonts w:ascii="Times New Roman" w:eastAsia="Times New Roman" w:hAnsi="Times New Roman" w:cs="Times New Roman"/>
          <w:b/>
          <w:bCs/>
          <w:color w:val="000000"/>
          <w:kern w:val="0"/>
          <w14:ligatures w14:val="none"/>
          <w:rPrChange w:id="106" w:author="Anila Mehta" w:date="2025-11-12T13:07:00Z">
            <w:rPr>
              <w:ins w:id="107" w:author="Anila Mehta" w:date="2025-11-12T13:00:00Z"/>
              <w:rFonts w:ascii="Aptos" w:eastAsia="Times New Roman" w:hAnsi="Aptos" w:cs="Times New Roman"/>
              <w:color w:val="000000"/>
              <w:kern w:val="0"/>
              <w14:ligatures w14:val="none"/>
            </w:rPr>
          </w:rPrChange>
        </w:rPr>
      </w:pPr>
      <w:ins w:id="108" w:author="Anila Mehta" w:date="2025-11-12T13:07:00Z">
        <w:r>
          <w:rPr>
            <w:rFonts w:ascii="Times New Roman" w:eastAsia="Times New Roman" w:hAnsi="Times New Roman" w:cs="Times New Roman"/>
            <w:b/>
            <w:bCs/>
            <w:color w:val="000000"/>
            <w:kern w:val="0"/>
            <w:shd w:val="clear" w:color="auto" w:fill="FFFFFF"/>
            <w14:ligatures w14:val="none"/>
          </w:rPr>
          <w:t>Conclusions:</w:t>
        </w:r>
      </w:ins>
    </w:p>
    <w:p w14:paraId="62DC636F" w14:textId="77777777" w:rsidR="006B10FD" w:rsidRDefault="006B10FD" w:rsidP="00014B1A">
      <w:pPr>
        <w:pStyle w:val="p2"/>
        <w:spacing w:before="0" w:beforeAutospacing="0" w:after="0" w:afterAutospacing="0"/>
        <w:rPr>
          <w:ins w:id="109" w:author="Anila Mehta" w:date="2025-11-12T13:07:00Z"/>
          <w:color w:val="000000"/>
        </w:rPr>
      </w:pPr>
    </w:p>
    <w:p w14:paraId="31C0C985" w14:textId="77777777" w:rsidR="006B10FD" w:rsidRPr="00623125" w:rsidRDefault="006B10FD" w:rsidP="00014B1A">
      <w:pPr>
        <w:pStyle w:val="p2"/>
        <w:spacing w:before="0" w:beforeAutospacing="0" w:after="0" w:afterAutospacing="0"/>
        <w:rPr>
          <w:color w:val="000000"/>
        </w:rPr>
      </w:pPr>
    </w:p>
    <w:p w14:paraId="56E045B2" w14:textId="77777777" w:rsidR="00014B1A" w:rsidRPr="00623125" w:rsidRDefault="00014B1A" w:rsidP="00014B1A">
      <w:pPr>
        <w:pStyle w:val="p2"/>
        <w:spacing w:before="0" w:beforeAutospacing="0" w:after="0" w:afterAutospacing="0"/>
        <w:rPr>
          <w:color w:val="000000"/>
        </w:rPr>
      </w:pPr>
      <w:r w:rsidRPr="00623125">
        <w:rPr>
          <w:color w:val="000000"/>
        </w:rPr>
        <w:t> </w:t>
      </w:r>
    </w:p>
    <w:p w14:paraId="13B2FF2A" w14:textId="77777777" w:rsidR="006B10FD" w:rsidRDefault="006B10FD" w:rsidP="00014B1A">
      <w:pPr>
        <w:pStyle w:val="p1"/>
        <w:spacing w:before="0" w:beforeAutospacing="0" w:after="0" w:afterAutospacing="0"/>
        <w:rPr>
          <w:ins w:id="110" w:author="Anila Mehta" w:date="2025-11-12T13:07:00Z"/>
          <w:rStyle w:val="s1"/>
          <w:b/>
          <w:bCs/>
          <w:color w:val="000000"/>
          <w:u w:val="single"/>
        </w:rPr>
      </w:pPr>
    </w:p>
    <w:p w14:paraId="34640A2F" w14:textId="77777777" w:rsidR="006B10FD" w:rsidRDefault="006B10FD" w:rsidP="00014B1A">
      <w:pPr>
        <w:pStyle w:val="p1"/>
        <w:spacing w:before="0" w:beforeAutospacing="0" w:after="0" w:afterAutospacing="0"/>
        <w:rPr>
          <w:ins w:id="111" w:author="Anila Mehta" w:date="2025-11-12T13:07:00Z"/>
          <w:rStyle w:val="s1"/>
          <w:b/>
          <w:bCs/>
          <w:color w:val="000000"/>
          <w:u w:val="single"/>
        </w:rPr>
      </w:pPr>
    </w:p>
    <w:p w14:paraId="28EBE43C" w14:textId="77777777" w:rsidR="006B10FD" w:rsidRDefault="006B10FD" w:rsidP="00014B1A">
      <w:pPr>
        <w:pStyle w:val="p1"/>
        <w:spacing w:before="0" w:beforeAutospacing="0" w:after="0" w:afterAutospacing="0"/>
        <w:rPr>
          <w:ins w:id="112" w:author="Anila Mehta" w:date="2025-11-12T13:07:00Z"/>
          <w:rStyle w:val="s1"/>
          <w:b/>
          <w:bCs/>
          <w:color w:val="000000"/>
          <w:u w:val="single"/>
        </w:rPr>
      </w:pPr>
    </w:p>
    <w:p w14:paraId="74DEAA75" w14:textId="7D6BBAD8" w:rsidR="00014B1A" w:rsidRPr="00656FB1" w:rsidRDefault="00014B1A" w:rsidP="00014B1A">
      <w:pPr>
        <w:pStyle w:val="p1"/>
        <w:spacing w:before="0" w:beforeAutospacing="0" w:after="0" w:afterAutospacing="0"/>
        <w:rPr>
          <w:b/>
          <w:bCs/>
          <w:color w:val="000000"/>
        </w:rPr>
      </w:pPr>
      <w:commentRangeStart w:id="113"/>
      <w:r w:rsidRPr="00656FB1">
        <w:rPr>
          <w:rStyle w:val="s1"/>
          <w:b/>
          <w:bCs/>
          <w:color w:val="000000"/>
          <w:u w:val="single"/>
        </w:rPr>
        <w:t>Introduction</w:t>
      </w:r>
      <w:commentRangeEnd w:id="113"/>
      <w:r w:rsidR="00D1109E">
        <w:rPr>
          <w:rStyle w:val="CommentReference"/>
          <w:rFonts w:asciiTheme="minorHAnsi" w:eastAsiaTheme="minorHAnsi" w:hAnsiTheme="minorHAnsi" w:cstheme="minorBidi"/>
          <w:kern w:val="2"/>
          <w14:ligatures w14:val="standardContextual"/>
        </w:rPr>
        <w:commentReference w:id="113"/>
      </w:r>
      <w:r w:rsidRPr="00656FB1">
        <w:rPr>
          <w:rStyle w:val="s1"/>
          <w:b/>
          <w:bCs/>
          <w:color w:val="000000"/>
          <w:u w:val="single"/>
        </w:rPr>
        <w:t>:</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6544A618" w:rsidR="00014B1A" w:rsidRDefault="00014B1A" w:rsidP="00014B1A">
      <w:pPr>
        <w:pStyle w:val="p1"/>
        <w:spacing w:before="0" w:beforeAutospacing="0" w:after="0" w:afterAutospacing="0"/>
        <w:rPr>
          <w:color w:val="000000"/>
        </w:rPr>
      </w:pPr>
      <w:r>
        <w:rPr>
          <w:color w:val="000000"/>
        </w:rPr>
        <w:t>Arterial blood gases (ABGs) are considered the gold standard for assessing acid-base balance, oxygenation and ventilation status</w:t>
      </w:r>
      <w:r w:rsidR="00455F0D">
        <w:rPr>
          <w:color w:val="000000"/>
        </w:rPr>
        <w:t>,</w:t>
      </w:r>
      <w:r>
        <w:rPr>
          <w:color w:val="000000"/>
        </w:rPr>
        <w:t xml:space="preserve"> and </w:t>
      </w:r>
      <w:r w:rsidR="00455F0D">
        <w:rPr>
          <w:color w:val="000000"/>
        </w:rPr>
        <w:t>remain</w:t>
      </w:r>
      <w:r>
        <w:rPr>
          <w:color w:val="000000"/>
        </w:rPr>
        <w:t xml:space="preserve"> essential in the management of hypercapnic respiratory failure. However, obtaining an ABG can be uncomfortable for patients, time-consuming and technically challenging, often requiring multiple attempts. </w:t>
      </w:r>
      <w:r w:rsidR="00455F0D">
        <w:rPr>
          <w:color w:val="000000"/>
        </w:rPr>
        <w:t>Potential c</w:t>
      </w:r>
      <w:r>
        <w:rPr>
          <w:color w:val="000000"/>
        </w:rPr>
        <w:t xml:space="preserve">omplications </w:t>
      </w:r>
      <w:r w:rsidR="00441AC6">
        <w:rPr>
          <w:color w:val="000000"/>
        </w:rPr>
        <w:t xml:space="preserve">from ABGs </w:t>
      </w:r>
      <w:r>
        <w:rPr>
          <w:color w:val="000000"/>
        </w:rPr>
        <w:t xml:space="preserve">include arterial injury, thrombosis, air or clotted blood embolism, arterial occlusion, hematoma, and aneurysm formation. </w:t>
      </w:r>
      <w:r w:rsidR="006746ED">
        <w:rPr>
          <w:color w:val="000000"/>
        </w:rPr>
        <w:fldChar w:fldCharType="begin"/>
      </w:r>
      <w:r w:rsidR="000329AB">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51C122B4" w14:textId="77777777" w:rsidR="00014B1A" w:rsidRDefault="00014B1A" w:rsidP="00014B1A">
      <w:pPr>
        <w:pStyle w:val="p1"/>
        <w:spacing w:before="0" w:beforeAutospacing="0" w:after="0" w:afterAutospacing="0"/>
        <w:rPr>
          <w:color w:val="000000"/>
        </w:rPr>
      </w:pPr>
    </w:p>
    <w:p w14:paraId="07F032D9" w14:textId="2A2E1F7B" w:rsidR="00014B1A" w:rsidRDefault="00441AC6" w:rsidP="00014B1A">
      <w:pPr>
        <w:pStyle w:val="p1"/>
        <w:spacing w:before="0" w:beforeAutospacing="0" w:after="0" w:afterAutospacing="0"/>
        <w:rPr>
          <w:color w:val="000000"/>
        </w:rPr>
      </w:pPr>
      <w:r>
        <w:rPr>
          <w:color w:val="000000"/>
        </w:rPr>
        <w:t xml:space="preserve">Given these challenges with ABGs, clinicians have increasingly looked to venous blood gases (VBGs) as an alternative. </w:t>
      </w:r>
      <w:r w:rsidR="00014B1A">
        <w:rPr>
          <w:color w:val="000000"/>
        </w:rPr>
        <w:t xml:space="preserve">Hypercapnia </w:t>
      </w:r>
      <w:r w:rsidR="00455F0D">
        <w:rPr>
          <w:color w:val="000000"/>
        </w:rPr>
        <w:t xml:space="preserve">results from </w:t>
      </w:r>
      <w:r w:rsidR="00014B1A">
        <w:rPr>
          <w:color w:val="000000"/>
        </w:rPr>
        <w:t>lungs’ inability to adequately remove carbon dioxide from the bloodstream, leading to its accumulation. On ABG, hypercapnia is defined as greater than 45 mmHg</w:t>
      </w:r>
      <w:r w:rsidR="00455F0D">
        <w:rPr>
          <w:color w:val="000000"/>
        </w:rPr>
        <w:t xml:space="preserve"> while on VBG, hypercapnia is </w:t>
      </w:r>
      <w:r w:rsidR="00E71005">
        <w:rPr>
          <w:color w:val="000000"/>
        </w:rPr>
        <w:t xml:space="preserve">usually defined as </w:t>
      </w:r>
      <w:r w:rsidR="00455F0D">
        <w:rPr>
          <w:color w:val="000000"/>
        </w:rPr>
        <w:t xml:space="preserve">greater than 50 mmHg. </w:t>
      </w:r>
      <w:r w:rsidR="00014B1A">
        <w:rPr>
          <w:color w:val="000000"/>
        </w:rPr>
        <w:t xml:space="preserve">VBGs are increasingly </w:t>
      </w:r>
      <w:r w:rsidR="00C675E8">
        <w:rPr>
          <w:color w:val="000000"/>
        </w:rPr>
        <w:t>being used</w:t>
      </w:r>
      <w:r w:rsidR="00014B1A">
        <w:rPr>
          <w:color w:val="000000"/>
        </w:rPr>
        <w:t xml:space="preserve"> as a screening tool for hypercapnia 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 xml:space="preserve">ABGs. </w:t>
      </w:r>
    </w:p>
    <w:p w14:paraId="23FEBD0B" w14:textId="754C5CEC" w:rsidR="00E71005" w:rsidRDefault="00014B1A" w:rsidP="001F3608">
      <w:pPr>
        <w:pStyle w:val="p1"/>
        <w:rPr>
          <w:ins w:id="114" w:author="Anila Mehta" w:date="2025-11-12T13:14:00Z"/>
          <w:color w:val="000000"/>
        </w:rPr>
      </w:pPr>
      <w:r>
        <w:rPr>
          <w:color w:val="000000"/>
        </w:rPr>
        <w:t xml:space="preserve">Despite </w:t>
      </w:r>
      <w:r w:rsidR="00455F0D">
        <w:rPr>
          <w:color w:val="000000"/>
        </w:rPr>
        <w:t xml:space="preserve">their </w:t>
      </w:r>
      <w:r>
        <w:rPr>
          <w:color w:val="000000"/>
        </w:rPr>
        <w:t>growing use, there has been limited studies comparing VBG versus ABG in diagnosis of hypercapnic respiratory failure</w:t>
      </w:r>
      <w:r w:rsidR="00E71005">
        <w:rPr>
          <w:color w:val="000000"/>
        </w:rPr>
        <w:t>, and billing and device qualification guidance does not admit venous blood gas as sufficient evidence of hypercapnic respiratory failure</w:t>
      </w:r>
      <w:r>
        <w:rPr>
          <w:color w:val="000000"/>
        </w:rPr>
        <w:t>. In a study by Davies et. al, hospitalized patients with known or suspected hypercapnic respiratory failure underwent near-simultaneous ABG and VBG</w:t>
      </w:r>
      <w:r w:rsidR="00455F0D">
        <w:rPr>
          <w:color w:val="000000"/>
        </w:rPr>
        <w:t xml:space="preserve"> testing</w:t>
      </w:r>
      <w:r>
        <w:rPr>
          <w:color w:val="000000"/>
        </w:rPr>
        <w:t>. Results demonstrated close agreement in PaCO</w:t>
      </w:r>
      <w:r w:rsidRPr="00455F0D">
        <w:rPr>
          <w:color w:val="000000"/>
          <w:vertAlign w:val="subscript"/>
        </w:rPr>
        <w:t>2</w:t>
      </w:r>
      <w:r>
        <w:rPr>
          <w:color w:val="000000"/>
        </w:rPr>
        <w:t xml:space="preserve"> values between ABG and calculated </w:t>
      </w:r>
      <w:r w:rsidR="00455F0D">
        <w:rPr>
          <w:color w:val="000000"/>
        </w:rPr>
        <w:t>values derived from VBGs, supporting the use of VBGs in monitoring hypercapnic patients.</w:t>
      </w:r>
      <w:r w:rsidR="000329AB">
        <w:rPr>
          <w:vertAlign w:val="superscript"/>
        </w:rPr>
        <w:t>2</w:t>
      </w:r>
      <w:r w:rsidR="006746ED">
        <w:rPr>
          <w:color w:val="000000"/>
        </w:rPr>
        <w:fldChar w:fldCharType="begin"/>
      </w:r>
      <w:r w:rsidR="000329AB">
        <w:rPr>
          <w:color w:val="000000"/>
        </w:rPr>
        <w:instrText xml:space="preserve"> ADDIN ZOTERO_ITEM CSL_CITATION {"citationID":"Tg9je06Y","properties":{"formattedCitation":"\\super 2\\nosupersub{}","plainCitation":"","noteIndex":0},"citationItems":[{"id":5,"uris":["http://zotero.org/groups/6192411/items/IH3F3MZI"],"itemData":{"id":5,"type":"article-journal","abstract":"Background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000000">
        <w:rPr>
          <w:color w:val="000000"/>
        </w:rPr>
        <w:fldChar w:fldCharType="separate"/>
      </w:r>
      <w:r w:rsidR="006746ED">
        <w:rPr>
          <w:color w:val="000000"/>
        </w:rPr>
        <w:fldChar w:fldCharType="end"/>
      </w:r>
      <w:r w:rsidR="00455F0D">
        <w:rPr>
          <w:color w:val="000000"/>
        </w:rPr>
        <w:t xml:space="preserve"> </w:t>
      </w:r>
      <w:r>
        <w:rPr>
          <w:color w:val="000000"/>
        </w:rPr>
        <w:t>Similarly, a review by 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Pr>
          <w:color w:val="000000"/>
        </w:rPr>
        <w:t xml:space="preserve"> greater than 45 mmHg.</w:t>
      </w:r>
      <w:r w:rsidR="000329AB">
        <w:rPr>
          <w:color w:val="000000"/>
        </w:rPr>
        <w:fldChar w:fldCharType="begin"/>
      </w:r>
      <w:r w:rsidR="000329AB">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Pr>
          <w:color w:val="000000"/>
        </w:rPr>
        <w:t xml:space="preserve"> Ak et. al published an additional prospective study in COPD patients in acute exacerbation that found VBG to identify hypercapnia in 100%. </w:t>
      </w:r>
      <w:r w:rsidR="000329AB">
        <w:rPr>
          <w:color w:val="000000"/>
        </w:rPr>
        <w:fldChar w:fldCharType="begin"/>
      </w:r>
      <w:r w:rsidR="000329AB">
        <w:rPr>
          <w:color w:val="000000"/>
        </w:rPr>
        <w:instrText xml:space="preserve"> ADDIN ZOTERO_ITEM CSL_CITATION {"citationID":"3QiIN7e7","properties":{"formattedCitation":"\\super 3\\nosupersub{}","plainCitation":"3","noteIndex":0},"citationItems":[{"id":7,"uris":["http://zotero.org/groups/6192411/items/HWUDWKED"],"itemData":{"id":7,"type":"article-journal","container-title":"The Tohoku Journal of Experimental Medicine","DOI":"10.1620/tjem.210.285","issue":"4","journalAbbreviation":"The Tohoku Journal of Experimental Medicine","note":"PMID: 17146193","page":"285-290","title":"Prediction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0329AB" w:rsidRPr="000329AB">
        <w:rPr>
          <w:color w:val="000000"/>
          <w:vertAlign w:val="superscript"/>
        </w:rPr>
        <w:t>3</w:t>
      </w:r>
      <w:r w:rsidR="000329AB">
        <w:rPr>
          <w:color w:val="000000"/>
        </w:rPr>
        <w:fldChar w:fldCharType="end"/>
      </w:r>
      <w:r w:rsidR="000329AB">
        <w:rPr>
          <w:color w:val="000000"/>
        </w:rPr>
        <w:t xml:space="preserve"> </w:t>
      </w:r>
      <w:r w:rsidR="00455F0D">
        <w:rPr>
          <w:color w:val="000000"/>
        </w:rPr>
        <w:t>In contrast,</w:t>
      </w:r>
      <w:r>
        <w:rPr>
          <w:color w:val="000000"/>
        </w:rPr>
        <w:t xml:space="preserve"> McKeever </w:t>
      </w:r>
      <w:r w:rsidR="00455F0D" w:rsidRPr="00455F0D">
        <w:rPr>
          <w:color w:val="000000"/>
        </w:rPr>
        <w:t>found wide variability between arterial and venous CO₂ levels in COPD patients with acute exacerbations, underscoring the limitations of VBG precision.</w:t>
      </w:r>
      <w:r w:rsidR="000329AB">
        <w:rPr>
          <w:color w:val="000000"/>
        </w:rPr>
        <w:fldChar w:fldCharType="begin"/>
      </w:r>
      <w:r w:rsidR="000329AB">
        <w:rPr>
          <w:color w:val="000000"/>
        </w:rPr>
        <w:instrText xml:space="preserve"> ADDIN ZOTERO_ITEM CSL_CITATION {"citationID":"Ngaf8pp4","properties":{"formattedCitation":"\\super 4\\nosupersub{}","plainCitation":"4","noteIndex":0},"citationItems":[{"id":8,"uris":["http://zotero.org/groups/6192411/items/Q3SDEXVM"],"itemData":{"id":8,"type":"article-journal","abstract":"Introduction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0329AB" w:rsidRPr="000329AB">
        <w:rPr>
          <w:color w:val="000000"/>
          <w:vertAlign w:val="superscript"/>
        </w:rPr>
        <w:t>4</w:t>
      </w:r>
      <w:r w:rsidR="000329AB">
        <w:rPr>
          <w:color w:val="000000"/>
        </w:rPr>
        <w:fldChar w:fldCharType="end"/>
      </w:r>
      <w:r w:rsidR="00BE5EBB">
        <w:rPr>
          <w:color w:val="000000"/>
        </w:rPr>
        <w:t xml:space="preserve"> </w:t>
      </w:r>
      <w:r w:rsidR="00BE5EBB" w:rsidRPr="00BE5EBB">
        <w:rPr>
          <w:color w:val="000000"/>
        </w:rPr>
        <w:t>Most prior studies have emphasized the analytical agreement between venous and arterial blood gases. Few have examined whether hypercapnia identified by each method carries similar prognostic weight, or whether observed differences reflect patient selection rather than biology. If venous hypercapnia predicts outcomes</w:t>
      </w:r>
      <w:r w:rsidR="00BE5EBB">
        <w:rPr>
          <w:color w:val="000000"/>
        </w:rPr>
        <w:t xml:space="preserve"> adverse outcomes such as the need for ventilatory support,</w:t>
      </w:r>
      <w:r w:rsidR="00BE5EBB" w:rsidRPr="00BE5EBB">
        <w:rPr>
          <w:color w:val="000000"/>
        </w:rPr>
        <w:t xml:space="preserve"> this </w:t>
      </w:r>
      <w:proofErr w:type="gramStart"/>
      <w:r w:rsidR="00BE5EBB" w:rsidRPr="00BE5EBB">
        <w:rPr>
          <w:color w:val="000000"/>
        </w:rPr>
        <w:t>would</w:t>
      </w:r>
      <w:proofErr w:type="gramEnd"/>
      <w:r w:rsidR="00BE5EBB" w:rsidRPr="00BE5EBB">
        <w:rPr>
          <w:color w:val="000000"/>
        </w:rPr>
        <w:t xml:space="preserve"> support using VBGs as diagnostic evidence of hypercapnic </w:t>
      </w:r>
      <w:commentRangeStart w:id="115"/>
      <w:r w:rsidR="00BE5EBB" w:rsidRPr="00BE5EBB">
        <w:rPr>
          <w:color w:val="000000"/>
        </w:rPr>
        <w:t>respiratory failure.</w:t>
      </w:r>
      <w:commentRangeEnd w:id="115"/>
      <w:r w:rsidR="00D1109E">
        <w:rPr>
          <w:rStyle w:val="CommentReference"/>
          <w:rFonts w:asciiTheme="minorHAnsi" w:eastAsiaTheme="minorHAnsi" w:hAnsiTheme="minorHAnsi" w:cstheme="minorBidi"/>
          <w:kern w:val="2"/>
          <w14:ligatures w14:val="standardContextual"/>
        </w:rPr>
        <w:commentReference w:id="115"/>
      </w:r>
    </w:p>
    <w:p w14:paraId="403ED269" w14:textId="787E43F5" w:rsidR="00CD53B6" w:rsidRDefault="00CD53B6" w:rsidP="001F3608">
      <w:pPr>
        <w:pStyle w:val="p1"/>
        <w:rPr>
          <w:color w:val="000000"/>
        </w:rPr>
      </w:pPr>
      <w:ins w:id="116" w:author="Anila Mehta" w:date="2025-11-12T13:17:00Z">
        <w:r>
          <w:rPr>
            <w:color w:val="000000"/>
          </w:rPr>
          <w:t>Comparisons between ABG and VBG have often emphasized measurement agreement o</w:t>
        </w:r>
      </w:ins>
      <w:ins w:id="117" w:author="Anila Mehta" w:date="2025-11-12T13:26:00Z">
        <w:r w:rsidR="009D2F0E">
          <w:rPr>
            <w:color w:val="000000"/>
          </w:rPr>
          <w:t>r</w:t>
        </w:r>
      </w:ins>
      <w:ins w:id="118" w:author="Anila Mehta" w:date="2025-11-12T13:17:00Z">
        <w:r>
          <w:rPr>
            <w:color w:val="000000"/>
          </w:rPr>
          <w:t xml:space="preserve"> categorical concordance. While such analyses are important to assess interchangeability, they assess only the analytic d</w:t>
        </w:r>
      </w:ins>
      <w:ins w:id="119" w:author="Anila Mehta" w:date="2025-11-12T13:18:00Z">
        <w:r>
          <w:rPr>
            <w:color w:val="000000"/>
          </w:rPr>
          <w:t xml:space="preserve">imension of validity. Clinical </w:t>
        </w:r>
      </w:ins>
      <w:ins w:id="120" w:author="Anila Mehta" w:date="2025-11-12T13:21:00Z">
        <w:r w:rsidR="009D2F0E">
          <w:rPr>
            <w:color w:val="000000"/>
          </w:rPr>
          <w:t>utility</w:t>
        </w:r>
      </w:ins>
      <w:ins w:id="121" w:author="Anila Mehta" w:date="2025-11-12T13:18:00Z">
        <w:r>
          <w:rPr>
            <w:color w:val="000000"/>
          </w:rPr>
          <w:t xml:space="preserve">, however, </w:t>
        </w:r>
      </w:ins>
      <w:ins w:id="122" w:author="Anila Mehta" w:date="2025-11-12T13:21:00Z">
        <w:r w:rsidR="009D2F0E">
          <w:rPr>
            <w:color w:val="000000"/>
          </w:rPr>
          <w:t>ultimately</w:t>
        </w:r>
      </w:ins>
      <w:ins w:id="123" w:author="Anila Mehta" w:date="2025-11-12T13:18:00Z">
        <w:r>
          <w:rPr>
            <w:color w:val="000000"/>
          </w:rPr>
          <w:t xml:space="preserve"> depends on prognostic relevance – how well each </w:t>
        </w:r>
        <w:r w:rsidR="009D2F0E">
          <w:rPr>
            <w:color w:val="000000"/>
          </w:rPr>
          <w:t xml:space="preserve">measure aligns </w:t>
        </w:r>
      </w:ins>
      <w:ins w:id="124" w:author="Anila Mehta" w:date="2025-11-12T13:20:00Z">
        <w:r w:rsidR="009D2F0E">
          <w:rPr>
            <w:color w:val="000000"/>
          </w:rPr>
          <w:t xml:space="preserve">with patient-centered outcomes. </w:t>
        </w:r>
      </w:ins>
      <w:ins w:id="125" w:author="Anila Mehta" w:date="2025-11-12T13:27:00Z">
        <w:r w:rsidR="009D2F0E">
          <w:rPr>
            <w:color w:val="000000"/>
          </w:rPr>
          <w:t>A</w:t>
        </w:r>
      </w:ins>
      <w:ins w:id="126" w:author="Anila Mehta" w:date="2025-11-12T13:22:00Z">
        <w:r w:rsidR="009D2F0E">
          <w:rPr>
            <w:color w:val="000000"/>
          </w:rPr>
          <w:t xml:space="preserve">nalytic discordance alone does not indicate inferiority if prognostic performance is preserved. Our study focused on evaluating prognostic associations rather than measurement agreement alone. </w:t>
        </w:r>
      </w:ins>
    </w:p>
    <w:p w14:paraId="0D9C3E69" w14:textId="53AAE867" w:rsidR="00014B1A" w:rsidRPr="00692EC8" w:rsidRDefault="00014B1A" w:rsidP="00014B1A">
      <w:pPr>
        <w:pStyle w:val="p2"/>
        <w:spacing w:before="0" w:beforeAutospacing="0" w:after="0" w:afterAutospacing="0"/>
        <w:rPr>
          <w:color w:val="000000"/>
        </w:rPr>
      </w:pPr>
      <w:r w:rsidRPr="00692EC8">
        <w:rPr>
          <w:color w:val="000000"/>
        </w:rPr>
        <w:lastRenderedPageBreak/>
        <w:t xml:space="preserve">The objective of this study </w:t>
      </w:r>
      <w:r w:rsidR="00455F0D">
        <w:rPr>
          <w:color w:val="000000"/>
        </w:rPr>
        <w:t>wa</w:t>
      </w:r>
      <w:r w:rsidRPr="00692EC8">
        <w:rPr>
          <w:color w:val="000000"/>
        </w:rPr>
        <w:t xml:space="preserve">s to determine </w:t>
      </w:r>
      <w:r w:rsidR="00BE5EBB">
        <w:rPr>
          <w:color w:val="000000"/>
        </w:rPr>
        <w:t>the associations of hypercapnia by ABG and</w:t>
      </w:r>
      <w:r w:rsidRPr="00692EC8">
        <w:rPr>
          <w:color w:val="000000"/>
        </w:rPr>
        <w:t xml:space="preserve"> VBG </w:t>
      </w:r>
      <w:r w:rsidR="00BE5EBB">
        <w:rPr>
          <w:color w:val="000000"/>
        </w:rPr>
        <w:t>with hypercapnia-related outcomes, such as receipt of a diagnosis code for hypercapnic respiratory failure,</w:t>
      </w:r>
      <w:r w:rsidRPr="00692EC8">
        <w:rPr>
          <w:color w:val="000000"/>
        </w:rPr>
        <w:t xml:space="preserve"> </w:t>
      </w:r>
      <w:r w:rsidR="00BE5EBB">
        <w:rPr>
          <w:color w:val="000000"/>
        </w:rPr>
        <w:t>receipt of invasive mechanical ventilation</w:t>
      </w:r>
      <w:r w:rsidRPr="00692EC8">
        <w:rPr>
          <w:color w:val="000000"/>
        </w:rPr>
        <w:t xml:space="preserve">, </w:t>
      </w:r>
      <w:r w:rsidR="00BE5EBB">
        <w:rPr>
          <w:color w:val="000000"/>
        </w:rPr>
        <w:t xml:space="preserve">receipt of </w:t>
      </w:r>
      <w:r w:rsidRPr="00692EC8">
        <w:rPr>
          <w:color w:val="000000"/>
        </w:rPr>
        <w:t>non-invasive ventilation (NIV),</w:t>
      </w:r>
      <w:r w:rsidR="00BE5EBB">
        <w:rPr>
          <w:color w:val="000000"/>
        </w:rPr>
        <w:t xml:space="preserve"> and</w:t>
      </w:r>
      <w:r w:rsidRPr="00692EC8">
        <w:rPr>
          <w:color w:val="000000"/>
        </w:rPr>
        <w:t xml:space="preserve"> </w:t>
      </w:r>
      <w:r>
        <w:rPr>
          <w:color w:val="000000"/>
        </w:rPr>
        <w:t>60-day</w:t>
      </w:r>
      <w:r w:rsidR="00BE5EBB">
        <w:rPr>
          <w:color w:val="000000"/>
        </w:rPr>
        <w:t xml:space="preserve"> any-cause</w:t>
      </w:r>
      <w:r>
        <w:rPr>
          <w:color w:val="000000"/>
        </w:rPr>
        <w:t xml:space="preserve"> mortalit</w:t>
      </w:r>
      <w:commentRangeStart w:id="127"/>
      <w:r>
        <w:rPr>
          <w:color w:val="000000"/>
        </w:rPr>
        <w:t>y</w:t>
      </w:r>
      <w:r w:rsidR="00BE5EBB">
        <w:rPr>
          <w:color w:val="000000"/>
        </w:rPr>
        <w:t>, after adjusting for propensity to re</w:t>
      </w:r>
      <w:r w:rsidR="00C675E8">
        <w:rPr>
          <w:color w:val="000000"/>
        </w:rPr>
        <w:t>c</w:t>
      </w:r>
      <w:r w:rsidR="00BE5EBB">
        <w:rPr>
          <w:color w:val="000000"/>
        </w:rPr>
        <w:t>eive each type of blood gas sampling</w:t>
      </w:r>
      <w:commentRangeEnd w:id="127"/>
      <w:r w:rsidR="00D1109E">
        <w:rPr>
          <w:rStyle w:val="CommentReference"/>
          <w:rFonts w:asciiTheme="minorHAnsi" w:eastAsiaTheme="minorHAnsi" w:hAnsiTheme="minorHAnsi" w:cstheme="minorBidi"/>
          <w:kern w:val="2"/>
          <w14:ligatures w14:val="standardContextual"/>
        </w:rPr>
        <w:commentReference w:id="127"/>
      </w:r>
      <w:r w:rsidR="00BE5EBB">
        <w:rPr>
          <w:color w:val="000000"/>
        </w:rPr>
        <w:t xml:space="preserve">. </w:t>
      </w:r>
      <w:ins w:id="128" w:author="Anila Mehta" w:date="2025-11-12T13:28:00Z">
        <w:r w:rsidR="00796D4C">
          <w:rPr>
            <w:color w:val="000000"/>
          </w:rPr>
          <w:t xml:space="preserve">We hypothesized that </w:t>
        </w:r>
      </w:ins>
      <w:ins w:id="129" w:author="Anila Mehta" w:date="2025-11-12T13:29:00Z">
        <w:r w:rsidR="00796D4C">
          <w:rPr>
            <w:color w:val="000000"/>
          </w:rPr>
          <w:t xml:space="preserve">venous and arterial measures of hypercapnia would demonstrate similar associations with clinical outcomes, supporting the functional utility of VBGs as a prognostic alternative to ABGs. </w:t>
        </w:r>
      </w:ins>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751D5AB5" w:rsidR="00014B1A" w:rsidRDefault="00014B1A" w:rsidP="00014B1A">
      <w:pPr>
        <w:pStyle w:val="li1"/>
        <w:spacing w:before="0" w:beforeAutospacing="0" w:after="0" w:afterAutospacing="0"/>
        <w:rPr>
          <w:color w:val="000000"/>
        </w:rPr>
      </w:pPr>
      <w:r w:rsidRPr="00A900B6">
        <w:rPr>
          <w:color w:val="000000"/>
        </w:rPr>
        <w:t xml:space="preserve">This </w:t>
      </w:r>
      <w:r w:rsidR="00BE5EBB">
        <w:rPr>
          <w:color w:val="000000"/>
        </w:rPr>
        <w:t xml:space="preserve">multicenter </w:t>
      </w:r>
      <w:r w:rsidRPr="00A900B6">
        <w:rPr>
          <w:color w:val="000000"/>
        </w:rPr>
        <w:t xml:space="preserve">retrospective cohort study using de-identified patent data from the 2022 </w:t>
      </w:r>
      <w:proofErr w:type="spellStart"/>
      <w:r w:rsidRPr="00A900B6">
        <w:rPr>
          <w:color w:val="000000"/>
        </w:rPr>
        <w:t>TriNetX</w:t>
      </w:r>
      <w:proofErr w:type="spellEnd"/>
      <w:r w:rsidRPr="00A900B6">
        <w:rPr>
          <w:color w:val="000000"/>
        </w:rPr>
        <w:t xml:space="preserve"> research network</w:t>
      </w:r>
      <w:r w:rsidR="00585875" w:rsidRPr="00585875">
        <w:t xml:space="preserve"> </w:t>
      </w:r>
      <w:r w:rsidR="00585875">
        <w:t>(</w:t>
      </w:r>
      <w:proofErr w:type="spellStart"/>
      <w:r w:rsidR="00585875">
        <w:t>TriNetX</w:t>
      </w:r>
      <w:proofErr w:type="spellEnd"/>
      <w:r w:rsidR="00585875">
        <w:t>, LLC. Cambridge, MA)</w:t>
      </w:r>
      <w:r w:rsidRPr="00A900B6">
        <w:rPr>
          <w:color w:val="000000"/>
        </w:rPr>
        <w:t>, which aggregates</w:t>
      </w:r>
      <w:r w:rsidR="00BE5EBB">
        <w:rPr>
          <w:color w:val="000000"/>
        </w:rPr>
        <w:t xml:space="preserve"> electronic health record</w:t>
      </w:r>
      <w:r w:rsidRPr="00A900B6">
        <w:rPr>
          <w:color w:val="000000"/>
        </w:rPr>
        <w:t xml:space="preserve"> data from participating health systems. </w:t>
      </w:r>
      <w:r w:rsidR="00023368" w:rsidRPr="00585875">
        <w:rPr>
          <w:color w:val="000000"/>
        </w:rPr>
        <w:t>W</w:t>
      </w:r>
      <w:r w:rsidR="00585875" w:rsidRPr="00585875">
        <w:rPr>
          <w:color w:val="000000"/>
        </w:rPr>
        <w:t>hich provides deidentified individual-level patient data from 76 medical centers across the US serving roughly 115 million patients at the time of data requisition</w:t>
      </w:r>
      <w:r w:rsidR="00C675E8">
        <w:rPr>
          <w:color w:val="000000"/>
        </w:rPr>
        <w:t xml:space="preserve">. </w:t>
      </w:r>
      <w:r w:rsidRPr="00A900B6">
        <w:rPr>
          <w:color w:val="000000"/>
        </w:rPr>
        <w:t>The University 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760B6517" w14:textId="77777777" w:rsidR="00014B1A" w:rsidRDefault="00014B1A" w:rsidP="00014B1A">
      <w:pPr>
        <w:pStyle w:val="li1"/>
        <w:spacing w:before="0" w:beforeAutospacing="0" w:after="0" w:afterAutospacing="0"/>
        <w:rPr>
          <w:b/>
          <w:bCs/>
          <w:color w:val="000000"/>
        </w:rPr>
      </w:pPr>
    </w:p>
    <w:p w14:paraId="127D7C31" w14:textId="63235C76" w:rsidR="00BF0B86" w:rsidRDefault="00014B1A" w:rsidP="00014B1A">
      <w:pPr>
        <w:pStyle w:val="li1"/>
        <w:spacing w:before="0" w:beforeAutospacing="0" w:after="0" w:afterAutospacing="0"/>
        <w:rPr>
          <w:color w:val="000000"/>
        </w:rPr>
      </w:pPr>
      <w:r w:rsidRPr="00A900B6">
        <w:rPr>
          <w:color w:val="000000"/>
        </w:rPr>
        <w:t xml:space="preserve">Patients were eligible for inclusion if they had at least one </w:t>
      </w:r>
      <w:r w:rsidR="00366EC5">
        <w:rPr>
          <w:color w:val="000000"/>
        </w:rPr>
        <w:t xml:space="preserve">reason indicating a reasonable suspicion might suspect hypercapnia (see e-appendix 4 figure) during </w:t>
      </w:r>
      <w:r w:rsidR="008A38A0">
        <w:rPr>
          <w:color w:val="000000"/>
        </w:rPr>
        <w:t>e</w:t>
      </w:r>
      <w:r w:rsidR="00BE5EBB">
        <w:rPr>
          <w:color w:val="000000"/>
        </w:rPr>
        <w:t xml:space="preserve">mergency or </w:t>
      </w:r>
      <w:r w:rsidR="008A38A0">
        <w:rPr>
          <w:color w:val="000000"/>
        </w:rPr>
        <w:t>i</w:t>
      </w:r>
      <w:r w:rsidR="00BE5EBB">
        <w:rPr>
          <w:color w:val="000000"/>
        </w:rPr>
        <w:t xml:space="preserve">npatient </w:t>
      </w:r>
      <w:r w:rsidRPr="00A900B6">
        <w:rPr>
          <w:color w:val="000000"/>
        </w:rPr>
        <w:t>encounter</w:t>
      </w:r>
      <w:r w:rsidR="00585875">
        <w:rPr>
          <w:color w:val="000000"/>
        </w:rPr>
        <w:t xml:space="preserve"> from Jan 1 to Dec 31</w:t>
      </w:r>
      <w:proofErr w:type="gramStart"/>
      <w:r w:rsidR="00585875">
        <w:rPr>
          <w:color w:val="000000"/>
        </w:rPr>
        <w:t xml:space="preserve"> 2022</w:t>
      </w:r>
      <w:proofErr w:type="gramEnd"/>
      <w:r w:rsidR="00585875">
        <w:rPr>
          <w:color w:val="000000"/>
        </w:rPr>
        <w:t>.</w:t>
      </w:r>
      <w:r w:rsidRPr="00A900B6">
        <w:rPr>
          <w:color w:val="000000"/>
        </w:rPr>
        <w:t xml:space="preserve"> </w:t>
      </w:r>
      <w:r w:rsidR="0042458F">
        <w:rPr>
          <w:color w:val="000000"/>
        </w:rPr>
        <w:t xml:space="preserve">Ambulatory encounters were excluded from the dataset. </w:t>
      </w:r>
    </w:p>
    <w:p w14:paraId="18EA9644" w14:textId="416C798F" w:rsidR="00366EC5" w:rsidRDefault="00366EC5" w:rsidP="00014B1A">
      <w:pPr>
        <w:pStyle w:val="li1"/>
        <w:spacing w:before="0" w:beforeAutospacing="0" w:after="0" w:afterAutospacing="0"/>
        <w:rPr>
          <w:color w:val="000000"/>
        </w:rPr>
      </w:pPr>
      <w:r w:rsidRPr="00366EC5">
        <w:rPr>
          <w:noProof/>
          <w:color w:val="000000"/>
        </w:rPr>
        <w:lastRenderedPageBreak/>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10"/>
                    <a:stretch>
                      <a:fillRect/>
                    </a:stretch>
                  </pic:blipFill>
                  <pic:spPr>
                    <a:xfrm>
                      <a:off x="0" y="0"/>
                      <a:ext cx="5943600" cy="6971665"/>
                    </a:xfrm>
                    <a:prstGeom prst="rect">
                      <a:avLst/>
                    </a:prstGeom>
                  </pic:spPr>
                </pic:pic>
              </a:graphicData>
            </a:graphic>
          </wp:inline>
        </w:drawing>
      </w:r>
    </w:p>
    <w:p w14:paraId="2B9331AF" w14:textId="77777777" w:rsidR="00585875" w:rsidRDefault="00585875" w:rsidP="00014B1A">
      <w:pPr>
        <w:pStyle w:val="li1"/>
        <w:spacing w:before="0" w:beforeAutospacing="0" w:after="0" w:afterAutospacing="0"/>
        <w:rPr>
          <w:color w:val="000000"/>
        </w:rPr>
      </w:pPr>
    </w:p>
    <w:p w14:paraId="1AF0774B" w14:textId="629D852D" w:rsidR="00585875" w:rsidRDefault="00585875" w:rsidP="00014B1A">
      <w:pPr>
        <w:pStyle w:val="li1"/>
        <w:spacing w:before="0" w:beforeAutospacing="0" w:after="0" w:afterAutospacing="0"/>
        <w:rPr>
          <w:color w:val="000000"/>
        </w:rPr>
      </w:pPr>
      <w:r>
        <w:rPr>
          <w:color w:val="000000"/>
        </w:rPr>
        <w:t xml:space="preserve">Patients with missing key demographic or outcome data were </w:t>
      </w:r>
      <w:commentRangeStart w:id="130"/>
      <w:r>
        <w:rPr>
          <w:color w:val="000000"/>
        </w:rPr>
        <w:t>excluded.</w:t>
      </w:r>
      <w:commentRangeEnd w:id="130"/>
      <w:r w:rsidR="00A52488">
        <w:rPr>
          <w:rStyle w:val="CommentReference"/>
          <w:rFonts w:asciiTheme="minorHAnsi" w:eastAsiaTheme="minorHAnsi" w:hAnsiTheme="minorHAnsi" w:cstheme="minorBidi"/>
          <w:kern w:val="2"/>
          <w14:ligatures w14:val="standardContextual"/>
        </w:rPr>
        <w:commentReference w:id="130"/>
      </w:r>
    </w:p>
    <w:p w14:paraId="3553C85E" w14:textId="77777777" w:rsidR="00585875" w:rsidRDefault="00585875" w:rsidP="00014B1A">
      <w:pPr>
        <w:pStyle w:val="li1"/>
        <w:spacing w:before="0" w:beforeAutospacing="0" w:after="0" w:afterAutospacing="0"/>
        <w:rPr>
          <w:color w:val="000000"/>
        </w:rPr>
      </w:pPr>
    </w:p>
    <w:p w14:paraId="654D11ED" w14:textId="77777777" w:rsidR="00585875" w:rsidRDefault="00585875" w:rsidP="00014B1A">
      <w:pPr>
        <w:pStyle w:val="li1"/>
        <w:spacing w:before="0" w:beforeAutospacing="0" w:after="0" w:afterAutospacing="0"/>
        <w:rPr>
          <w:color w:val="000000"/>
        </w:rPr>
      </w:pP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469EF823" w14:textId="683A3CC6" w:rsidR="00585875" w:rsidRDefault="00585875" w:rsidP="00014B1A">
      <w:pPr>
        <w:pStyle w:val="li1"/>
        <w:spacing w:before="0" w:beforeAutospacing="0" w:after="0" w:afterAutospacing="0"/>
        <w:rPr>
          <w:color w:val="000000"/>
        </w:rPr>
      </w:pPr>
      <w:r>
        <w:rPr>
          <w:color w:val="000000"/>
        </w:rPr>
        <w:t xml:space="preserve">Arterial and Venous blood gas samples from the calendar day of the encounter start were included. </w:t>
      </w:r>
    </w:p>
    <w:p w14:paraId="1555DD22" w14:textId="77777777" w:rsidR="007F201E" w:rsidRDefault="007F201E" w:rsidP="00014B1A">
      <w:pPr>
        <w:pStyle w:val="li1"/>
        <w:spacing w:before="0" w:beforeAutospacing="0" w:after="0" w:afterAutospacing="0"/>
        <w:rPr>
          <w:color w:val="000000"/>
        </w:rPr>
      </w:pPr>
    </w:p>
    <w:p w14:paraId="1D197206" w14:textId="10C74586" w:rsidR="007F201E" w:rsidRDefault="007F201E" w:rsidP="00014B1A">
      <w:pPr>
        <w:pStyle w:val="li1"/>
        <w:spacing w:before="0" w:beforeAutospacing="0" w:after="0" w:afterAutospacing="0"/>
        <w:rPr>
          <w:color w:val="000000"/>
        </w:rPr>
      </w:pPr>
      <w:r>
        <w:rPr>
          <w:color w:val="000000"/>
        </w:rPr>
        <w:t>The following LOINC codes were used to identify arterial (</w:t>
      </w:r>
      <w:r w:rsidRPr="007F201E">
        <w:rPr>
          <w:color w:val="000000"/>
        </w:rPr>
        <w:t>LOINC: 2019-8</w:t>
      </w:r>
      <w:r>
        <w:rPr>
          <w:color w:val="000000"/>
        </w:rPr>
        <w:t xml:space="preserve">, </w:t>
      </w:r>
      <w:r w:rsidRPr="007F201E">
        <w:rPr>
          <w:color w:val="000000"/>
        </w:rPr>
        <w:t>LOINC: 2026-3</w:t>
      </w:r>
      <w:r>
        <w:rPr>
          <w:color w:val="000000"/>
        </w:rPr>
        <w:t xml:space="preserve">, </w:t>
      </w:r>
      <w:r w:rsidRPr="007F201E">
        <w:rPr>
          <w:color w:val="000000"/>
        </w:rPr>
        <w:t>LOINC: 32771-</w:t>
      </w:r>
      <w:proofErr w:type="gramStart"/>
      <w:r w:rsidRPr="007F201E">
        <w:rPr>
          <w:color w:val="000000"/>
        </w:rPr>
        <w:t>8</w:t>
      </w:r>
      <w:r>
        <w:rPr>
          <w:color w:val="000000"/>
        </w:rPr>
        <w:t xml:space="preserve"> )</w:t>
      </w:r>
      <w:proofErr w:type="gramEnd"/>
      <w:r>
        <w:rPr>
          <w:color w:val="000000"/>
        </w:rPr>
        <w:t xml:space="preserve"> and venous (</w:t>
      </w:r>
      <w:r>
        <w:t>LOINC: 115577-6, LOINC: 2021-4</w:t>
      </w:r>
      <w:r>
        <w:rPr>
          <w:color w:val="000000"/>
        </w:rPr>
        <w:t>) blood gasses</w:t>
      </w:r>
      <w:r w:rsidR="007257FA">
        <w:rPr>
          <w:color w:val="000000"/>
        </w:rPr>
        <w:t>.</w:t>
      </w:r>
    </w:p>
    <w:p w14:paraId="023BDD18" w14:textId="77777777" w:rsidR="000329AB" w:rsidRDefault="000329AB" w:rsidP="00014B1A">
      <w:pPr>
        <w:pStyle w:val="li1"/>
        <w:spacing w:before="0" w:beforeAutospacing="0" w:after="0" w:afterAutospacing="0"/>
        <w:rPr>
          <w:color w:val="000000"/>
        </w:rPr>
      </w:pPr>
    </w:p>
    <w:p w14:paraId="31BE02E2" w14:textId="60A7CA3F" w:rsidR="007F201E" w:rsidRPr="007F201E" w:rsidRDefault="007F201E" w:rsidP="007F201E">
      <w:pPr>
        <w:pStyle w:val="li1"/>
        <w:spacing w:before="0" w:beforeAutospacing="0" w:after="0" w:afterAutospacing="0"/>
        <w:rPr>
          <w:color w:val="000000"/>
        </w:rPr>
      </w:pPr>
      <w:r w:rsidRPr="007F201E">
        <w:rPr>
          <w:color w:val="000000"/>
        </w:rPr>
        <w:t>CO₂ was represented in two ways. First, as a categorical variable: low (</w:t>
      </w:r>
      <w:proofErr w:type="spellStart"/>
      <w:r w:rsidRPr="007F201E">
        <w:rPr>
          <w:color w:val="000000"/>
        </w:rPr>
        <w:t>PaCO</w:t>
      </w:r>
      <w:proofErr w:type="spellEnd"/>
      <w:r w:rsidRPr="007F201E">
        <w:rPr>
          <w:color w:val="000000"/>
        </w:rPr>
        <w:t xml:space="preserve">₂ </w:t>
      </w:r>
      <w:proofErr w:type="gramStart"/>
      <w:r w:rsidRPr="007F201E">
        <w:rPr>
          <w:color w:val="000000"/>
        </w:rPr>
        <w:t xml:space="preserve">&lt; </w:t>
      </w:r>
      <w:r w:rsidRPr="00C675E8">
        <w:rPr>
          <w:i/>
          <w:iCs/>
          <w:color w:val="000000"/>
        </w:rPr>
        <w:t>,</w:t>
      </w:r>
      <w:proofErr w:type="gramEnd"/>
      <w:r w:rsidRPr="00C675E8">
        <w:rPr>
          <w:i/>
          <w:iCs/>
          <w:color w:val="000000"/>
        </w:rPr>
        <w:t xml:space="preserve"> </w:t>
      </w:r>
      <w:proofErr w:type="spellStart"/>
      <w:r w:rsidRPr="00C675E8">
        <w:rPr>
          <w:i/>
          <w:iCs/>
          <w:color w:val="000000"/>
        </w:rPr>
        <w:t>PvCO</w:t>
      </w:r>
      <w:proofErr w:type="spellEnd"/>
      <w:r w:rsidRPr="00C675E8">
        <w:rPr>
          <w:i/>
          <w:iCs/>
          <w:color w:val="000000"/>
        </w:rPr>
        <w:t>₂ &lt; ), normal (–</w:t>
      </w:r>
      <w:r w:rsidRPr="007F201E">
        <w:rPr>
          <w:color w:val="000000"/>
        </w:rPr>
        <w:t xml:space="preserve"> mmHg), and high (</w:t>
      </w:r>
      <w:proofErr w:type="spellStart"/>
      <w:r w:rsidRPr="007F201E">
        <w:rPr>
          <w:color w:val="000000"/>
        </w:rPr>
        <w:t>PaCO</w:t>
      </w:r>
      <w:proofErr w:type="spellEnd"/>
      <w:r w:rsidRPr="007F201E">
        <w:rPr>
          <w:color w:val="000000"/>
        </w:rPr>
        <w:t xml:space="preserve">₂ ≥ 45 mmHg, </w:t>
      </w:r>
      <w:proofErr w:type="spellStart"/>
      <w:r w:rsidRPr="007F201E">
        <w:rPr>
          <w:color w:val="000000"/>
        </w:rPr>
        <w:t>PvCO</w:t>
      </w:r>
      <w:proofErr w:type="spellEnd"/>
      <w:r w:rsidRPr="007F201E">
        <w:rPr>
          <w:color w:val="000000"/>
        </w:rPr>
        <w:t>₂ ≥ 50 mmHg). Second, as a continuous variable using a restricted cubic spline with *** knots, allowing flexible non-linear shapes such as bends or curves.</w:t>
      </w:r>
    </w:p>
    <w:p w14:paraId="551A4F8C" w14:textId="77777777" w:rsidR="00585875" w:rsidRDefault="00585875" w:rsidP="00014B1A">
      <w:pPr>
        <w:pStyle w:val="li1"/>
        <w:spacing w:before="0" w:beforeAutospacing="0" w:after="0" w:afterAutospacing="0"/>
        <w:rPr>
          <w:color w:val="000000"/>
        </w:rPr>
      </w:pPr>
    </w:p>
    <w:p w14:paraId="59BBD1EE" w14:textId="38DFE13A" w:rsidR="00585875" w:rsidRPr="00C675E8" w:rsidRDefault="00585875" w:rsidP="00014B1A">
      <w:pPr>
        <w:pStyle w:val="NormalWeb"/>
        <w:rPr>
          <w:b/>
          <w:bCs/>
        </w:rPr>
      </w:pPr>
      <w:r w:rsidRPr="00C675E8">
        <w:rPr>
          <w:b/>
          <w:bCs/>
        </w:rPr>
        <w:t>Outcomes</w:t>
      </w:r>
    </w:p>
    <w:p w14:paraId="7D49358E" w14:textId="206D469E" w:rsidR="00585875" w:rsidDel="00796D4C" w:rsidRDefault="00796D4C" w:rsidP="00796D4C">
      <w:pPr>
        <w:pStyle w:val="NormalWeb"/>
        <w:rPr>
          <w:del w:id="131" w:author="Anila Mehta" w:date="2025-11-12T13:30:00Z"/>
        </w:rPr>
        <w:pPrChange w:id="132" w:author="Anila Mehta" w:date="2025-11-12T13:30:00Z">
          <w:pPr>
            <w:pStyle w:val="NormalWeb"/>
            <w:numPr>
              <w:numId w:val="5"/>
            </w:numPr>
            <w:ind w:left="720" w:hanging="360"/>
          </w:pPr>
        </w:pPrChange>
      </w:pPr>
      <w:ins w:id="133" w:author="Anila Mehta" w:date="2025-11-12T13:30:00Z">
        <w:r>
          <w:t>The four outcomes analyzed included h</w:t>
        </w:r>
      </w:ins>
      <w:del w:id="134" w:author="Anila Mehta" w:date="2025-11-12T13:30:00Z">
        <w:r w:rsidR="00585875" w:rsidDel="00796D4C">
          <w:delText>H</w:delText>
        </w:r>
      </w:del>
      <w:r w:rsidR="00585875">
        <w:t xml:space="preserve">ypercapnic respiratory failure diagnosis code: </w:t>
      </w:r>
      <w:r w:rsidR="00585875" w:rsidRPr="00585875">
        <w:t>ICD-10-CM codes E66.2, J96.02, J96.12, J96.22, and J96.92</w:t>
      </w:r>
      <w:ins w:id="135" w:author="Anila Mehta" w:date="2025-11-12T13:30:00Z">
        <w:r>
          <w:t>, r</w:t>
        </w:r>
      </w:ins>
    </w:p>
    <w:p w14:paraId="232B99EB" w14:textId="649150BC" w:rsidR="00585875" w:rsidDel="00796D4C" w:rsidRDefault="00585875" w:rsidP="00796D4C">
      <w:pPr>
        <w:pStyle w:val="NormalWeb"/>
        <w:rPr>
          <w:del w:id="136" w:author="Anila Mehta" w:date="2025-11-12T13:30:00Z"/>
        </w:rPr>
        <w:pPrChange w:id="137" w:author="Anila Mehta" w:date="2025-11-12T13:30:00Z">
          <w:pPr>
            <w:pStyle w:val="NormalWeb"/>
            <w:numPr>
              <w:numId w:val="5"/>
            </w:numPr>
            <w:ind w:left="720" w:hanging="360"/>
          </w:pPr>
        </w:pPrChange>
      </w:pPr>
      <w:del w:id="138" w:author="Anila Mehta" w:date="2025-11-12T13:30:00Z">
        <w:r w:rsidDel="00796D4C">
          <w:delText>R</w:delText>
        </w:r>
      </w:del>
      <w:r>
        <w:t>eceipt of non-invasive ventilation procedure code at any time during the hospitalization</w:t>
      </w:r>
      <w:ins w:id="139" w:author="Anila Mehta" w:date="2025-11-12T13:30:00Z">
        <w:r w:rsidR="00796D4C">
          <w:t>, r</w:t>
        </w:r>
      </w:ins>
    </w:p>
    <w:p w14:paraId="1290DA60" w14:textId="737A31C5" w:rsidR="00585875" w:rsidDel="00796D4C" w:rsidRDefault="00585875" w:rsidP="00796D4C">
      <w:pPr>
        <w:pStyle w:val="NormalWeb"/>
        <w:rPr>
          <w:del w:id="140" w:author="Anila Mehta" w:date="2025-11-12T13:30:00Z"/>
        </w:rPr>
        <w:pPrChange w:id="141" w:author="Anila Mehta" w:date="2025-11-12T13:30:00Z">
          <w:pPr>
            <w:pStyle w:val="NormalWeb"/>
            <w:numPr>
              <w:numId w:val="5"/>
            </w:numPr>
            <w:ind w:left="720" w:hanging="360"/>
          </w:pPr>
        </w:pPrChange>
      </w:pPr>
      <w:del w:id="142" w:author="Anila Mehta" w:date="2025-11-12T13:30:00Z">
        <w:r w:rsidDel="00796D4C">
          <w:delText>R</w:delText>
        </w:r>
      </w:del>
      <w:r>
        <w:t>eceipt of an invasive mechanical ventilation procedure code at any time during the hospitalization</w:t>
      </w:r>
      <w:ins w:id="143" w:author="Anila Mehta" w:date="2025-11-12T13:30:00Z">
        <w:r w:rsidR="00796D4C">
          <w:t xml:space="preserve"> and </w:t>
        </w:r>
      </w:ins>
    </w:p>
    <w:p w14:paraId="728443B1" w14:textId="27E458C6" w:rsidR="00585875" w:rsidRDefault="00796D4C" w:rsidP="00796D4C">
      <w:pPr>
        <w:pStyle w:val="NormalWeb"/>
        <w:pPrChange w:id="144" w:author="Anila Mehta" w:date="2025-11-12T13:30:00Z">
          <w:pPr>
            <w:pStyle w:val="NormalWeb"/>
            <w:numPr>
              <w:numId w:val="5"/>
            </w:numPr>
            <w:ind w:left="720" w:hanging="360"/>
          </w:pPr>
        </w:pPrChange>
      </w:pPr>
      <w:ins w:id="145" w:author="Anila Mehta" w:date="2025-11-12T13:30:00Z">
        <w:r>
          <w:t>a</w:t>
        </w:r>
      </w:ins>
      <w:commentRangeStart w:id="146"/>
      <w:del w:id="147" w:author="Anila Mehta" w:date="2025-11-12T13:30:00Z">
        <w:r w:rsidR="00585875" w:rsidRPr="00585875" w:rsidDel="00796D4C">
          <w:delText>A</w:delText>
        </w:r>
      </w:del>
      <w:r w:rsidR="00585875" w:rsidRPr="00585875">
        <w:t xml:space="preserve">ll-cause mortality </w:t>
      </w:r>
      <w:commentRangeEnd w:id="146"/>
      <w:r w:rsidR="00D1109E">
        <w:rPr>
          <w:rStyle w:val="CommentReference"/>
          <w:rFonts w:asciiTheme="minorHAnsi" w:eastAsiaTheme="minorHAnsi" w:hAnsiTheme="minorHAnsi" w:cstheme="minorBidi"/>
          <w:kern w:val="2"/>
          <w14:ligatures w14:val="standardContextual"/>
        </w:rPr>
        <w:commentReference w:id="146"/>
      </w:r>
      <w:r w:rsidR="00585875" w:rsidRPr="00585875">
        <w:t>within 60 days of encounter start. The 60-day window was selected based on ARDS literature, where this time point captures the greatest intervention-related mortality differences, reflecting the period when deaths attributable to respiratory failure and its management are most apparent.</w:t>
      </w:r>
      <w:del w:id="148" w:author="Anila Mehta" w:date="2025-11-12T13:30:00Z">
        <w:r w:rsidR="00585875" w:rsidRPr="00585875" w:rsidDel="00796D4C">
          <w:delText>”</w:delText>
        </w:r>
      </w:del>
    </w:p>
    <w:p w14:paraId="35F587B3" w14:textId="15DBB561" w:rsidR="00585875" w:rsidRPr="00C675E8" w:rsidRDefault="007F201E" w:rsidP="00014B1A">
      <w:pPr>
        <w:pStyle w:val="NormalWeb"/>
        <w:rPr>
          <w:b/>
          <w:bCs/>
        </w:rPr>
      </w:pPr>
      <w:r w:rsidRPr="00C675E8">
        <w:rPr>
          <w:b/>
          <w:bCs/>
        </w:rPr>
        <w:t>Statistical Modeling</w:t>
      </w:r>
    </w:p>
    <w:p w14:paraId="39C6BB4A" w14:textId="0F19B496" w:rsidR="00585875" w:rsidRDefault="00014B1A" w:rsidP="007F201E">
      <w:pPr>
        <w:pStyle w:val="NormalWeb"/>
        <w:rPr>
          <w:color w:val="000000"/>
        </w:rPr>
      </w:pPr>
      <w:r w:rsidRPr="00C65532">
        <w:rPr>
          <w:color w:val="000000"/>
        </w:rPr>
        <w:t xml:space="preserve">Separate </w:t>
      </w:r>
      <w:r w:rsidR="007F201E">
        <w:rPr>
          <w:color w:val="000000"/>
        </w:rPr>
        <w:t xml:space="preserve">simple </w:t>
      </w:r>
      <w:r w:rsidRPr="00C65532">
        <w:rPr>
          <w:color w:val="000000"/>
        </w:rPr>
        <w:t xml:space="preserve">logistic regression models were </w:t>
      </w:r>
      <w:r w:rsidR="007F201E">
        <w:rPr>
          <w:color w:val="000000"/>
        </w:rPr>
        <w:t xml:space="preserve">fit </w:t>
      </w:r>
      <w:r w:rsidRPr="00C65532">
        <w:rPr>
          <w:color w:val="000000"/>
        </w:rPr>
        <w:t xml:space="preserve">to evaluate the association between </w:t>
      </w:r>
      <w:proofErr w:type="spellStart"/>
      <w:r w:rsidRPr="00C65532">
        <w:rPr>
          <w:color w:val="000000"/>
        </w:rPr>
        <w:t>pCO</w:t>
      </w:r>
      <w:proofErr w:type="spellEnd"/>
      <w:r w:rsidRPr="00C65532">
        <w:rPr>
          <w:color w:val="000000"/>
        </w:rPr>
        <w:t xml:space="preserve">₂ category (below normal, normal, above normal) and each </w:t>
      </w:r>
      <w:r>
        <w:rPr>
          <w:color w:val="000000"/>
        </w:rPr>
        <w:t xml:space="preserve">of the four </w:t>
      </w:r>
      <w:r w:rsidRPr="00C65532">
        <w:rPr>
          <w:color w:val="000000"/>
        </w:rPr>
        <w:t>outcome</w:t>
      </w:r>
      <w:r>
        <w:rPr>
          <w:color w:val="000000"/>
        </w:rPr>
        <w:t>s listed above</w:t>
      </w:r>
      <w:r w:rsidR="007F201E">
        <w:rPr>
          <w:color w:val="000000"/>
        </w:rPr>
        <w:t xml:space="preserve"> and no adjustment for additional variables</w:t>
      </w:r>
      <w:r w:rsidRPr="00C65532">
        <w:rPr>
          <w:color w:val="000000"/>
        </w:rPr>
        <w:t>. Odds ratios (</w:t>
      </w:r>
      <w:proofErr w:type="spellStart"/>
      <w:r w:rsidRPr="00C65532">
        <w:rPr>
          <w:color w:val="000000"/>
        </w:rPr>
        <w:t>O</w:t>
      </w:r>
      <w:r w:rsidR="00023368" w:rsidRPr="00C65532">
        <w:rPr>
          <w:color w:val="000000"/>
        </w:rPr>
        <w:t>r</w:t>
      </w:r>
      <w:r w:rsidRPr="00C65532">
        <w:rPr>
          <w:color w:val="000000"/>
        </w:rPr>
        <w:t>s</w:t>
      </w:r>
      <w:proofErr w:type="spellEnd"/>
      <w:r w:rsidRPr="00C65532">
        <w:rPr>
          <w:color w:val="000000"/>
        </w:rPr>
        <w:t>) with 95% confidence intervals (C</w:t>
      </w:r>
      <w:r w:rsidR="00023368" w:rsidRPr="00C65532">
        <w:rPr>
          <w:color w:val="000000"/>
        </w:rPr>
        <w:t>i</w:t>
      </w:r>
      <w:r w:rsidRPr="00C65532">
        <w:rPr>
          <w:color w:val="000000"/>
        </w:rPr>
        <w:t>s) were calculated, using the</w:t>
      </w:r>
      <w:r w:rsidRPr="00C65532">
        <w:rPr>
          <w:rStyle w:val="apple-converted-space"/>
          <w:color w:val="000000"/>
        </w:rPr>
        <w:t> </w:t>
      </w:r>
      <w:r w:rsidRPr="008623B4">
        <w:rPr>
          <w:rStyle w:val="Emphasis"/>
          <w:i w:val="0"/>
          <w:iCs w:val="0"/>
          <w:color w:val="000000"/>
        </w:rPr>
        <w:t xml:space="preserve">normal </w:t>
      </w:r>
      <w:proofErr w:type="spellStart"/>
      <w:r w:rsidRPr="008623B4">
        <w:rPr>
          <w:rStyle w:val="Emphasis"/>
          <w:i w:val="0"/>
          <w:iCs w:val="0"/>
          <w:color w:val="000000"/>
        </w:rPr>
        <w:t>pCO</w:t>
      </w:r>
      <w:proofErr w:type="spellEnd"/>
      <w:r w:rsidRPr="008623B4">
        <w:rPr>
          <w:rStyle w:val="Emphasis"/>
          <w:i w:val="0"/>
          <w:iCs w:val="0"/>
          <w:color w:val="000000"/>
        </w:rPr>
        <w:t>₂</w:t>
      </w:r>
      <w:r w:rsidRPr="00C65532">
        <w:rPr>
          <w:rStyle w:val="apple-converted-space"/>
          <w:color w:val="000000"/>
        </w:rPr>
        <w:t> </w:t>
      </w:r>
      <w:r w:rsidRPr="00C65532">
        <w:rPr>
          <w:color w:val="000000"/>
        </w:rPr>
        <w:t>group as the reference. Odds ratios from categorical models were displayed using forest plots on a logarithmic scale, stratified by cohort.</w:t>
      </w:r>
      <w:r w:rsidR="007F201E">
        <w:rPr>
          <w:color w:val="000000"/>
        </w:rPr>
        <w:t xml:space="preserve"> An additional set of </w:t>
      </w:r>
      <w:r w:rsidR="00CF2F66">
        <w:rPr>
          <w:color w:val="000000"/>
        </w:rPr>
        <w:t>four</w:t>
      </w:r>
      <w:r w:rsidR="007F201E">
        <w:rPr>
          <w:color w:val="000000"/>
        </w:rPr>
        <w:t xml:space="preserve"> simple logistic regression models were </w:t>
      </w:r>
      <w:r w:rsidR="007F201E" w:rsidRPr="001F3608">
        <w:rPr>
          <w:rFonts w:eastAsiaTheme="majorEastAsia"/>
          <w:color w:val="000000"/>
        </w:rPr>
        <w:t>fit using</w:t>
      </w:r>
      <w:r w:rsidR="007F201E">
        <w:rPr>
          <w:rFonts w:eastAsiaTheme="majorEastAsia"/>
          <w:b/>
          <w:bCs/>
          <w:color w:val="000000"/>
          <w:kern w:val="2"/>
          <w14:ligatures w14:val="standardContextual"/>
        </w:rPr>
        <w:t xml:space="preserve"> </w:t>
      </w:r>
      <w:r w:rsidR="00585875" w:rsidRPr="00C65532">
        <w:rPr>
          <w:color w:val="000000"/>
        </w:rPr>
        <w:t xml:space="preserve">restricted cubic splines. </w:t>
      </w:r>
      <w:r w:rsidR="007F201E">
        <w:rPr>
          <w:color w:val="000000"/>
        </w:rPr>
        <w:t>Conditional p</w:t>
      </w:r>
      <w:r w:rsidR="00585875" w:rsidRPr="00C65532">
        <w:rPr>
          <w:color w:val="000000"/>
        </w:rPr>
        <w:t xml:space="preserve">redicted probabilities of each outcome were estimated across the full observed range of </w:t>
      </w:r>
      <w:proofErr w:type="spellStart"/>
      <w:r w:rsidR="00585875" w:rsidRPr="00C65532">
        <w:rPr>
          <w:color w:val="000000"/>
        </w:rPr>
        <w:t>pCO</w:t>
      </w:r>
      <w:proofErr w:type="spellEnd"/>
      <w:r w:rsidR="00585875" w:rsidRPr="00C65532">
        <w:rPr>
          <w:color w:val="000000"/>
        </w:rPr>
        <w:t xml:space="preserve">₂ values, with 95% confidence </w:t>
      </w:r>
      <w:r w:rsidR="00585875">
        <w:rPr>
          <w:color w:val="000000"/>
        </w:rPr>
        <w:t>intervals</w:t>
      </w:r>
      <w:r w:rsidR="00585875" w:rsidRPr="00C65532">
        <w:rPr>
          <w:color w:val="000000"/>
        </w:rPr>
        <w:t xml:space="preserve">. </w:t>
      </w:r>
    </w:p>
    <w:p w14:paraId="382A17C3" w14:textId="44C7BA96" w:rsidR="00366EC5" w:rsidRPr="00366EC5" w:rsidRDefault="00366EC5" w:rsidP="00366EC5">
      <w:pPr>
        <w:pStyle w:val="NormalWeb"/>
        <w:rPr>
          <w:color w:val="000000"/>
        </w:rPr>
      </w:pPr>
      <w:r w:rsidRPr="00366EC5">
        <w:rPr>
          <w:color w:val="000000"/>
        </w:rPr>
        <w:t xml:space="preserve">To address differences in the types of patients who receive arterial versus venous blood gas sampling, we applied </w:t>
      </w:r>
      <w:r w:rsidRPr="00C675E8">
        <w:rPr>
          <w:color w:val="000000"/>
        </w:rPr>
        <w:t>inverse probability of selection weights (IPSWs)</w:t>
      </w:r>
      <w:r w:rsidRPr="00366EC5">
        <w:rPr>
          <w:color w:val="000000"/>
        </w:rPr>
        <w:t xml:space="preserve">. This approach estimates each patient’s likelihood of receiving a blood gas based on observed covariates. Patients who were unlikely to be tested but nonetheless had a blood gas drawn are </w:t>
      </w:r>
      <w:proofErr w:type="gramStart"/>
      <w:r w:rsidRPr="00366EC5">
        <w:rPr>
          <w:color w:val="000000"/>
        </w:rPr>
        <w:t>up-weighted</w:t>
      </w:r>
      <w:proofErr w:type="gramEnd"/>
      <w:r w:rsidRPr="00366EC5">
        <w:rPr>
          <w:color w:val="000000"/>
        </w:rPr>
        <w:t xml:space="preserve">, representing similar patients in the population who were not sampled. Separate models were </w:t>
      </w:r>
      <w:r>
        <w:rPr>
          <w:color w:val="000000"/>
        </w:rPr>
        <w:t>created to model</w:t>
      </w:r>
      <w:r w:rsidRPr="00366EC5">
        <w:rPr>
          <w:color w:val="000000"/>
        </w:rPr>
        <w:t xml:space="preserve"> </w:t>
      </w:r>
      <w:r>
        <w:rPr>
          <w:color w:val="000000"/>
        </w:rPr>
        <w:t xml:space="preserve">propensity to receive </w:t>
      </w:r>
      <w:r w:rsidRPr="00366EC5">
        <w:rPr>
          <w:color w:val="000000"/>
        </w:rPr>
        <w:t xml:space="preserve">ABG </w:t>
      </w:r>
      <w:r>
        <w:rPr>
          <w:color w:val="000000"/>
        </w:rPr>
        <w:t xml:space="preserve">testing and propensity to receive </w:t>
      </w:r>
      <w:r w:rsidRPr="00366EC5">
        <w:rPr>
          <w:color w:val="000000"/>
        </w:rPr>
        <w:t>VBG testing</w:t>
      </w:r>
      <w:r>
        <w:rPr>
          <w:color w:val="000000"/>
        </w:rPr>
        <w:t xml:space="preserve">. Patients who received ABG testing were then re-weighted by the ABG propensity to approximate the target population of patients with any reason to suspect hypercapnia. Patients who underwent VBG testing were then reweighted to the same population. </w:t>
      </w:r>
      <w:r w:rsidRPr="00366EC5">
        <w:rPr>
          <w:color w:val="000000"/>
        </w:rPr>
        <w:t>The result</w:t>
      </w:r>
      <w:r>
        <w:rPr>
          <w:color w:val="000000"/>
        </w:rPr>
        <w:t xml:space="preserve">ing reweighted samples </w:t>
      </w:r>
      <w:r w:rsidR="00CF2F66">
        <w:rPr>
          <w:color w:val="000000"/>
        </w:rPr>
        <w:t xml:space="preserve">to </w:t>
      </w:r>
      <w:r>
        <w:rPr>
          <w:color w:val="000000"/>
        </w:rPr>
        <w:t xml:space="preserve">the same target populations </w:t>
      </w:r>
      <w:r w:rsidRPr="00366EC5">
        <w:rPr>
          <w:color w:val="000000"/>
        </w:rPr>
        <w:t>allow</w:t>
      </w:r>
      <w:r>
        <w:rPr>
          <w:color w:val="000000"/>
        </w:rPr>
        <w:t>s</w:t>
      </w:r>
      <w:r w:rsidRPr="00366EC5">
        <w:rPr>
          <w:color w:val="000000"/>
        </w:rPr>
        <w:t xml:space="preserve"> </w:t>
      </w:r>
      <w:r>
        <w:rPr>
          <w:color w:val="000000"/>
        </w:rPr>
        <w:t xml:space="preserve">for </w:t>
      </w:r>
      <w:r w:rsidRPr="00366EC5">
        <w:rPr>
          <w:color w:val="000000"/>
        </w:rPr>
        <w:t xml:space="preserve">comparisons of prognostic significance </w:t>
      </w:r>
      <w:r>
        <w:rPr>
          <w:color w:val="000000"/>
        </w:rPr>
        <w:t>while adjusting for differences in the types of patients sampled</w:t>
      </w:r>
      <w:r w:rsidRPr="00366EC5">
        <w:rPr>
          <w:color w:val="000000"/>
        </w:rPr>
        <w:t>.</w:t>
      </w:r>
    </w:p>
    <w:p w14:paraId="443572E1" w14:textId="1B6E75DB" w:rsidR="00014B1A" w:rsidRDefault="00014B1A" w:rsidP="00014B1A">
      <w:pPr>
        <w:pStyle w:val="NormalWeb"/>
        <w:rPr>
          <w:color w:val="000000"/>
        </w:rPr>
      </w:pPr>
      <w:r w:rsidRPr="00C65532">
        <w:rPr>
          <w:color w:val="000000"/>
        </w:rPr>
        <w:lastRenderedPageBreak/>
        <w:t xml:space="preserve">Propensity scores were estimated </w:t>
      </w:r>
      <w:r w:rsidR="007A56D7">
        <w:rPr>
          <w:color w:val="000000"/>
        </w:rPr>
        <w:t xml:space="preserve">by modeling the </w:t>
      </w:r>
      <w:r w:rsidRPr="00C65532">
        <w:rPr>
          <w:color w:val="000000"/>
        </w:rPr>
        <w:t xml:space="preserve">likelihood of </w:t>
      </w:r>
      <w:r>
        <w:rPr>
          <w:color w:val="000000"/>
        </w:rPr>
        <w:t xml:space="preserve">obtaining an arterial or venous blood gas, </w:t>
      </w:r>
      <w:r w:rsidRPr="00C65532">
        <w:rPr>
          <w:color w:val="000000"/>
        </w:rPr>
        <w:t xml:space="preserve">belonging to each cohort based on </w:t>
      </w:r>
      <w:r w:rsidR="0042458F">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sidR="007A56D7">
        <w:rPr>
          <w:color w:val="000000"/>
        </w:rPr>
        <w:t>diagnosed on or before the index encounter</w:t>
      </w:r>
      <w:r w:rsidR="0042458F">
        <w:rPr>
          <w:color w:val="000000"/>
        </w:rPr>
        <w:t xml:space="preserve">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w:t>
      </w:r>
      <w:r w:rsidR="007A56D7">
        <w:rPr>
          <w:color w:val="000000"/>
        </w:rPr>
        <w:t xml:space="preserve"> triage</w:t>
      </w:r>
      <w:r>
        <w:rPr>
          <w:color w:val="000000"/>
        </w:rPr>
        <w:t xml:space="preserve"> vital signs and basic initial labs</w:t>
      </w:r>
      <w:r w:rsidR="007A56D7">
        <w:rPr>
          <w:color w:val="000000"/>
        </w:rPr>
        <w:t>. Propensities were estimated using extreme gradient boosting machines (</w:t>
      </w:r>
      <w:proofErr w:type="spellStart"/>
      <w:r w:rsidR="007A56D7">
        <w:rPr>
          <w:color w:val="000000"/>
        </w:rPr>
        <w:t>XGBoost</w:t>
      </w:r>
      <w:proofErr w:type="spellEnd"/>
      <w:r w:rsidR="007A56D7">
        <w:rPr>
          <w:color w:val="000000"/>
        </w:rPr>
        <w:t>; *** parameter settings), a machine learning algorithm that natively handles non-linearities and missing data</w:t>
      </w:r>
      <w:r w:rsidRPr="00C65532">
        <w:rPr>
          <w:color w:val="000000"/>
        </w:rPr>
        <w:t xml:space="preserve">. Weights were </w:t>
      </w:r>
      <w:proofErr w:type="spellStart"/>
      <w:r w:rsidR="007A56D7">
        <w:rPr>
          <w:color w:val="000000"/>
        </w:rPr>
        <w:t>windsorized</w:t>
      </w:r>
      <w:proofErr w:type="spellEnd"/>
      <w:r w:rsidR="007A56D7">
        <w:rPr>
          <w:color w:val="000000"/>
        </w:rPr>
        <w:t xml:space="preserve"> (truncated) at the </w:t>
      </w:r>
      <w:r w:rsidR="007A56D7" w:rsidRPr="00796D4C">
        <w:rPr>
          <w:color w:val="000000"/>
          <w:highlight w:val="yellow"/>
          <w:rPrChange w:id="149" w:author="Anila Mehta" w:date="2025-11-12T13:31:00Z">
            <w:rPr>
              <w:color w:val="000000"/>
            </w:rPr>
          </w:rPrChange>
        </w:rPr>
        <w:t>1</w:t>
      </w:r>
      <w:r w:rsidR="007A56D7" w:rsidRPr="00796D4C">
        <w:rPr>
          <w:color w:val="000000"/>
          <w:highlight w:val="yellow"/>
          <w:vertAlign w:val="superscript"/>
          <w:rPrChange w:id="150" w:author="Anila Mehta" w:date="2025-11-12T13:31:00Z">
            <w:rPr>
              <w:color w:val="000000"/>
              <w:vertAlign w:val="superscript"/>
            </w:rPr>
          </w:rPrChange>
        </w:rPr>
        <w:t>st</w:t>
      </w:r>
      <w:r w:rsidR="007A56D7" w:rsidRPr="00796D4C">
        <w:rPr>
          <w:color w:val="000000"/>
          <w:highlight w:val="yellow"/>
          <w:rPrChange w:id="151" w:author="Anila Mehta" w:date="2025-11-12T13:31:00Z">
            <w:rPr>
              <w:color w:val="000000"/>
            </w:rPr>
          </w:rPrChange>
        </w:rPr>
        <w:t xml:space="preserve"> </w:t>
      </w:r>
      <w:r w:rsidRPr="00796D4C">
        <w:rPr>
          <w:color w:val="000000"/>
          <w:highlight w:val="yellow"/>
          <w:rPrChange w:id="152" w:author="Anila Mehta" w:date="2025-11-12T13:31:00Z">
            <w:rPr>
              <w:color w:val="000000"/>
            </w:rPr>
          </w:rPrChange>
        </w:rPr>
        <w:t>percentiles</w:t>
      </w:r>
      <w:r w:rsidRPr="00C65532">
        <w:rPr>
          <w:color w:val="000000"/>
        </w:rPr>
        <w:t xml:space="preserve"> to</w:t>
      </w:r>
      <w:r w:rsidR="007A56D7">
        <w:rPr>
          <w:color w:val="000000"/>
        </w:rPr>
        <w:t xml:space="preserve"> avoid unstable weights and patients who may have had no realistic chance of receiving blood gas sampling. </w:t>
      </w:r>
      <w:r w:rsidRPr="00C65532">
        <w:rPr>
          <w:color w:val="000000"/>
        </w:rPr>
        <w:t xml:space="preserve">Covariate balance was evaluated using standardized mean differences, with &lt;0.1 indicating acceptable balance. </w:t>
      </w:r>
      <w:r>
        <w:rPr>
          <w:color w:val="000000"/>
        </w:rPr>
        <w:t>Additionally, p</w:t>
      </w:r>
      <w:r w:rsidRPr="00C65532">
        <w:rPr>
          <w:color w:val="000000"/>
        </w:rPr>
        <w:t>ropensity score distributions were compared graphically to assess overlap between groups before and after weighting.</w:t>
      </w:r>
    </w:p>
    <w:p w14:paraId="5C65A452" w14:textId="14B12544" w:rsidR="0001686B" w:rsidRPr="00C65532" w:rsidRDefault="00474628" w:rsidP="00014B1A">
      <w:pPr>
        <w:pStyle w:val="NormalWeb"/>
        <w:rPr>
          <w:color w:val="000000"/>
        </w:rPr>
      </w:pPr>
      <w:r>
        <w:rPr>
          <w:color w:val="000000"/>
        </w:rPr>
        <w:t xml:space="preserve">Model interpretability was evaluated using both global feature importance and SHAP (Shapley additive explanations) analyses. Global feature importance, derived from the gradient boosted model’s relative influence scores, quantified each covariate’s overall contribution to model performance across the training distribution. To complement this, SHAP values were computed to provide local, signed attributions for </w:t>
      </w:r>
      <w:proofErr w:type="gramStart"/>
      <w:r>
        <w:rPr>
          <w:color w:val="000000"/>
        </w:rPr>
        <w:t>each individual</w:t>
      </w:r>
      <w:proofErr w:type="gramEnd"/>
      <w:r>
        <w:rPr>
          <w:color w:val="000000"/>
        </w:rPr>
        <w:t xml:space="preserve">, indicating how much each feature increased or decreased the log-odds of receiving an ABG or VBG relative to the model baseline. Global SHAP summaries, calculated as the mean absolute SHAP value across all observations, captured the typical magnitude of each feature’s effect on predictions and allowed directional interpretation of feature influence.  </w:t>
      </w:r>
    </w:p>
    <w:p w14:paraId="0ED7E16B" w14:textId="031FB00A" w:rsidR="00014B1A" w:rsidRDefault="007F201E" w:rsidP="00014B1A">
      <w:pPr>
        <w:pStyle w:val="p2"/>
        <w:spacing w:before="0" w:beforeAutospacing="0" w:after="0" w:afterAutospacing="0"/>
        <w:rPr>
          <w:color w:val="000000"/>
        </w:rPr>
      </w:pPr>
      <w:r>
        <w:rPr>
          <w:color w:val="000000"/>
        </w:rPr>
        <w:t xml:space="preserve">Software: </w:t>
      </w:r>
      <w:r>
        <w:rPr>
          <w:color w:val="000000"/>
          <w:u w:val="single"/>
        </w:rPr>
        <w:t xml:space="preserve">R version ***, using packages rms, </w:t>
      </w:r>
      <w:proofErr w:type="spellStart"/>
      <w:r>
        <w:rPr>
          <w:color w:val="000000"/>
          <w:u w:val="single"/>
        </w:rPr>
        <w:t>weightit</w:t>
      </w:r>
      <w:proofErr w:type="spellEnd"/>
      <w:r>
        <w:rPr>
          <w:color w:val="000000"/>
          <w:u w:val="single"/>
        </w:rPr>
        <w:t xml:space="preserve"> ***</w:t>
      </w:r>
      <w:r w:rsidR="00014B1A" w:rsidRPr="00623125">
        <w:rPr>
          <w:color w:val="000000"/>
        </w:rPr>
        <w:t> </w:t>
      </w:r>
    </w:p>
    <w:p w14:paraId="48A5BDA5" w14:textId="47D57AEE" w:rsidR="007A56D7" w:rsidRDefault="007A56D7" w:rsidP="00014B1A">
      <w:pPr>
        <w:pStyle w:val="p2"/>
        <w:spacing w:before="0" w:beforeAutospacing="0" w:after="0" w:afterAutospacing="0"/>
        <w:rPr>
          <w:color w:val="000000"/>
        </w:rPr>
      </w:pPr>
      <w:r>
        <w:rPr>
          <w:color w:val="000000"/>
        </w:rPr>
        <w:t xml:space="preserve">Code is available at </w:t>
      </w:r>
      <w:commentRangeStart w:id="153"/>
      <w:commentRangeStart w:id="154"/>
      <w:r>
        <w:rPr>
          <w:color w:val="000000"/>
        </w:rPr>
        <w:t>***</w:t>
      </w:r>
      <w:commentRangeEnd w:id="153"/>
      <w:r>
        <w:rPr>
          <w:rStyle w:val="CommentReference"/>
          <w:rFonts w:asciiTheme="minorHAnsi" w:eastAsiaTheme="minorHAnsi" w:hAnsiTheme="minorHAnsi" w:cstheme="minorBidi"/>
          <w:kern w:val="2"/>
          <w14:ligatures w14:val="standardContextual"/>
        </w:rPr>
        <w:commentReference w:id="153"/>
      </w:r>
      <w:commentRangeEnd w:id="154"/>
      <w:r w:rsidR="009329C5">
        <w:rPr>
          <w:rStyle w:val="CommentReference"/>
          <w:rFonts w:asciiTheme="minorHAnsi" w:eastAsiaTheme="minorHAnsi" w:hAnsiTheme="minorHAnsi" w:cstheme="minorBidi"/>
          <w:kern w:val="2"/>
          <w14:ligatures w14:val="standardContextual"/>
        </w:rPr>
        <w:commentReference w:id="154"/>
      </w:r>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r w:rsidRPr="00656FB1">
        <w:rPr>
          <w:b/>
          <w:bCs/>
          <w:color w:val="000000"/>
          <w:u w:val="single"/>
        </w:rPr>
        <w:t>Results:</w:t>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71F46EBB" w14:textId="53C35410" w:rsidR="00585875" w:rsidRDefault="00014B1A" w:rsidP="001F3608">
      <w:pPr>
        <w:pStyle w:val="p2"/>
        <w:spacing w:before="0" w:beforeAutospacing="0" w:after="0" w:afterAutospacing="0"/>
        <w:rPr>
          <w:color w:val="000000"/>
        </w:rPr>
      </w:pPr>
      <w:r>
        <w:rPr>
          <w:color w:val="000000"/>
        </w:rPr>
        <w:t xml:space="preserve">A total of </w:t>
      </w:r>
      <w:r w:rsidR="0042458F">
        <w:rPr>
          <w:color w:val="000000"/>
        </w:rPr>
        <w:t>***</w:t>
      </w:r>
      <w:r w:rsidR="006F20D0" w:rsidRPr="00130945">
        <w:rPr>
          <w:color w:val="000000"/>
        </w:rPr>
        <w:t xml:space="preserve"> </w:t>
      </w:r>
      <w:r>
        <w:rPr>
          <w:color w:val="000000"/>
        </w:rPr>
        <w:t>patients met inclusion criteria for the study</w:t>
      </w:r>
      <w:r w:rsidR="00A52488">
        <w:rPr>
          <w:color w:val="000000"/>
        </w:rPr>
        <w:t xml:space="preserve">, see figure </w:t>
      </w:r>
      <w:commentRangeStart w:id="155"/>
      <w:r w:rsidR="00A52488">
        <w:rPr>
          <w:color w:val="000000"/>
        </w:rPr>
        <w:t>CONSORT</w:t>
      </w:r>
      <w:commentRangeEnd w:id="155"/>
      <w:r w:rsidR="00A52488">
        <w:rPr>
          <w:rStyle w:val="CommentReference"/>
          <w:rFonts w:asciiTheme="minorHAnsi" w:eastAsiaTheme="minorHAnsi" w:hAnsiTheme="minorHAnsi" w:cstheme="minorBidi"/>
          <w:kern w:val="2"/>
          <w14:ligatures w14:val="standardContextual"/>
        </w:rPr>
        <w:commentReference w:id="155"/>
      </w:r>
      <w:r>
        <w:rPr>
          <w:color w:val="000000"/>
        </w:rPr>
        <w:t xml:space="preserve">. Patients were categorized according to blood gas type and the presence or absence of hypercapnia, resulting in six analytic groups. Baseline demographic and clinical characteristics for these groups are summarized in Table </w:t>
      </w:r>
      <w:r w:rsidR="00A90844">
        <w:rPr>
          <w:color w:val="000000"/>
        </w:rPr>
        <w:t>1 and 2</w:t>
      </w:r>
      <w:r>
        <w:rPr>
          <w:color w:val="000000"/>
        </w:rPr>
        <w:t xml:space="preserve">. </w:t>
      </w:r>
    </w:p>
    <w:p w14:paraId="39A71983" w14:textId="77777777" w:rsidR="001F3608" w:rsidRDefault="001F3608" w:rsidP="00130945">
      <w:pPr>
        <w:pStyle w:val="p2"/>
        <w:spacing w:before="0" w:beforeAutospacing="0" w:after="0" w:afterAutospacing="0"/>
        <w:rPr>
          <w:color w:val="000000"/>
        </w:rPr>
      </w:pPr>
    </w:p>
    <w:p w14:paraId="192E82A2" w14:textId="077CDABC" w:rsidR="00014B1A" w:rsidRDefault="00A90844" w:rsidP="00014B1A">
      <w:pPr>
        <w:pStyle w:val="p2"/>
        <w:spacing w:before="0" w:beforeAutospacing="0" w:after="0" w:afterAutospacing="0"/>
        <w:rPr>
          <w:color w:val="000000"/>
        </w:rPr>
      </w:pPr>
      <w:r>
        <w:rPr>
          <w:color w:val="000000"/>
        </w:rPr>
        <w:t>***Add description of Table 1 and 2***</w:t>
      </w:r>
    </w:p>
    <w:p w14:paraId="466FEBDE" w14:textId="77777777" w:rsidR="00A52488" w:rsidRDefault="00A52488" w:rsidP="00014B1A">
      <w:pPr>
        <w:pStyle w:val="p2"/>
        <w:spacing w:before="0" w:beforeAutospacing="0" w:after="0" w:afterAutospacing="0"/>
        <w:rPr>
          <w:color w:val="000000"/>
        </w:rPr>
      </w:pPr>
    </w:p>
    <w:p w14:paraId="682A6C77" w14:textId="77777777" w:rsidR="00585875" w:rsidRDefault="00585875" w:rsidP="00014B1A">
      <w:pPr>
        <w:pStyle w:val="p2"/>
        <w:spacing w:before="0" w:beforeAutospacing="0" w:after="0" w:afterAutospacing="0"/>
        <w:rPr>
          <w:color w:val="000000"/>
        </w:rPr>
      </w:pPr>
    </w:p>
    <w:p w14:paraId="329E7EB0" w14:textId="77777777" w:rsidR="00585875" w:rsidRDefault="00585875" w:rsidP="00014B1A">
      <w:pPr>
        <w:pStyle w:val="p2"/>
        <w:spacing w:before="0" w:beforeAutospacing="0" w:after="0" w:afterAutospacing="0"/>
        <w:rPr>
          <w:color w:val="000000"/>
        </w:rPr>
      </w:pPr>
    </w:p>
    <w:p w14:paraId="28564124" w14:textId="77777777" w:rsidR="00014B1A" w:rsidRPr="0054705A" w:rsidRDefault="00014B1A" w:rsidP="00014B1A">
      <w:pPr>
        <w:pStyle w:val="p2"/>
        <w:spacing w:before="0" w:beforeAutospacing="0" w:after="0" w:afterAutospacing="0"/>
        <w:rPr>
          <w:color w:val="000000"/>
        </w:rPr>
      </w:pPr>
    </w:p>
    <w:p w14:paraId="100DD613" w14:textId="59CB58B0"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w:t>
      </w:r>
      <w:proofErr w:type="gramStart"/>
      <w:r w:rsidR="00D762CE">
        <w:rPr>
          <w:b/>
          <w:bCs/>
          <w:color w:val="000000"/>
        </w:rPr>
        <w:t xml:space="preserve">demographics, </w:t>
      </w:r>
      <w:r>
        <w:rPr>
          <w:b/>
          <w:bCs/>
          <w:color w:val="000000"/>
        </w:rPr>
        <w:t xml:space="preserve"> </w:t>
      </w:r>
      <w:r w:rsidR="00D762CE">
        <w:rPr>
          <w:b/>
          <w:bCs/>
          <w:color w:val="000000"/>
        </w:rPr>
        <w:t>comorbidities</w:t>
      </w:r>
      <w:proofErr w:type="gramEnd"/>
      <w:r w:rsidR="00D762CE">
        <w:rPr>
          <w:b/>
          <w:bCs/>
          <w:color w:val="000000"/>
        </w:rPr>
        <w:t xml:space="preserve"> and </w:t>
      </w:r>
      <w:proofErr w:type="spellStart"/>
      <w:r w:rsidR="00B21F6A" w:rsidRPr="00130945">
        <w:rPr>
          <w:b/>
          <w:bCs/>
          <w:color w:val="000000"/>
        </w:rPr>
        <w:t>pCO</w:t>
      </w:r>
      <w:proofErr w:type="spellEnd"/>
      <w:r w:rsidR="00B21F6A" w:rsidRPr="00130945">
        <w:rPr>
          <w:b/>
          <w:bCs/>
          <w:color w:val="000000"/>
        </w:rPr>
        <w:t>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four groups depending on the blood gas received or not received. </w:t>
      </w:r>
    </w:p>
    <w:p w14:paraId="0FDF8276" w14:textId="77777777" w:rsidR="00A90844" w:rsidRDefault="00A90844" w:rsidP="00014B1A">
      <w:pPr>
        <w:pStyle w:val="li1"/>
        <w:spacing w:before="0" w:beforeAutospacing="0" w:after="0" w:afterAutospacing="0"/>
        <w:rPr>
          <w:b/>
          <w:bCs/>
          <w:color w:val="000000"/>
        </w:rPr>
      </w:pPr>
    </w:p>
    <w:p w14:paraId="3DF373EA" w14:textId="77777777" w:rsidR="00014B1A" w:rsidRDefault="00014B1A" w:rsidP="00014B1A">
      <w:pPr>
        <w:pStyle w:val="li1"/>
        <w:spacing w:before="0" w:beforeAutospacing="0" w:after="0" w:afterAutospacing="0"/>
        <w:rPr>
          <w:b/>
          <w:bCs/>
          <w:color w:val="000000"/>
        </w:rPr>
      </w:pPr>
    </w:p>
    <w:p w14:paraId="3FB2AF73" w14:textId="72584B82" w:rsidR="00014B1A" w:rsidRDefault="00014B1A" w:rsidP="00014B1A">
      <w:pPr>
        <w:pStyle w:val="li1"/>
        <w:spacing w:before="0" w:beforeAutospacing="0" w:after="0" w:afterAutospacing="0"/>
        <w:rPr>
          <w:b/>
          <w:bCs/>
          <w:color w:val="000000"/>
        </w:rPr>
      </w:pPr>
    </w:p>
    <w:p w14:paraId="4501A7A4" w14:textId="77777777" w:rsidR="00014B1A" w:rsidRDefault="00014B1A" w:rsidP="00014B1A">
      <w:pPr>
        <w:pStyle w:val="li1"/>
        <w:spacing w:before="0" w:beforeAutospacing="0" w:after="0" w:afterAutospacing="0"/>
        <w:rPr>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5C5B47B7" w:rsidR="00014B1A" w:rsidRPr="008165D9" w:rsidRDefault="00014B1A" w:rsidP="00014B1A">
      <w:pPr>
        <w:pStyle w:val="li1"/>
        <w:spacing w:before="0" w:beforeAutospacing="0" w:after="0" w:afterAutospacing="0"/>
        <w:rPr>
          <w:b/>
          <w:bCs/>
          <w:color w:val="000000"/>
        </w:rPr>
      </w:pPr>
      <w:r>
        <w:rPr>
          <w:b/>
          <w:bCs/>
          <w:color w:val="000000"/>
        </w:rPr>
        <w:t xml:space="preserve">Table </w:t>
      </w:r>
      <w:r w:rsidR="00A90844">
        <w:rPr>
          <w:b/>
          <w:bCs/>
          <w:color w:val="000000"/>
        </w:rPr>
        <w:t>2</w:t>
      </w:r>
      <w:r>
        <w:rPr>
          <w:b/>
          <w:bCs/>
          <w:color w:val="000000"/>
        </w:rPr>
        <w:t xml:space="preserve">: </w:t>
      </w:r>
      <w:r w:rsidR="00D762CE" w:rsidRPr="00D762CE">
        <w:rPr>
          <w:b/>
          <w:bCs/>
          <w:color w:val="000000"/>
        </w:rPr>
        <w:t xml:space="preserve"> </w:t>
      </w:r>
      <w:r w:rsidR="00A90844">
        <w:rPr>
          <w:b/>
          <w:bCs/>
          <w:color w:val="000000"/>
        </w:rPr>
        <w:t xml:space="preserve">Baseline Characteristics including </w:t>
      </w:r>
      <w:proofErr w:type="gramStart"/>
      <w:r w:rsidR="00A90844">
        <w:rPr>
          <w:b/>
          <w:bCs/>
          <w:color w:val="000000"/>
        </w:rPr>
        <w:t>demographics,  comorbidities</w:t>
      </w:r>
      <w:proofErr w:type="gramEnd"/>
      <w:r w:rsidR="00A90844">
        <w:rPr>
          <w:b/>
          <w:bCs/>
          <w:color w:val="000000"/>
        </w:rPr>
        <w:t xml:space="preserve"> and </w:t>
      </w:r>
      <w:proofErr w:type="spellStart"/>
      <w:r w:rsidR="00A90844" w:rsidRPr="00D50D21">
        <w:rPr>
          <w:b/>
          <w:bCs/>
          <w:color w:val="000000"/>
        </w:rPr>
        <w:t>pCO</w:t>
      </w:r>
      <w:proofErr w:type="spellEnd"/>
      <w:r w:rsidR="00A90844" w:rsidRPr="00D50D21">
        <w:rPr>
          <w:b/>
          <w:bCs/>
          <w:color w:val="000000"/>
        </w:rPr>
        <w:t>₂</w:t>
      </w:r>
      <w:r w:rsidR="00A90844">
        <w:rPr>
          <w:color w:val="000000"/>
        </w:rPr>
        <w:t xml:space="preserve"> </w:t>
      </w:r>
      <w:r w:rsidR="00A90844">
        <w:rPr>
          <w:b/>
          <w:bCs/>
          <w:color w:val="000000"/>
        </w:rPr>
        <w:t>grouped by which blood gas received (ABG versus VBG) and whether hypercapnia was presen</w:t>
      </w:r>
      <w:r w:rsidR="008A38A0">
        <w:rPr>
          <w:b/>
          <w:bCs/>
          <w:color w:val="000000"/>
        </w:rPr>
        <w:t>t</w:t>
      </w:r>
      <w:r w:rsidR="00A90844">
        <w:rPr>
          <w:b/>
          <w:bCs/>
          <w:color w:val="000000"/>
        </w:rPr>
        <w:t xml:space="preserve">.  </w:t>
      </w:r>
    </w:p>
    <w:p w14:paraId="5352DC3C" w14:textId="77777777" w:rsidR="00014B1A" w:rsidRDefault="00014B1A" w:rsidP="00014B1A">
      <w:pPr>
        <w:pStyle w:val="li1"/>
        <w:spacing w:before="0" w:beforeAutospacing="0" w:after="0" w:afterAutospacing="0"/>
        <w:rPr>
          <w:color w:val="000000"/>
        </w:rPr>
      </w:pPr>
    </w:p>
    <w:p w14:paraId="08A23418" w14:textId="765633DD" w:rsidR="00CF2F66" w:rsidRDefault="00014B1A" w:rsidP="00014B1A">
      <w:pPr>
        <w:pStyle w:val="li1"/>
        <w:spacing w:before="0" w:beforeAutospacing="0" w:after="0" w:afterAutospacing="0"/>
        <w:rPr>
          <w:color w:val="000000"/>
        </w:rPr>
      </w:pPr>
      <w:r w:rsidRPr="008A4841">
        <w:rPr>
          <w:color w:val="000000"/>
        </w:rPr>
        <w:t>Figure 1 displays the adjusted odds ratios</w:t>
      </w:r>
      <w:r>
        <w:rPr>
          <w:color w:val="000000"/>
        </w:rPr>
        <w:t xml:space="preserve"> </w:t>
      </w:r>
      <w:r w:rsidRPr="008A4841">
        <w:rPr>
          <w:color w:val="000000"/>
        </w:rPr>
        <w:t>with 95% confidence intervals</w:t>
      </w:r>
      <w:r>
        <w:rPr>
          <w:color w:val="000000"/>
        </w:rPr>
        <w:t xml:space="preserve">, </w:t>
      </w:r>
      <w:r w:rsidRPr="008A4841">
        <w:rPr>
          <w:color w:val="000000"/>
        </w:rPr>
        <w:t xml:space="preserve">comparing below-normal and above-normal </w:t>
      </w:r>
      <w:proofErr w:type="spellStart"/>
      <w:r w:rsidRPr="008A4841">
        <w:rPr>
          <w:color w:val="000000"/>
        </w:rPr>
        <w:t>pCO</w:t>
      </w:r>
      <w:proofErr w:type="spellEnd"/>
      <w:r w:rsidRPr="008A4841">
        <w:rPr>
          <w:color w:val="000000"/>
        </w:rPr>
        <w:t xml:space="preserve">₂ groups to the normal reference group for invasive mechanical ventilation, noninvasive ventilation, 60-day mortality, and </w:t>
      </w:r>
      <w:r w:rsidR="00CF2F66">
        <w:rPr>
          <w:color w:val="000000"/>
        </w:rPr>
        <w:t xml:space="preserve">diagnosis of </w:t>
      </w:r>
      <w:r w:rsidRPr="008A4841">
        <w:rPr>
          <w:color w:val="000000"/>
        </w:rPr>
        <w:t>hypercapnic respiratory failure.</w:t>
      </w:r>
      <w:r w:rsidR="006F20D0">
        <w:rPr>
          <w:color w:val="000000"/>
        </w:rPr>
        <w:t xml:space="preserve"> The </w:t>
      </w:r>
      <w:proofErr w:type="gramStart"/>
      <w:r w:rsidR="006F20D0">
        <w:rPr>
          <w:color w:val="000000"/>
        </w:rPr>
        <w:t>below</w:t>
      </w:r>
      <w:r w:rsidR="00CF2F66">
        <w:rPr>
          <w:color w:val="000000"/>
        </w:rPr>
        <w:t>-</w:t>
      </w:r>
      <w:r w:rsidR="006F20D0">
        <w:rPr>
          <w:color w:val="000000"/>
        </w:rPr>
        <w:t>normal</w:t>
      </w:r>
      <w:proofErr w:type="gramEnd"/>
      <w:r w:rsidR="006F20D0">
        <w:rPr>
          <w:color w:val="000000"/>
        </w:rPr>
        <w:t xml:space="preserve">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6F20D0">
        <w:rPr>
          <w:color w:val="000000"/>
        </w:rPr>
        <w:t xml:space="preserve">groups </w:t>
      </w:r>
      <w:r w:rsidR="00CF2F66">
        <w:rPr>
          <w:color w:val="000000"/>
        </w:rPr>
        <w:t xml:space="preserve">demonstrated odds ratio close to 1.0 for non-invasive ventilation and hypercapnic respiratory failure, suggesting little difference </w:t>
      </w:r>
      <w:r w:rsidR="00141EF3">
        <w:rPr>
          <w:color w:val="000000"/>
        </w:rPr>
        <w:t>compared</w:t>
      </w:r>
      <w:r w:rsidR="00CF2F66">
        <w:rPr>
          <w:color w:val="000000"/>
        </w:rPr>
        <w:t xml:space="preserve"> with the normal </w:t>
      </w:r>
      <w:proofErr w:type="spellStart"/>
      <w:r w:rsidR="00CF2F66" w:rsidRPr="00A900B6">
        <w:rPr>
          <w:color w:val="000000"/>
        </w:rPr>
        <w:t>pCO</w:t>
      </w:r>
      <w:proofErr w:type="spellEnd"/>
      <w:r w:rsidR="00CF2F66" w:rsidRPr="00A900B6">
        <w:rPr>
          <w:color w:val="000000"/>
        </w:rPr>
        <w:t>₂</w:t>
      </w:r>
      <w:r w:rsidR="00CF2F66">
        <w:rPr>
          <w:color w:val="000000"/>
        </w:rPr>
        <w:t xml:space="preserve"> group. In contrast, patients in the above-normal </w:t>
      </w:r>
      <w:proofErr w:type="spellStart"/>
      <w:r w:rsidR="00CF2F66" w:rsidRPr="00A900B6">
        <w:rPr>
          <w:color w:val="000000"/>
        </w:rPr>
        <w:t>pCO</w:t>
      </w:r>
      <w:proofErr w:type="spellEnd"/>
      <w:r w:rsidR="00CF2F66" w:rsidRPr="00A900B6">
        <w:rPr>
          <w:color w:val="000000"/>
        </w:rPr>
        <w:t>₂</w:t>
      </w:r>
      <w:r w:rsidR="00CF2F66">
        <w:rPr>
          <w:color w:val="000000"/>
        </w:rPr>
        <w:t xml:space="preserve"> groups had substantially higher odds of receiving non-</w:t>
      </w:r>
      <w:r w:rsidR="00141EF3">
        <w:rPr>
          <w:color w:val="000000"/>
        </w:rPr>
        <w:t>invasive</w:t>
      </w:r>
      <w:r w:rsidR="00CF2F66">
        <w:rPr>
          <w:color w:val="000000"/>
        </w:rPr>
        <w:t xml:space="preserve"> ventilation and being diagnosed with hypercapnic respiratory failure. </w:t>
      </w:r>
      <w:r w:rsidR="00C33680">
        <w:rPr>
          <w:color w:val="000000"/>
        </w:rPr>
        <w:t xml:space="preserve">Across the four outcomes, the above-normal </w:t>
      </w:r>
      <w:proofErr w:type="spellStart"/>
      <w:r w:rsidR="00C33680" w:rsidRPr="00A900B6">
        <w:rPr>
          <w:color w:val="000000"/>
        </w:rPr>
        <w:t>pCO</w:t>
      </w:r>
      <w:proofErr w:type="spellEnd"/>
      <w:r w:rsidR="00C33680" w:rsidRPr="00A900B6">
        <w:rPr>
          <w:color w:val="000000"/>
        </w:rPr>
        <w:t>₂</w:t>
      </w:r>
      <w:r w:rsidR="00C33680">
        <w:rPr>
          <w:color w:val="000000"/>
        </w:rPr>
        <w:t xml:space="preserve"> for ABG and VBG were consistent and not statistically significant.</w:t>
      </w:r>
    </w:p>
    <w:p w14:paraId="5634BFEE" w14:textId="77777777" w:rsidR="00014B1A" w:rsidRDefault="00014B1A" w:rsidP="00014B1A">
      <w:pPr>
        <w:pStyle w:val="li1"/>
        <w:spacing w:before="0" w:beforeAutospacing="0" w:after="0" w:afterAutospacing="0"/>
        <w:rPr>
          <w:color w:val="000000"/>
        </w:rPr>
      </w:pPr>
    </w:p>
    <w:p w14:paraId="40B3EE0B" w14:textId="05586B83" w:rsidR="00014B1A" w:rsidRPr="008A4841" w:rsidRDefault="00014B1A" w:rsidP="00014B1A">
      <w:pPr>
        <w:pStyle w:val="li1"/>
        <w:spacing w:before="0" w:beforeAutospacing="0" w:after="0" w:afterAutospacing="0"/>
        <w:rPr>
          <w:b/>
          <w:bCs/>
          <w:color w:val="000000"/>
        </w:rPr>
      </w:pPr>
      <w:r w:rsidRPr="008A4841">
        <w:rPr>
          <w:b/>
          <w:bCs/>
          <w:color w:val="000000"/>
        </w:rPr>
        <w:t xml:space="preserve">Figure 1: Inverse Propensity Weighted Odds Ratio of Outcomes by </w:t>
      </w:r>
      <w:proofErr w:type="spellStart"/>
      <w:r w:rsidR="00B21F6A" w:rsidRPr="00130945">
        <w:rPr>
          <w:b/>
          <w:bCs/>
          <w:color w:val="000000"/>
        </w:rPr>
        <w:t>pCO</w:t>
      </w:r>
      <w:proofErr w:type="spellEnd"/>
      <w:r w:rsidR="00B21F6A" w:rsidRPr="00130945">
        <w:rPr>
          <w:b/>
          <w:bCs/>
          <w:color w:val="000000"/>
        </w:rPr>
        <w:t xml:space="preserve">₂ </w:t>
      </w:r>
      <w:r w:rsidRPr="00B21F6A">
        <w:rPr>
          <w:b/>
          <w:bCs/>
          <w:color w:val="000000"/>
        </w:rPr>
        <w:t>Category</w:t>
      </w:r>
      <w:r w:rsidR="00D77C5D" w:rsidRPr="00B21F6A">
        <w:rPr>
          <w:b/>
          <w:bCs/>
          <w:color w:val="000000"/>
        </w:rPr>
        <w:t xml:space="preserve"> (below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 xml:space="preserve">and above normal </w:t>
      </w:r>
      <w:proofErr w:type="spellStart"/>
      <w:r w:rsidR="00B21F6A" w:rsidRPr="00130945">
        <w:rPr>
          <w:b/>
          <w:bCs/>
          <w:color w:val="000000"/>
        </w:rPr>
        <w:t>pCO</w:t>
      </w:r>
      <w:proofErr w:type="spellEnd"/>
      <w:r w:rsidR="00B21F6A" w:rsidRPr="00130945">
        <w:rPr>
          <w:b/>
          <w:bCs/>
          <w:color w:val="000000"/>
        </w:rPr>
        <w:t>₂</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above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 xml:space="preserve">groups have much higher likelihood of receiving noninvasive ventilation and diagnosis of hypercapnic respiratory failure compared to the below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group.</w:t>
      </w:r>
      <w:r w:rsidR="00D77C5D">
        <w:rPr>
          <w:b/>
          <w:bCs/>
          <w:color w:val="000000"/>
        </w:rPr>
        <w:t xml:space="preserve"> </w:t>
      </w:r>
    </w:p>
    <w:p w14:paraId="51BFFB01" w14:textId="77777777" w:rsidR="00014B1A" w:rsidRDefault="00014B1A" w:rsidP="00014B1A">
      <w:pPr>
        <w:pStyle w:val="li1"/>
        <w:spacing w:before="0" w:beforeAutospacing="0" w:after="0" w:afterAutospacing="0"/>
        <w:rPr>
          <w:color w:val="000000"/>
        </w:rPr>
      </w:pPr>
    </w:p>
    <w:p w14:paraId="4D0D3B7D" w14:textId="77777777" w:rsidR="00014B1A" w:rsidRDefault="00014B1A" w:rsidP="00014B1A">
      <w:pPr>
        <w:pStyle w:val="li1"/>
        <w:spacing w:before="0" w:beforeAutospacing="0" w:after="0" w:afterAutospacing="0"/>
        <w:rPr>
          <w:color w:val="000000"/>
        </w:rPr>
      </w:pPr>
    </w:p>
    <w:p w14:paraId="0FB01A5B" w14:textId="10553E75" w:rsidR="00014B1A" w:rsidRDefault="00D222E7" w:rsidP="00014B1A">
      <w:pPr>
        <w:pStyle w:val="li1"/>
        <w:spacing w:before="0" w:beforeAutospacing="0" w:after="0" w:afterAutospacing="0"/>
        <w:rPr>
          <w:color w:val="000000"/>
        </w:rPr>
      </w:pPr>
      <w:r>
        <w:rPr>
          <w:noProof/>
          <w:color w:val="000000"/>
          <w14:ligatures w14:val="standardContextual"/>
        </w:rPr>
        <w:drawing>
          <wp:inline distT="0" distB="0" distL="0" distR="0" wp14:anchorId="2928E56B" wp14:editId="64108CAF">
            <wp:extent cx="5943600" cy="3863340"/>
            <wp:effectExtent l="0" t="0" r="0" b="0"/>
            <wp:docPr id="7031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64706" name="Picture 7031647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71EFD6C5" w14:textId="77777777" w:rsidR="00014B1A" w:rsidRDefault="00014B1A" w:rsidP="00014B1A">
      <w:pPr>
        <w:pStyle w:val="li1"/>
        <w:spacing w:before="0" w:beforeAutospacing="0" w:after="0" w:afterAutospacing="0"/>
        <w:rPr>
          <w:color w:val="000000"/>
        </w:rPr>
      </w:pPr>
    </w:p>
    <w:p w14:paraId="190F28DF" w14:textId="41C53D41" w:rsidR="00014B1A" w:rsidRDefault="00014B1A" w:rsidP="00014B1A">
      <w:pPr>
        <w:pStyle w:val="li1"/>
        <w:spacing w:before="0" w:beforeAutospacing="0" w:after="0" w:afterAutospacing="0"/>
        <w:rPr>
          <w:color w:val="000000"/>
        </w:rPr>
      </w:pPr>
      <w:r>
        <w:rPr>
          <w:color w:val="000000"/>
        </w:rPr>
        <w:lastRenderedPageBreak/>
        <w:t xml:space="preserve">To further examine the continuous relationship between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 xml:space="preserve">and clinical outcomes, </w:t>
      </w:r>
      <w:r w:rsidR="00D77C5D">
        <w:rPr>
          <w:color w:val="000000"/>
        </w:rPr>
        <w:t>restricted</w:t>
      </w:r>
      <w:r>
        <w:rPr>
          <w:color w:val="000000"/>
        </w:rPr>
        <w:t xml:space="preserve"> cubic spline models were constructed. Figure </w:t>
      </w:r>
      <w:r w:rsidR="00CD2BCB">
        <w:rPr>
          <w:color w:val="000000"/>
        </w:rPr>
        <w:t xml:space="preserve">2 </w:t>
      </w:r>
      <w:r>
        <w:rPr>
          <w:color w:val="000000"/>
        </w:rPr>
        <w:t>present</w:t>
      </w:r>
      <w:r w:rsidR="00CD2BCB">
        <w:rPr>
          <w:color w:val="000000"/>
        </w:rPr>
        <w:t>s</w:t>
      </w:r>
      <w:r>
        <w:rPr>
          <w:color w:val="000000"/>
        </w:rPr>
        <w:t xml:space="preserve"> the predicted probabilities for each outcome across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values, stratified by ABG</w:t>
      </w:r>
      <w:r w:rsidR="00CD2BCB">
        <w:rPr>
          <w:color w:val="000000"/>
        </w:rPr>
        <w:t xml:space="preserve"> and VBG groups. </w:t>
      </w:r>
      <w:r>
        <w:rPr>
          <w:color w:val="000000"/>
        </w:rPr>
        <w:t xml:space="preserve"> </w:t>
      </w:r>
    </w:p>
    <w:p w14:paraId="5995C945" w14:textId="77777777" w:rsidR="00767F19" w:rsidRDefault="00767F19" w:rsidP="00014B1A">
      <w:pPr>
        <w:pStyle w:val="li1"/>
        <w:spacing w:before="0" w:beforeAutospacing="0" w:after="0" w:afterAutospacing="0"/>
        <w:rPr>
          <w:color w:val="000000"/>
        </w:rPr>
      </w:pPr>
    </w:p>
    <w:p w14:paraId="759FBCAA" w14:textId="46CBC313" w:rsidR="00014B1A" w:rsidRPr="00DB2487" w:rsidRDefault="00DB2487" w:rsidP="00014B1A">
      <w:pPr>
        <w:pStyle w:val="li1"/>
        <w:spacing w:before="0" w:beforeAutospacing="0" w:after="0" w:afterAutospacing="0"/>
        <w:rPr>
          <w:color w:val="000000"/>
        </w:rPr>
      </w:pPr>
      <w:r w:rsidRPr="00130945">
        <w:rPr>
          <w:color w:val="000000"/>
        </w:rPr>
        <w:t xml:space="preserve">In Figure 2, </w:t>
      </w:r>
      <w:r w:rsidR="00CD2BCB">
        <w:rPr>
          <w:color w:val="000000"/>
        </w:rPr>
        <w:t xml:space="preserve">there is a significant higher likelihood of receiving the four outcomes for the VBG group compared to ABG group as </w:t>
      </w:r>
      <w:proofErr w:type="spellStart"/>
      <w:r w:rsidR="00CD2BCB">
        <w:rPr>
          <w:color w:val="000000"/>
        </w:rPr>
        <w:t>p</w:t>
      </w:r>
      <w:r w:rsidR="00CD2BCB" w:rsidRPr="00D50D21">
        <w:rPr>
          <w:color w:val="000000"/>
        </w:rPr>
        <w:t>CO</w:t>
      </w:r>
      <w:proofErr w:type="spellEnd"/>
      <w:r w:rsidR="00CD2BCB" w:rsidRPr="00D50D21">
        <w:rPr>
          <w:color w:val="000000"/>
        </w:rPr>
        <w:t>₂</w:t>
      </w:r>
      <w:r w:rsidR="00CD2BCB">
        <w:rPr>
          <w:color w:val="000000"/>
        </w:rPr>
        <w:t xml:space="preserve"> levels increase. </w:t>
      </w:r>
      <w:r w:rsidR="0042458F">
        <w:rPr>
          <w:color w:val="000000"/>
        </w:rPr>
        <w:t xml:space="preserve">Hypercapnic respiratory failure diagnosis and non-invasive ventilation had the largest gap in likelihood between the two groups. </w:t>
      </w:r>
      <w:r w:rsidR="00CD2BCB">
        <w:rPr>
          <w:color w:val="000000"/>
        </w:rPr>
        <w:t xml:space="preserve">The predicted probability of the outcomes </w:t>
      </w:r>
      <w:proofErr w:type="gramStart"/>
      <w:r w:rsidR="00CD2BCB">
        <w:rPr>
          <w:color w:val="000000"/>
        </w:rPr>
        <w:t>begin</w:t>
      </w:r>
      <w:proofErr w:type="gramEnd"/>
      <w:r w:rsidR="00CD2BCB">
        <w:rPr>
          <w:color w:val="000000"/>
        </w:rPr>
        <w:t xml:space="preserve"> to </w:t>
      </w:r>
      <w:r w:rsidR="0042458F">
        <w:rPr>
          <w:color w:val="000000"/>
        </w:rPr>
        <w:t>increase</w:t>
      </w:r>
      <w:r w:rsidR="00CD2BCB">
        <w:rPr>
          <w:color w:val="000000"/>
        </w:rPr>
        <w:t xml:space="preserve"> at about 45 mmHg for ABG and 50 mmHg for VBG. </w:t>
      </w:r>
      <w:r w:rsidRPr="00130945">
        <w:rPr>
          <w:color w:val="000000"/>
        </w:rPr>
        <w:t>Finally, mortality appeared unrelated to CO₂ status</w:t>
      </w:r>
      <w:r w:rsidR="0042458F">
        <w:rPr>
          <w:color w:val="000000"/>
        </w:rPr>
        <w:t xml:space="preserve"> for the ABG group</w:t>
      </w:r>
      <w:r w:rsidRPr="00130945">
        <w:rPr>
          <w:color w:val="000000"/>
        </w:rPr>
        <w:t>, suggesting that death in this cohort is more reflective of overall illness severity rather than hypercapnia itself.</w:t>
      </w:r>
    </w:p>
    <w:p w14:paraId="0C15B4CE" w14:textId="77777777" w:rsidR="00014B1A" w:rsidRDefault="00014B1A" w:rsidP="00014B1A">
      <w:pPr>
        <w:pStyle w:val="li1"/>
        <w:spacing w:before="0" w:beforeAutospacing="0" w:after="0" w:afterAutospacing="0"/>
        <w:rPr>
          <w:color w:val="000000"/>
        </w:rPr>
      </w:pPr>
    </w:p>
    <w:p w14:paraId="37C5FDCE" w14:textId="698D94F6" w:rsidR="00014B1A" w:rsidRDefault="00014B1A" w:rsidP="00014B1A">
      <w:pPr>
        <w:pStyle w:val="li1"/>
        <w:spacing w:before="0" w:beforeAutospacing="0" w:after="0" w:afterAutospacing="0"/>
        <w:rPr>
          <w:b/>
          <w:bCs/>
          <w:color w:val="000000"/>
        </w:rPr>
      </w:pPr>
      <w:r w:rsidRPr="007D4481">
        <w:rPr>
          <w:b/>
          <w:bCs/>
          <w:color w:val="000000"/>
        </w:rPr>
        <w:t xml:space="preserve">Figure 2: </w:t>
      </w:r>
      <w:r>
        <w:rPr>
          <w:b/>
          <w:bCs/>
          <w:color w:val="000000"/>
        </w:rPr>
        <w:t xml:space="preserve">Inverse Propensity Weighted Predicted Probability </w:t>
      </w:r>
      <w:r w:rsidR="00DB2487">
        <w:rPr>
          <w:b/>
          <w:bCs/>
          <w:color w:val="000000"/>
        </w:rPr>
        <w:t xml:space="preserve">by ABG </w:t>
      </w:r>
      <w:r w:rsidR="00CD2BCB">
        <w:rPr>
          <w:b/>
          <w:bCs/>
          <w:color w:val="000000"/>
        </w:rPr>
        <w:t xml:space="preserve">and VBG </w:t>
      </w:r>
      <w:r w:rsidR="00DB2487">
        <w:rPr>
          <w:b/>
          <w:bCs/>
          <w:color w:val="000000"/>
        </w:rPr>
        <w:t xml:space="preserve">for the four outcomes. </w:t>
      </w:r>
      <w:r w:rsidR="0042458F">
        <w:rPr>
          <w:b/>
          <w:bCs/>
          <w:color w:val="000000"/>
        </w:rPr>
        <w:t xml:space="preserve">VBG group had higher likelihood of receiving the four outcomes compared to ABG group as </w:t>
      </w:r>
      <w:proofErr w:type="spellStart"/>
      <w:r w:rsidR="0042458F" w:rsidRPr="00130945">
        <w:rPr>
          <w:b/>
          <w:bCs/>
          <w:color w:val="000000"/>
        </w:rPr>
        <w:t>pCO</w:t>
      </w:r>
      <w:proofErr w:type="spellEnd"/>
      <w:r w:rsidR="0042458F" w:rsidRPr="00130945">
        <w:rPr>
          <w:b/>
          <w:bCs/>
          <w:color w:val="000000"/>
        </w:rPr>
        <w:t>₂ levels increase</w:t>
      </w:r>
      <w:r w:rsidR="0042458F">
        <w:rPr>
          <w:b/>
          <w:bCs/>
          <w:color w:val="000000"/>
        </w:rPr>
        <w:t xml:space="preserve">. The gap was most significant for the hypercapnic respiratory failure diagnosis and non-invasive ventilation. </w:t>
      </w:r>
    </w:p>
    <w:p w14:paraId="41A69FCD" w14:textId="77777777" w:rsidR="00014B1A" w:rsidRDefault="00014B1A" w:rsidP="00014B1A">
      <w:pPr>
        <w:pStyle w:val="li1"/>
        <w:spacing w:before="0" w:beforeAutospacing="0" w:after="0" w:afterAutospacing="0"/>
        <w:rPr>
          <w:b/>
          <w:bCs/>
          <w:color w:val="000000"/>
        </w:rPr>
      </w:pPr>
    </w:p>
    <w:p w14:paraId="304D5EC1" w14:textId="06F919EF" w:rsidR="00014B1A" w:rsidRDefault="00014B1A" w:rsidP="00014B1A">
      <w:pPr>
        <w:pStyle w:val="li1"/>
        <w:spacing w:before="0" w:beforeAutospacing="0" w:after="0" w:afterAutospacing="0"/>
        <w:rPr>
          <w:b/>
          <w:bCs/>
          <w:color w:val="000000"/>
        </w:rPr>
      </w:pPr>
    </w:p>
    <w:p w14:paraId="2338DF71" w14:textId="77777777" w:rsidR="00014B1A" w:rsidRDefault="00014B1A" w:rsidP="00014B1A">
      <w:pPr>
        <w:pStyle w:val="li1"/>
        <w:spacing w:before="0" w:beforeAutospacing="0" w:after="0" w:afterAutospacing="0"/>
        <w:rPr>
          <w:b/>
          <w:bCs/>
          <w:color w:val="000000"/>
        </w:rPr>
      </w:pPr>
    </w:p>
    <w:p w14:paraId="605EEDD6" w14:textId="77777777" w:rsidR="00767F19" w:rsidRDefault="00767F19" w:rsidP="00014B1A">
      <w:pPr>
        <w:pStyle w:val="li1"/>
        <w:spacing w:before="0" w:beforeAutospacing="0" w:after="0" w:afterAutospacing="0"/>
        <w:rPr>
          <w:b/>
          <w:bCs/>
          <w:color w:val="000000"/>
        </w:rPr>
      </w:pPr>
    </w:p>
    <w:p w14:paraId="38927165" w14:textId="77777777" w:rsidR="00767F19" w:rsidRDefault="00767F19" w:rsidP="00014B1A">
      <w:pPr>
        <w:pStyle w:val="li1"/>
        <w:spacing w:before="0" w:beforeAutospacing="0" w:after="0" w:afterAutospacing="0"/>
        <w:rPr>
          <w:b/>
          <w:bCs/>
          <w:color w:val="000000"/>
        </w:rPr>
      </w:pPr>
    </w:p>
    <w:p w14:paraId="5F77F085" w14:textId="05695CB2" w:rsidR="00014B1A" w:rsidRDefault="00CD2BCB" w:rsidP="00014B1A">
      <w:pPr>
        <w:pStyle w:val="li1"/>
        <w:spacing w:before="0" w:beforeAutospacing="0" w:after="0" w:afterAutospacing="0"/>
        <w:rPr>
          <w:b/>
          <w:bCs/>
          <w:color w:val="000000"/>
        </w:rPr>
      </w:pPr>
      <w:r w:rsidRPr="00CD2BCB">
        <w:rPr>
          <w:noProof/>
          <w:color w:val="000000"/>
        </w:rPr>
        <w:drawing>
          <wp:inline distT="0" distB="0" distL="0" distR="0" wp14:anchorId="143046B8" wp14:editId="3EEA70C7">
            <wp:extent cx="5943600" cy="3729355"/>
            <wp:effectExtent l="0" t="0" r="0" b="4445"/>
            <wp:docPr id="16262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493" name=""/>
                    <pic:cNvPicPr/>
                  </pic:nvPicPr>
                  <pic:blipFill>
                    <a:blip r:embed="rId12"/>
                    <a:stretch>
                      <a:fillRect/>
                    </a:stretch>
                  </pic:blipFill>
                  <pic:spPr>
                    <a:xfrm>
                      <a:off x="0" y="0"/>
                      <a:ext cx="5943600" cy="3729355"/>
                    </a:xfrm>
                    <a:prstGeom prst="rect">
                      <a:avLst/>
                    </a:prstGeom>
                  </pic:spPr>
                </pic:pic>
              </a:graphicData>
            </a:graphic>
          </wp:inline>
        </w:drawing>
      </w:r>
    </w:p>
    <w:p w14:paraId="1752F948" w14:textId="77777777" w:rsidR="00014B1A" w:rsidRDefault="00014B1A" w:rsidP="00014B1A">
      <w:pPr>
        <w:pStyle w:val="li1"/>
        <w:spacing w:before="0" w:beforeAutospacing="0" w:after="0" w:afterAutospacing="0"/>
        <w:rPr>
          <w:b/>
          <w:bCs/>
          <w:color w:val="000000"/>
        </w:rPr>
      </w:pPr>
    </w:p>
    <w:p w14:paraId="68734BB4" w14:textId="77777777" w:rsidR="00A52488" w:rsidRDefault="00A52488" w:rsidP="00014B1A">
      <w:pPr>
        <w:pStyle w:val="p2"/>
        <w:spacing w:before="0" w:beforeAutospacing="0" w:after="0" w:afterAutospacing="0"/>
        <w:rPr>
          <w:color w:val="000000"/>
        </w:rPr>
      </w:pPr>
    </w:p>
    <w:p w14:paraId="716B4309" w14:textId="77777777" w:rsidR="00A52488" w:rsidDel="00796D4C" w:rsidRDefault="00A52488" w:rsidP="00014B1A">
      <w:pPr>
        <w:pStyle w:val="p2"/>
        <w:spacing w:before="0" w:beforeAutospacing="0" w:after="0" w:afterAutospacing="0"/>
        <w:rPr>
          <w:del w:id="156" w:author="Anila Mehta" w:date="2025-11-12T13:32:00Z"/>
          <w:color w:val="000000"/>
        </w:rPr>
      </w:pPr>
    </w:p>
    <w:p w14:paraId="414E8A05" w14:textId="0EA64317" w:rsidR="00C2542E" w:rsidDel="00796D4C" w:rsidRDefault="00C2542E" w:rsidP="00014B1A">
      <w:pPr>
        <w:pStyle w:val="p2"/>
        <w:spacing w:before="0" w:beforeAutospacing="0" w:after="0" w:afterAutospacing="0"/>
        <w:rPr>
          <w:del w:id="157" w:author="Anila Mehta" w:date="2025-11-12T13:32:00Z"/>
          <w:color w:val="000000"/>
        </w:rPr>
      </w:pPr>
      <w:del w:id="158" w:author="Anila Mehta" w:date="2025-11-12T13:32:00Z">
        <w:r w:rsidDel="00796D4C">
          <w:rPr>
            <w:color w:val="000000"/>
          </w:rPr>
          <w:delText>Figure 3 below shows the distribution of the inverse propensity weighted scores across ABG</w:delText>
        </w:r>
        <w:r w:rsidR="008A38A0" w:rsidDel="00796D4C">
          <w:rPr>
            <w:color w:val="000000"/>
          </w:rPr>
          <w:delText xml:space="preserve"> and VBG </w:delText>
        </w:r>
        <w:r w:rsidDel="00796D4C">
          <w:rPr>
            <w:color w:val="000000"/>
          </w:rPr>
          <w:delText xml:space="preserve">groups. Patients who did not receive an ABG or VBG are concentrated near 0, indicating that most patients who were not tested had a very low estimated probability of undergoing testing. There is some overlap between the patients who received a blood gas and those who did not, which is essential for the validity of weighting, as it ensures that each tested patient can be compared to similar untested patients. Additionally, the distribution of patients who underwent blood gas testing is skewed toward higher weights, as expected, since sicker patients are more likely to receive blood gas testing.  </w:delText>
        </w:r>
      </w:del>
    </w:p>
    <w:p w14:paraId="2A2E26AA" w14:textId="1B688813" w:rsidR="00C2542E" w:rsidDel="00796D4C" w:rsidRDefault="00C2542E" w:rsidP="00014B1A">
      <w:pPr>
        <w:pStyle w:val="p2"/>
        <w:spacing w:before="0" w:beforeAutospacing="0" w:after="0" w:afterAutospacing="0"/>
        <w:rPr>
          <w:del w:id="159" w:author="Anila Mehta" w:date="2025-11-12T13:32:00Z"/>
          <w:color w:val="000000"/>
        </w:rPr>
      </w:pPr>
    </w:p>
    <w:p w14:paraId="4712538E" w14:textId="77777777" w:rsidR="00A52488" w:rsidRDefault="00A52488" w:rsidP="00014B1A">
      <w:pPr>
        <w:pStyle w:val="p2"/>
        <w:spacing w:before="0" w:beforeAutospacing="0" w:after="0" w:afterAutospacing="0"/>
        <w:rPr>
          <w:color w:val="000000"/>
        </w:rPr>
      </w:pPr>
    </w:p>
    <w:p w14:paraId="4897B4D5" w14:textId="5B03B96F" w:rsidR="00A52488" w:rsidRPr="008A38A0" w:rsidDel="00796D4C" w:rsidRDefault="005A3508" w:rsidP="00014B1A">
      <w:pPr>
        <w:pStyle w:val="p2"/>
        <w:spacing w:before="0" w:beforeAutospacing="0" w:after="0" w:afterAutospacing="0"/>
        <w:rPr>
          <w:moveFrom w:id="160" w:author="Anila Mehta" w:date="2025-11-12T13:32:00Z"/>
          <w:b/>
          <w:bCs/>
          <w:color w:val="000000"/>
        </w:rPr>
      </w:pPr>
      <w:moveFromRangeStart w:id="161" w:author="Anila Mehta" w:date="2025-11-12T13:32:00Z" w:name="move213846768"/>
      <w:moveFrom w:id="162" w:author="Anila Mehta" w:date="2025-11-12T13:32:00Z">
        <w:r w:rsidRPr="008A38A0" w:rsidDel="00796D4C">
          <w:rPr>
            <w:b/>
            <w:bCs/>
            <w:color w:val="000000"/>
          </w:rPr>
          <w:t xml:space="preserve">Figure 3: Distribution of </w:t>
        </w:r>
        <w:r w:rsidR="00C33EC4" w:rsidDel="00796D4C">
          <w:rPr>
            <w:b/>
            <w:bCs/>
            <w:color w:val="000000"/>
          </w:rPr>
          <w:t>Inverse P</w:t>
        </w:r>
        <w:r w:rsidRPr="008A38A0" w:rsidDel="00796D4C">
          <w:rPr>
            <w:b/>
            <w:bCs/>
            <w:color w:val="000000"/>
          </w:rPr>
          <w:t>ropensity</w:t>
        </w:r>
        <w:r w:rsidR="00C33EC4" w:rsidDel="00796D4C">
          <w:rPr>
            <w:b/>
            <w:bCs/>
            <w:color w:val="000000"/>
          </w:rPr>
          <w:t>-Weighted</w:t>
        </w:r>
        <w:r w:rsidRPr="008A38A0" w:rsidDel="00796D4C">
          <w:rPr>
            <w:b/>
            <w:bCs/>
            <w:color w:val="000000"/>
          </w:rPr>
          <w:t xml:space="preserve"> Scores </w:t>
        </w:r>
        <w:r w:rsidR="00C33EC4" w:rsidDel="00796D4C">
          <w:rPr>
            <w:b/>
            <w:bCs/>
            <w:color w:val="000000"/>
          </w:rPr>
          <w:t>for</w:t>
        </w:r>
        <w:r w:rsidRPr="008A38A0" w:rsidDel="00796D4C">
          <w:rPr>
            <w:b/>
            <w:bCs/>
            <w:color w:val="000000"/>
          </w:rPr>
          <w:t xml:space="preserve"> ABG</w:t>
        </w:r>
        <w:r w:rsidR="008A38A0" w:rsidDel="00796D4C">
          <w:rPr>
            <w:b/>
            <w:bCs/>
            <w:color w:val="000000"/>
          </w:rPr>
          <w:t xml:space="preserve"> and </w:t>
        </w:r>
        <w:r w:rsidRPr="008A38A0" w:rsidDel="00796D4C">
          <w:rPr>
            <w:b/>
            <w:bCs/>
            <w:color w:val="000000"/>
          </w:rPr>
          <w:t xml:space="preserve">VBG groups. </w:t>
        </w:r>
        <w:r w:rsidR="00C33EC4" w:rsidDel="00796D4C">
          <w:rPr>
            <w:b/>
            <w:bCs/>
            <w:color w:val="000000"/>
          </w:rPr>
          <w:t xml:space="preserve">Untested patients clustered near zero, while tested patients were skewed toward higher probabilities of being tested. </w:t>
        </w:r>
      </w:moveFrom>
    </w:p>
    <w:p w14:paraId="17FECEDE" w14:textId="38EDD01C" w:rsidR="00A52488" w:rsidDel="00796D4C" w:rsidRDefault="00A52488" w:rsidP="00014B1A">
      <w:pPr>
        <w:pStyle w:val="p2"/>
        <w:spacing w:before="0" w:beforeAutospacing="0" w:after="0" w:afterAutospacing="0"/>
        <w:rPr>
          <w:moveFrom w:id="163" w:author="Anila Mehta" w:date="2025-11-12T13:32:00Z"/>
          <w:color w:val="000000"/>
        </w:rPr>
      </w:pPr>
    </w:p>
    <w:p w14:paraId="73F6FC17" w14:textId="37F85F30" w:rsidR="00A52488" w:rsidDel="00796D4C" w:rsidRDefault="00C33EC4" w:rsidP="00014B1A">
      <w:pPr>
        <w:pStyle w:val="p2"/>
        <w:spacing w:before="0" w:beforeAutospacing="0" w:after="0" w:afterAutospacing="0"/>
        <w:rPr>
          <w:moveFrom w:id="164" w:author="Anila Mehta" w:date="2025-11-12T13:32:00Z"/>
          <w:color w:val="000000"/>
        </w:rPr>
      </w:pPr>
      <w:commentRangeStart w:id="165"/>
      <w:moveFrom w:id="166" w:author="Anila Mehta" w:date="2025-11-12T13:32:00Z">
        <w:r w:rsidRPr="00C33EC4" w:rsidDel="00796D4C">
          <w:rPr>
            <w:noProof/>
            <w:color w:val="000000"/>
          </w:rPr>
          <w:drawing>
            <wp:inline distT="0" distB="0" distL="0" distR="0" wp14:anchorId="27668601" wp14:editId="4E12CC50">
              <wp:extent cx="5943600" cy="4224655"/>
              <wp:effectExtent l="0" t="0" r="0" b="4445"/>
              <wp:docPr id="116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22" name=""/>
                      <pic:cNvPicPr/>
                    </pic:nvPicPr>
                    <pic:blipFill>
                      <a:blip r:embed="rId13"/>
                      <a:stretch>
                        <a:fillRect/>
                      </a:stretch>
                    </pic:blipFill>
                    <pic:spPr>
                      <a:xfrm>
                        <a:off x="0" y="0"/>
                        <a:ext cx="5943600" cy="4224655"/>
                      </a:xfrm>
                      <a:prstGeom prst="rect">
                        <a:avLst/>
                      </a:prstGeom>
                    </pic:spPr>
                  </pic:pic>
                </a:graphicData>
              </a:graphic>
            </wp:inline>
          </w:drawing>
        </w:r>
        <w:commentRangeEnd w:id="165"/>
        <w:r w:rsidR="00D4253F" w:rsidDel="00796D4C">
          <w:rPr>
            <w:rStyle w:val="CommentReference"/>
            <w:rFonts w:asciiTheme="minorHAnsi" w:eastAsiaTheme="minorHAnsi" w:hAnsiTheme="minorHAnsi" w:cstheme="minorBidi"/>
            <w:kern w:val="2"/>
            <w14:ligatures w14:val="standardContextual"/>
          </w:rPr>
          <w:commentReference w:id="165"/>
        </w:r>
      </w:moveFrom>
    </w:p>
    <w:p w14:paraId="45EEF483" w14:textId="4E688D60" w:rsidR="00A52488" w:rsidDel="00796D4C" w:rsidRDefault="00A52488" w:rsidP="00014B1A">
      <w:pPr>
        <w:pStyle w:val="p2"/>
        <w:spacing w:before="0" w:beforeAutospacing="0" w:after="0" w:afterAutospacing="0"/>
        <w:rPr>
          <w:moveFrom w:id="167" w:author="Anila Mehta" w:date="2025-11-12T13:32:00Z"/>
          <w:color w:val="000000"/>
        </w:rPr>
      </w:pPr>
    </w:p>
    <w:p w14:paraId="2E3DC97C" w14:textId="1C048D05" w:rsidR="00A52488" w:rsidDel="00796D4C" w:rsidRDefault="00A52488" w:rsidP="00014B1A">
      <w:pPr>
        <w:pStyle w:val="p2"/>
        <w:spacing w:before="0" w:beforeAutospacing="0" w:after="0" w:afterAutospacing="0"/>
        <w:rPr>
          <w:moveFrom w:id="168" w:author="Anila Mehta" w:date="2025-11-12T13:32:00Z"/>
          <w:color w:val="000000"/>
        </w:rPr>
      </w:pPr>
    </w:p>
    <w:moveFromRangeEnd w:id="161"/>
    <w:p w14:paraId="00DBB3E7" w14:textId="77777777" w:rsidR="00A52488" w:rsidRDefault="00A52488" w:rsidP="00014B1A">
      <w:pPr>
        <w:pStyle w:val="p2"/>
        <w:spacing w:before="0" w:beforeAutospacing="0" w:after="0" w:afterAutospacing="0"/>
        <w:rPr>
          <w:color w:val="000000"/>
        </w:rPr>
      </w:pPr>
    </w:p>
    <w:p w14:paraId="6D5DB358" w14:textId="77777777" w:rsidR="00A52488" w:rsidRPr="00623125" w:rsidRDefault="00A52488" w:rsidP="00014B1A">
      <w:pPr>
        <w:pStyle w:val="p2"/>
        <w:spacing w:before="0" w:beforeAutospacing="0" w:after="0" w:afterAutospacing="0"/>
        <w:rPr>
          <w:color w:val="000000"/>
        </w:rPr>
      </w:pPr>
    </w:p>
    <w:p w14:paraId="5F8D0678" w14:textId="77777777" w:rsidR="00014B1A" w:rsidRPr="00623125" w:rsidRDefault="00014B1A" w:rsidP="00014B1A">
      <w:pPr>
        <w:pStyle w:val="p2"/>
        <w:spacing w:before="0" w:beforeAutospacing="0" w:after="0" w:afterAutospacing="0"/>
        <w:rPr>
          <w:color w:val="000000"/>
        </w:rPr>
      </w:pPr>
      <w:r w:rsidRPr="00623125">
        <w:rPr>
          <w:color w:val="000000"/>
        </w:rPr>
        <w:t> </w:t>
      </w:r>
    </w:p>
    <w:p w14:paraId="403E0289" w14:textId="77777777" w:rsidR="00014B1A" w:rsidRPr="00656FB1" w:rsidRDefault="00014B1A" w:rsidP="00014B1A">
      <w:pPr>
        <w:pStyle w:val="p1"/>
        <w:spacing w:before="0" w:beforeAutospacing="0" w:after="0" w:afterAutospacing="0"/>
        <w:rPr>
          <w:b/>
          <w:bCs/>
          <w:color w:val="000000"/>
        </w:rPr>
      </w:pPr>
      <w:r w:rsidRPr="00656FB1">
        <w:rPr>
          <w:rStyle w:val="s1"/>
          <w:b/>
          <w:bCs/>
          <w:color w:val="000000"/>
          <w:u w:val="single"/>
        </w:rPr>
        <w:t>Discussion:</w:t>
      </w:r>
      <w:r w:rsidRPr="00656FB1">
        <w:rPr>
          <w:rStyle w:val="apple-converted-space"/>
          <w:b/>
          <w:bCs/>
          <w:color w:val="000000"/>
        </w:rPr>
        <w:t> </w:t>
      </w:r>
    </w:p>
    <w:p w14:paraId="25F40C8D" w14:textId="77777777" w:rsidR="00014B1A" w:rsidDel="00582361" w:rsidRDefault="00014B1A" w:rsidP="00AC3978">
      <w:pPr>
        <w:pStyle w:val="p2"/>
        <w:spacing w:before="0" w:beforeAutospacing="0" w:after="0" w:afterAutospacing="0"/>
        <w:rPr>
          <w:del w:id="169" w:author="Anila Mehta" w:date="2025-11-13T09:36:00Z"/>
          <w:color w:val="000000"/>
        </w:rPr>
      </w:pPr>
      <w:del w:id="170" w:author="Anila Mehta" w:date="2025-11-13T09:53:00Z">
        <w:r w:rsidRPr="00623125" w:rsidDel="00582361">
          <w:rPr>
            <w:color w:val="000000"/>
          </w:rPr>
          <w:delText> </w:delText>
        </w:r>
      </w:del>
    </w:p>
    <w:p w14:paraId="75F5BE13" w14:textId="77777777" w:rsidR="00582361" w:rsidRDefault="00582361" w:rsidP="00014B1A">
      <w:pPr>
        <w:pStyle w:val="p2"/>
        <w:spacing w:before="0" w:beforeAutospacing="0" w:after="0" w:afterAutospacing="0"/>
        <w:rPr>
          <w:ins w:id="171" w:author="Anila Mehta" w:date="2025-11-13T09:53:00Z"/>
          <w:color w:val="000000"/>
        </w:rPr>
      </w:pPr>
    </w:p>
    <w:p w14:paraId="5E6AD37B" w14:textId="1BE8ECD3" w:rsidR="00D61DF5" w:rsidDel="00F76534" w:rsidRDefault="00D61DF5" w:rsidP="00014B1A">
      <w:pPr>
        <w:rPr>
          <w:del w:id="172" w:author="Anila Mehta" w:date="2025-11-13T09:36:00Z"/>
          <w:rFonts w:ascii="Times New Roman" w:hAnsi="Times New Roman" w:cs="Times New Roman"/>
          <w:i/>
          <w:iCs/>
        </w:rPr>
      </w:pPr>
    </w:p>
    <w:p w14:paraId="05878738" w14:textId="43B3D360" w:rsidR="00D61DF5" w:rsidRDefault="00DD2D6F" w:rsidP="00AC3978">
      <w:pPr>
        <w:pStyle w:val="p2"/>
        <w:spacing w:before="0" w:beforeAutospacing="0" w:after="0" w:afterAutospacing="0"/>
        <w:rPr>
          <w:ins w:id="173" w:author="Anila Mehta" w:date="2025-11-12T14:49:00Z"/>
        </w:rPr>
        <w:pPrChange w:id="174" w:author="Anila Mehta" w:date="2025-11-13T09:36:00Z">
          <w:pPr/>
        </w:pPrChange>
      </w:pPr>
      <w:r>
        <w:t xml:space="preserve">Overall, </w:t>
      </w:r>
      <w:r w:rsidR="00C33EC4">
        <w:t xml:space="preserve">these findings suggest that venous and arterial blood gas measurements provide comparable clinical information in predicting key outcomes, including non-invasive ventilation, invasive mechanical ventilation, diagnosis of hypercapnic respiratory failure and 60-day </w:t>
      </w:r>
      <w:commentRangeStart w:id="175"/>
      <w:r w:rsidR="00C33EC4">
        <w:t>mortality</w:t>
      </w:r>
      <w:commentRangeEnd w:id="175"/>
      <w:r w:rsidR="009329C5">
        <w:rPr>
          <w:rStyle w:val="CommentReference"/>
        </w:rPr>
        <w:commentReference w:id="175"/>
      </w:r>
      <w:r w:rsidR="00C33EC4">
        <w:t xml:space="preserve">. The absence of significant differences between VBG and ABG groups indicate that VBG testing may be sufficient for guiding management decisions in many patients, potentially reducing the need for more invasive arterial sampling. </w:t>
      </w:r>
    </w:p>
    <w:p w14:paraId="40045254" w14:textId="76BCFE86" w:rsidR="008F038C" w:rsidRPr="00B246CC" w:rsidDel="00F76534" w:rsidRDefault="008F038C" w:rsidP="00014B1A">
      <w:pPr>
        <w:rPr>
          <w:del w:id="176" w:author="Anila Mehta" w:date="2025-11-13T09:35:00Z"/>
          <w:rFonts w:ascii="Times New Roman" w:hAnsi="Times New Roman" w:cs="Times New Roman"/>
        </w:rPr>
      </w:pPr>
    </w:p>
    <w:p w14:paraId="49F3D094" w14:textId="77777777" w:rsidR="00D61DF5" w:rsidRDefault="00D61DF5" w:rsidP="00D61DF5">
      <w:pPr>
        <w:rPr>
          <w:rFonts w:ascii="Times New Roman" w:hAnsi="Times New Roman" w:cs="Times New Roman"/>
          <w:i/>
          <w:iCs/>
        </w:rPr>
      </w:pPr>
    </w:p>
    <w:p w14:paraId="4F7A6769" w14:textId="31475440" w:rsidR="008F038C" w:rsidRDefault="00FD49E7" w:rsidP="00D61DF5">
      <w:pPr>
        <w:rPr>
          <w:ins w:id="177" w:author="Anila Mehta" w:date="2025-11-12T14:51:00Z"/>
          <w:rFonts w:ascii="Times New Roman" w:hAnsi="Times New Roman"/>
          <w:color w:val="000000"/>
        </w:rPr>
      </w:pPr>
      <w:r>
        <w:rPr>
          <w:rFonts w:ascii="Times New Roman" w:hAnsi="Times New Roman" w:cs="Times New Roman"/>
        </w:rPr>
        <w:t xml:space="preserve">Previous studies have shown that venous and arterial </w:t>
      </w:r>
      <w:proofErr w:type="spellStart"/>
      <w:r>
        <w:rPr>
          <w:color w:val="000000"/>
        </w:rPr>
        <w:t>p</w:t>
      </w:r>
      <w:r w:rsidRPr="00D50D21">
        <w:rPr>
          <w:rFonts w:ascii="Times New Roman" w:hAnsi="Times New Roman"/>
          <w:color w:val="000000"/>
        </w:rPr>
        <w:t>CO</w:t>
      </w:r>
      <w:proofErr w:type="spellEnd"/>
      <w:r w:rsidRPr="00D50D21">
        <w:rPr>
          <w:rFonts w:ascii="Times New Roman" w:hAnsi="Times New Roman"/>
          <w:color w:val="000000"/>
        </w:rPr>
        <w:t>₂</w:t>
      </w:r>
      <w:r>
        <w:rPr>
          <w:rFonts w:ascii="Times New Roman" w:hAnsi="Times New Roman"/>
          <w:color w:val="000000"/>
        </w:rPr>
        <w:t xml:space="preserve"> values are strongly correlated. </w:t>
      </w:r>
      <w:ins w:id="178" w:author="Anila Mehta" w:date="2025-11-13T09:53:00Z">
        <w:r w:rsidR="00582361">
          <w:rPr>
            <w:rFonts w:ascii="Times New Roman" w:hAnsi="Times New Roman"/>
            <w:color w:val="000000"/>
          </w:rPr>
          <w:t>However, t</w:t>
        </w:r>
      </w:ins>
      <w:del w:id="179" w:author="Anila Mehta" w:date="2025-11-13T09:53:00Z">
        <w:r w:rsidDel="00582361">
          <w:rPr>
            <w:rFonts w:ascii="Times New Roman" w:hAnsi="Times New Roman"/>
            <w:color w:val="000000"/>
          </w:rPr>
          <w:delText>T</w:delText>
        </w:r>
      </w:del>
      <w:proofErr w:type="gramStart"/>
      <w:r>
        <w:rPr>
          <w:rFonts w:ascii="Times New Roman" w:hAnsi="Times New Roman"/>
          <w:color w:val="000000"/>
        </w:rPr>
        <w:t>he</w:t>
      </w:r>
      <w:proofErr w:type="gramEnd"/>
      <w:r>
        <w:rPr>
          <w:rFonts w:ascii="Times New Roman" w:hAnsi="Times New Roman"/>
          <w:color w:val="000000"/>
        </w:rPr>
        <w:t xml:space="preserve"> prior work has focused on diagnostic accuracy or </w:t>
      </w:r>
      <w:r w:rsidR="00A16840">
        <w:rPr>
          <w:rFonts w:ascii="Times New Roman" w:hAnsi="Times New Roman"/>
          <w:color w:val="000000"/>
        </w:rPr>
        <w:t>correlation</w:t>
      </w:r>
      <w:r>
        <w:rPr>
          <w:rFonts w:ascii="Times New Roman" w:hAnsi="Times New Roman"/>
          <w:color w:val="000000"/>
        </w:rPr>
        <w:t xml:space="preserve"> coefficients rather than clinical outcomes. </w:t>
      </w:r>
      <w:ins w:id="180" w:author="Anila Mehta" w:date="2025-11-13T09:55:00Z">
        <w:r w:rsidR="00582361">
          <w:rPr>
            <w:rFonts w:ascii="Times New Roman" w:hAnsi="Times New Roman"/>
            <w:color w:val="000000"/>
          </w:rPr>
          <w:t xml:space="preserve">Our study expands upon the current literature by linking arterial and venous blood gas </w:t>
        </w:r>
      </w:ins>
      <w:ins w:id="181" w:author="Anila Mehta" w:date="2025-11-13T09:56:00Z">
        <w:r w:rsidR="00582361">
          <w:rPr>
            <w:rFonts w:ascii="Times New Roman" w:hAnsi="Times New Roman"/>
            <w:color w:val="000000"/>
          </w:rPr>
          <w:t xml:space="preserve">measurements to meaningful clinical outcomes such as mechanical ventilation and mortality. </w:t>
        </w:r>
      </w:ins>
      <w:ins w:id="182" w:author="Anila Mehta" w:date="2025-11-13T09:53:00Z">
        <w:r w:rsidR="00582361">
          <w:rPr>
            <w:rFonts w:ascii="Times New Roman" w:hAnsi="Times New Roman"/>
            <w:color w:val="000000"/>
          </w:rPr>
          <w:t>Our</w:t>
        </w:r>
      </w:ins>
      <w:ins w:id="183" w:author="Anila Mehta" w:date="2025-11-13T09:50:00Z">
        <w:r w:rsidR="00582361">
          <w:rPr>
            <w:rFonts w:ascii="Times New Roman" w:hAnsi="Times New Roman"/>
            <w:color w:val="000000"/>
          </w:rPr>
          <w:t xml:space="preserve"> </w:t>
        </w:r>
      </w:ins>
      <w:ins w:id="184" w:author="Anila Mehta" w:date="2025-11-12T14:51:00Z">
        <w:r w:rsidR="008F038C">
          <w:rPr>
            <w:rFonts w:ascii="Times New Roman" w:hAnsi="Times New Roman"/>
            <w:color w:val="000000"/>
          </w:rPr>
          <w:t>results have broader im</w:t>
        </w:r>
      </w:ins>
      <w:ins w:id="185" w:author="Anila Mehta" w:date="2025-11-12T14:52:00Z">
        <w:r w:rsidR="008F038C">
          <w:rPr>
            <w:rFonts w:ascii="Times New Roman" w:hAnsi="Times New Roman"/>
            <w:color w:val="000000"/>
          </w:rPr>
          <w:t>plications for both clinical practice and healthy system policy. Despite widespread clinical use of VBGs to assess hypercapnia</w:t>
        </w:r>
      </w:ins>
      <w:ins w:id="186" w:author="Anila Mehta" w:date="2025-11-13T09:50:00Z">
        <w:r w:rsidR="00582361">
          <w:rPr>
            <w:rFonts w:ascii="Times New Roman" w:hAnsi="Times New Roman"/>
            <w:color w:val="000000"/>
          </w:rPr>
          <w:t>, formal diagnostic criteria, billing structures and devic</w:t>
        </w:r>
      </w:ins>
      <w:ins w:id="187" w:author="Anila Mehta" w:date="2025-11-13T09:53:00Z">
        <w:r w:rsidR="00582361">
          <w:rPr>
            <w:rFonts w:ascii="Times New Roman" w:hAnsi="Times New Roman"/>
            <w:color w:val="000000"/>
          </w:rPr>
          <w:t>e</w:t>
        </w:r>
      </w:ins>
      <w:ins w:id="188" w:author="Anila Mehta" w:date="2025-11-13T09:50:00Z">
        <w:r w:rsidR="00582361">
          <w:rPr>
            <w:rFonts w:ascii="Times New Roman" w:hAnsi="Times New Roman"/>
            <w:color w:val="000000"/>
          </w:rPr>
          <w:t xml:space="preserve"> quali</w:t>
        </w:r>
      </w:ins>
      <w:ins w:id="189" w:author="Anila Mehta" w:date="2025-11-13T09:51:00Z">
        <w:r w:rsidR="00582361">
          <w:rPr>
            <w:rFonts w:ascii="Times New Roman" w:hAnsi="Times New Roman"/>
            <w:color w:val="000000"/>
          </w:rPr>
          <w:t xml:space="preserve">fication requirements still rely on arterial confirmation. Aligning these frameworks with real-world practice could simplify workflows, reduce patient discomfort, and lower costs without </w:t>
        </w:r>
      </w:ins>
      <w:ins w:id="190" w:author="Anila Mehta" w:date="2025-11-13T09:52:00Z">
        <w:r w:rsidR="00582361">
          <w:rPr>
            <w:rFonts w:ascii="Times New Roman" w:hAnsi="Times New Roman"/>
            <w:color w:val="000000"/>
          </w:rPr>
          <w:t>comprising</w:t>
        </w:r>
      </w:ins>
      <w:ins w:id="191" w:author="Anila Mehta" w:date="2025-11-13T09:51:00Z">
        <w:r w:rsidR="00582361">
          <w:rPr>
            <w:rFonts w:ascii="Times New Roman" w:hAnsi="Times New Roman"/>
            <w:color w:val="000000"/>
          </w:rPr>
          <w:t xml:space="preserve"> diagnostic accuracy.</w:t>
        </w:r>
      </w:ins>
      <w:ins w:id="192" w:author="Anila Mehta" w:date="2025-11-13T09:52:00Z">
        <w:r w:rsidR="00582361">
          <w:rPr>
            <w:rFonts w:ascii="Times New Roman" w:hAnsi="Times New Roman"/>
            <w:color w:val="000000"/>
          </w:rPr>
          <w:t xml:space="preserve"> Expanding the acceptance of venous-based definitions </w:t>
        </w:r>
      </w:ins>
      <w:ins w:id="193" w:author="Anila Mehta" w:date="2025-11-13T09:57:00Z">
        <w:r w:rsidR="00582361">
          <w:rPr>
            <w:rFonts w:ascii="Times New Roman" w:hAnsi="Times New Roman"/>
            <w:color w:val="000000"/>
          </w:rPr>
          <w:t>may also enable</w:t>
        </w:r>
      </w:ins>
      <w:ins w:id="194" w:author="Anila Mehta" w:date="2025-11-13T09:52:00Z">
        <w:r w:rsidR="00582361">
          <w:rPr>
            <w:rFonts w:ascii="Times New Roman" w:hAnsi="Times New Roman"/>
            <w:color w:val="000000"/>
          </w:rPr>
          <w:t xml:space="preserve"> more </w:t>
        </w:r>
      </w:ins>
      <w:ins w:id="195" w:author="Anila Mehta" w:date="2025-11-13T09:54:00Z">
        <w:r w:rsidR="00582361">
          <w:rPr>
            <w:rFonts w:ascii="Times New Roman" w:hAnsi="Times New Roman"/>
            <w:color w:val="000000"/>
          </w:rPr>
          <w:t xml:space="preserve">efficient outpatient follow-up and titration of non-invasive ventilation or supplemental oxygen therapy. </w:t>
        </w:r>
      </w:ins>
    </w:p>
    <w:p w14:paraId="5170EE5D" w14:textId="77777777" w:rsidR="008F038C" w:rsidRDefault="008F038C" w:rsidP="00D61DF5">
      <w:pPr>
        <w:rPr>
          <w:ins w:id="196" w:author="Anila Mehta" w:date="2025-11-12T14:51:00Z"/>
          <w:rFonts w:ascii="Times New Roman" w:hAnsi="Times New Roman"/>
          <w:color w:val="000000"/>
        </w:rPr>
      </w:pPr>
    </w:p>
    <w:p w14:paraId="4F7AF71A" w14:textId="62083F93" w:rsidR="008A38A0" w:rsidRPr="00582361" w:rsidDel="00EF5250" w:rsidRDefault="00FD49E7" w:rsidP="00D61DF5">
      <w:pPr>
        <w:rPr>
          <w:del w:id="197" w:author="Anila Mehta" w:date="2025-11-13T09:59:00Z"/>
          <w:rFonts w:ascii="Times New Roman" w:hAnsi="Times New Roman"/>
          <w:strike/>
          <w:color w:val="000000"/>
          <w:rPrChange w:id="198" w:author="Anila Mehta" w:date="2025-11-13T09:56:00Z">
            <w:rPr>
              <w:del w:id="199" w:author="Anila Mehta" w:date="2025-11-13T09:59:00Z"/>
              <w:rFonts w:ascii="Times New Roman" w:hAnsi="Times New Roman"/>
              <w:color w:val="000000"/>
            </w:rPr>
          </w:rPrChange>
        </w:rPr>
      </w:pPr>
      <w:del w:id="200" w:author="Anila Mehta" w:date="2025-11-13T09:59:00Z">
        <w:r w:rsidRPr="00582361" w:rsidDel="00EF5250">
          <w:rPr>
            <w:rFonts w:ascii="Times New Roman" w:hAnsi="Times New Roman"/>
            <w:strike/>
            <w:color w:val="000000"/>
            <w:rPrChange w:id="201" w:author="Anila Mehta" w:date="2025-11-13T09:56:00Z">
              <w:rPr>
                <w:rFonts w:ascii="Times New Roman" w:hAnsi="Times New Roman"/>
                <w:color w:val="000000"/>
              </w:rPr>
            </w:rPrChange>
          </w:rPr>
          <w:delText xml:space="preserve">Our study expands upon this literature by linking arterial and venous blood gas measurements to meaningful clinical outcomes such as mechanical ventilation and </w:delText>
        </w:r>
      </w:del>
      <w:commentRangeStart w:id="202"/>
      <w:r w:rsidRPr="00582361">
        <w:rPr>
          <w:rFonts w:ascii="Times New Roman" w:hAnsi="Times New Roman"/>
          <w:strike/>
          <w:color w:val="000000"/>
          <w:rPrChange w:id="203" w:author="Anila Mehta" w:date="2025-11-13T09:56:00Z">
            <w:rPr>
              <w:rFonts w:ascii="Times New Roman" w:hAnsi="Times New Roman"/>
              <w:color w:val="000000"/>
            </w:rPr>
          </w:rPrChange>
        </w:rPr>
        <w:t>mortality</w:t>
      </w:r>
      <w:r w:rsidR="008A38A0" w:rsidRPr="00582361">
        <w:rPr>
          <w:rFonts w:ascii="Times New Roman" w:hAnsi="Times New Roman"/>
          <w:strike/>
          <w:color w:val="000000"/>
          <w:rPrChange w:id="204" w:author="Anila Mehta" w:date="2025-11-13T09:56:00Z">
            <w:rPr>
              <w:rFonts w:ascii="Times New Roman" w:hAnsi="Times New Roman"/>
              <w:color w:val="000000"/>
            </w:rPr>
          </w:rPrChange>
        </w:rPr>
        <w:t>.</w:t>
      </w:r>
      <w:commentRangeEnd w:id="202"/>
      <w:r w:rsidR="009329C5" w:rsidRPr="00582361">
        <w:rPr>
          <w:rStyle w:val="CommentReference"/>
          <w:strike/>
          <w:rPrChange w:id="205" w:author="Anila Mehta" w:date="2025-11-13T09:56:00Z">
            <w:rPr>
              <w:rStyle w:val="CommentReference"/>
            </w:rPr>
          </w:rPrChange>
        </w:rPr>
        <w:commentReference w:id="202"/>
      </w:r>
    </w:p>
    <w:p w14:paraId="2BF5CCFD" w14:textId="77777777" w:rsidR="008A38A0" w:rsidDel="00EF5250" w:rsidRDefault="008A38A0" w:rsidP="00D61DF5">
      <w:pPr>
        <w:rPr>
          <w:del w:id="206" w:author="Anila Mehta" w:date="2025-11-13T09:59:00Z"/>
          <w:rFonts w:ascii="Times New Roman" w:hAnsi="Times New Roman"/>
          <w:color w:val="000000"/>
        </w:rPr>
      </w:pPr>
    </w:p>
    <w:p w14:paraId="24D4E8F0" w14:textId="77777777" w:rsidR="008A38A0" w:rsidDel="00EF5250" w:rsidRDefault="008A38A0" w:rsidP="00D61DF5">
      <w:pPr>
        <w:rPr>
          <w:del w:id="207" w:author="Anila Mehta" w:date="2025-11-13T09:59:00Z"/>
          <w:rFonts w:ascii="Times New Roman" w:hAnsi="Times New Roman"/>
          <w:color w:val="000000"/>
        </w:rPr>
      </w:pPr>
    </w:p>
    <w:p w14:paraId="12F6DACD" w14:textId="29C92674" w:rsidR="00FD49E7" w:rsidRPr="00130945" w:rsidRDefault="00FD49E7" w:rsidP="00D61DF5">
      <w:pPr>
        <w:rPr>
          <w:rFonts w:ascii="Times New Roman" w:hAnsi="Times New Roman"/>
          <w:color w:val="000000"/>
        </w:rPr>
      </w:pPr>
      <w:del w:id="208" w:author="Anila Mehta" w:date="2025-11-13T09:59:00Z">
        <w:r w:rsidDel="00EF5250">
          <w:rPr>
            <w:rFonts w:ascii="Times New Roman" w:hAnsi="Times New Roman"/>
            <w:color w:val="000000"/>
          </w:rPr>
          <w:delText xml:space="preserve"> </w:delText>
        </w:r>
      </w:del>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0B0F405E" w:rsidR="00D61DF5" w:rsidRDefault="00D61DF5" w:rsidP="00014B1A">
      <w:pPr>
        <w:rPr>
          <w:rFonts w:ascii="Times New Roman" w:hAnsi="Times New Roman" w:cs="Times New Roman"/>
        </w:rPr>
      </w:pPr>
      <w:r>
        <w:rPr>
          <w:rFonts w:ascii="Times New Roman" w:hAnsi="Times New Roman" w:cs="Times New Roman"/>
        </w:rPr>
        <w:t>This study has several strengths. It</w:t>
      </w:r>
      <w:ins w:id="209" w:author="Anila Mehta" w:date="2025-11-12T13:37:00Z">
        <w:r w:rsidR="00205822">
          <w:rPr>
            <w:rFonts w:ascii="Times New Roman" w:hAnsi="Times New Roman" w:cs="Times New Roman"/>
          </w:rPr>
          <w:t>s large, multi-institutional cohort enhances analytic flexibility and minimizes ove</w:t>
        </w:r>
      </w:ins>
      <w:ins w:id="210" w:author="Anila Mehta" w:date="2025-11-12T13:38:00Z">
        <w:r w:rsidR="00205822">
          <w:rPr>
            <w:rFonts w:ascii="Times New Roman" w:hAnsi="Times New Roman" w:cs="Times New Roman"/>
          </w:rPr>
          <w:t xml:space="preserve">rfitting risk, allowing stable modeling of sampling and outcome relationships. </w:t>
        </w:r>
      </w:ins>
      <w:del w:id="211" w:author="Anila Mehta" w:date="2025-11-12T13:37:00Z">
        <w:r w:rsidDel="00205822">
          <w:rPr>
            <w:rFonts w:ascii="Times New Roman" w:hAnsi="Times New Roman" w:cs="Times New Roman"/>
          </w:rPr>
          <w:delText xml:space="preserve"> leverages a relatively large cohort of patients across multiple institutions which enhances the generalizability </w:delText>
        </w:r>
        <w:r w:rsidR="00971134" w:rsidDel="00205822">
          <w:rPr>
            <w:rFonts w:ascii="Times New Roman" w:hAnsi="Times New Roman" w:cs="Times New Roman"/>
          </w:rPr>
          <w:delText xml:space="preserve">and external </w:delText>
        </w:r>
        <w:commentRangeStart w:id="212"/>
        <w:r w:rsidR="00971134" w:rsidDel="00205822">
          <w:rPr>
            <w:rFonts w:ascii="Times New Roman" w:hAnsi="Times New Roman" w:cs="Times New Roman"/>
          </w:rPr>
          <w:delText xml:space="preserve">validity </w:delText>
        </w:r>
        <w:r w:rsidDel="00205822">
          <w:rPr>
            <w:rFonts w:ascii="Times New Roman" w:hAnsi="Times New Roman" w:cs="Times New Roman"/>
          </w:rPr>
          <w:delText>of the findings</w:delText>
        </w:r>
        <w:commentRangeEnd w:id="212"/>
        <w:r w:rsidR="009329C5" w:rsidDel="00205822">
          <w:rPr>
            <w:rStyle w:val="CommentReference"/>
          </w:rPr>
          <w:commentReference w:id="212"/>
        </w:r>
        <w:r w:rsidDel="00205822">
          <w:rPr>
            <w:rFonts w:ascii="Times New Roman" w:hAnsi="Times New Roman" w:cs="Times New Roman"/>
          </w:rPr>
          <w:delText xml:space="preserve">. </w:delText>
        </w:r>
      </w:del>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 xml:space="preserve">day mortality. </w:t>
      </w:r>
      <w:r w:rsidR="00971134">
        <w:rPr>
          <w:rFonts w:ascii="Times New Roman" w:hAnsi="Times New Roman" w:cs="Times New Roman"/>
        </w:rPr>
        <w:t xml:space="preserve">Propensity scores were estimated using a machine learning method that accommodates non-linear relationships and missing data. </w:t>
      </w:r>
    </w:p>
    <w:p w14:paraId="423FC835" w14:textId="77777777" w:rsidR="00D61DF5" w:rsidRDefault="00D61DF5" w:rsidP="00014B1A">
      <w:pPr>
        <w:rPr>
          <w:rFonts w:ascii="Times New Roman" w:hAnsi="Times New Roman" w:cs="Times New Roman"/>
        </w:rPr>
      </w:pPr>
    </w:p>
    <w:p w14:paraId="4B755A38" w14:textId="5E4579CA"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The retrospective design of this study eliminates casual </w:t>
      </w:r>
      <w:r w:rsidR="0087161F">
        <w:rPr>
          <w:rFonts w:ascii="Times New Roman" w:hAnsi="Times New Roman" w:cs="Times New Roman"/>
        </w:rPr>
        <w:t>inference</w:t>
      </w:r>
      <w:r>
        <w:rPr>
          <w:rFonts w:ascii="Times New Roman" w:hAnsi="Times New Roman" w:cs="Times New Roman"/>
        </w:rPr>
        <w:t xml:space="preserve"> and is at risk for </w:t>
      </w:r>
      <w:commentRangeStart w:id="213"/>
      <w:r w:rsidR="0087161F">
        <w:rPr>
          <w:rFonts w:ascii="Times New Roman" w:hAnsi="Times New Roman" w:cs="Times New Roman"/>
        </w:rPr>
        <w:t>confounders</w:t>
      </w:r>
      <w:r>
        <w:rPr>
          <w:rFonts w:ascii="Times New Roman" w:hAnsi="Times New Roman" w:cs="Times New Roman"/>
        </w:rPr>
        <w:t xml:space="preserve"> that bias results. </w:t>
      </w:r>
      <w:commentRangeEnd w:id="213"/>
      <w:r w:rsidR="009329C5">
        <w:rPr>
          <w:rStyle w:val="CommentReference"/>
        </w:rPr>
        <w:commentReference w:id="213"/>
      </w:r>
      <w:r w:rsidR="00971134">
        <w:rPr>
          <w:rFonts w:ascii="Times New Roman" w:hAnsi="Times New Roman" w:cs="Times New Roman"/>
        </w:rPr>
        <w:t xml:space="preserve">Unmeasured variables such as provider practice style or illness severity may have influenced both the likelihood of testing and clinical outcomes. </w:t>
      </w:r>
      <w:r w:rsidR="0087161F">
        <w:rPr>
          <w:rFonts w:ascii="Times New Roman" w:hAnsi="Times New Roman" w:cs="Times New Roman"/>
        </w:rPr>
        <w:t xml:space="preserve">Since data was extracted from the electronic health record, misclassification or missing data in comorbidities, test results or outcomes is possible. </w:t>
      </w:r>
      <w:r w:rsidR="00654FD4">
        <w:rPr>
          <w:rFonts w:ascii="Times New Roman" w:hAnsi="Times New Roman" w:cs="Times New Roman"/>
        </w:rPr>
        <w:t xml:space="preserve">This study relied on single blood gas measurements </w:t>
      </w:r>
      <w:commentRangeStart w:id="214"/>
      <w:r w:rsidR="00654FD4">
        <w:rPr>
          <w:rFonts w:ascii="Times New Roman" w:hAnsi="Times New Roman" w:cs="Times New Roman"/>
        </w:rPr>
        <w:t xml:space="preserve">obtained on </w:t>
      </w:r>
      <w:del w:id="215" w:author="Anila Mehta" w:date="2025-11-13T09:58:00Z">
        <w:r w:rsidR="00654FD4" w:rsidDel="00582361">
          <w:rPr>
            <w:rFonts w:ascii="Times New Roman" w:hAnsi="Times New Roman" w:cs="Times New Roman"/>
          </w:rPr>
          <w:delText>any day throughout the counter</w:delText>
        </w:r>
        <w:commentRangeEnd w:id="214"/>
        <w:r w:rsidR="009329C5" w:rsidDel="00582361">
          <w:rPr>
            <w:rStyle w:val="CommentReference"/>
          </w:rPr>
          <w:commentReference w:id="214"/>
        </w:r>
      </w:del>
      <w:ins w:id="216" w:author="Anila Mehta" w:date="2025-11-13T09:58:00Z">
        <w:r w:rsidR="00582361">
          <w:rPr>
            <w:rFonts w:ascii="Times New Roman" w:hAnsi="Times New Roman" w:cs="Times New Roman"/>
          </w:rPr>
          <w:t>hospital day 1</w:t>
        </w:r>
      </w:ins>
      <w:r w:rsidR="00654FD4">
        <w:rPr>
          <w:rFonts w:ascii="Times New Roman" w:hAnsi="Times New Roman" w:cs="Times New Roman"/>
        </w:rPr>
        <w:t xml:space="preserve">, which limits the ability of assess temporal changes </w:t>
      </w:r>
      <w:r w:rsidR="00654FD4" w:rsidRPr="00B21F6A">
        <w:rPr>
          <w:rFonts w:ascii="Times New Roman" w:hAnsi="Times New Roman" w:cs="Times New Roman"/>
        </w:rPr>
        <w:t xml:space="preserve">in </w:t>
      </w:r>
      <w:proofErr w:type="spellStart"/>
      <w:r w:rsidR="00B21F6A" w:rsidRPr="00130945">
        <w:rPr>
          <w:rFonts w:ascii="Times New Roman" w:hAnsi="Times New Roman" w:cs="Times New Roman"/>
          <w:color w:val="000000"/>
        </w:rPr>
        <w:t>pCO</w:t>
      </w:r>
      <w:proofErr w:type="spellEnd"/>
      <w:r w:rsidR="00B21F6A" w:rsidRPr="00130945">
        <w:rPr>
          <w:rFonts w:ascii="Times New Roman" w:hAnsi="Times New Roman" w:cs="Times New Roman"/>
          <w:color w:val="000000"/>
        </w:rPr>
        <w:t>₂</w:t>
      </w:r>
      <w:r w:rsidR="00B21F6A">
        <w:rPr>
          <w:color w:val="000000"/>
        </w:rPr>
        <w:t xml:space="preserve"> </w:t>
      </w:r>
      <w:r w:rsidR="00654FD4">
        <w:rPr>
          <w:rFonts w:ascii="Times New Roman" w:hAnsi="Times New Roman" w:cs="Times New Roman"/>
        </w:rPr>
        <w:t xml:space="preserve">or the effect of repeated sampling over time. </w:t>
      </w:r>
    </w:p>
    <w:p w14:paraId="61294186" w14:textId="77777777" w:rsidR="00FD49E7" w:rsidRDefault="00FD49E7" w:rsidP="00014B1A">
      <w:pPr>
        <w:rPr>
          <w:rFonts w:ascii="Times New Roman" w:hAnsi="Times New Roman" w:cs="Times New Roman"/>
        </w:rPr>
      </w:pPr>
    </w:p>
    <w:p w14:paraId="1BE54447" w14:textId="4242F744" w:rsidR="00FD49E7" w:rsidRDefault="00FD49E7" w:rsidP="00014B1A">
      <w:pPr>
        <w:rPr>
          <w:rFonts w:ascii="Times New Roman" w:hAnsi="Times New Roman" w:cs="Times New Roman"/>
        </w:rPr>
      </w:pPr>
      <w:r>
        <w:rPr>
          <w:rFonts w:ascii="Times New Roman" w:hAnsi="Times New Roman" w:cs="Times New Roman"/>
        </w:rPr>
        <w:lastRenderedPageBreak/>
        <w:t xml:space="preserve">Further work is needed to confirm these findings in prospective studies. </w:t>
      </w:r>
      <w:ins w:id="217" w:author="Anila Mehta" w:date="2025-11-26T15:54:00Z">
        <w:r w:rsidR="00023368">
          <w:rPr>
            <w:rFonts w:ascii="Times New Roman" w:hAnsi="Times New Roman" w:cs="Times New Roman"/>
          </w:rPr>
          <w:t xml:space="preserve">Pragmatic prospective cohort with protocolized </w:t>
        </w:r>
      </w:ins>
      <w:ins w:id="218" w:author="Anila Mehta" w:date="2025-11-26T15:55:00Z">
        <w:r w:rsidR="00023368">
          <w:rPr>
            <w:rFonts w:ascii="Times New Roman" w:hAnsi="Times New Roman" w:cs="Times New Roman"/>
          </w:rPr>
          <w:t xml:space="preserve">testing </w:t>
        </w:r>
        <w:proofErr w:type="spellStart"/>
        <w:r w:rsidR="00023368">
          <w:rPr>
            <w:rFonts w:ascii="Times New Roman" w:hAnsi="Times New Roman" w:cs="Times New Roman"/>
          </w:rPr>
          <w:t>omparing</w:t>
        </w:r>
        <w:proofErr w:type="spellEnd"/>
        <w:r w:rsidR="00023368">
          <w:rPr>
            <w:rFonts w:ascii="Times New Roman" w:hAnsi="Times New Roman" w:cs="Times New Roman"/>
          </w:rPr>
          <w:t xml:space="preserve"> ABG versus VBG management could more directly establish causality and inform guidelines. </w:t>
        </w:r>
      </w:ins>
      <w:commentRangeStart w:id="219"/>
      <w:del w:id="220" w:author="Anila Mehta" w:date="2025-11-26T15:55:00Z">
        <w:r w:rsidDel="00023368">
          <w:rPr>
            <w:rFonts w:ascii="Times New Roman" w:hAnsi="Times New Roman" w:cs="Times New Roman"/>
          </w:rPr>
          <w:delText>Randomized clinical trials comparing ABG versus VBG management could more directly establish causality and inform guidelines.</w:delText>
        </w:r>
        <w:commentRangeEnd w:id="219"/>
        <w:r w:rsidR="009329C5" w:rsidDel="00023368">
          <w:rPr>
            <w:rStyle w:val="CommentReference"/>
          </w:rPr>
          <w:commentReference w:id="219"/>
        </w:r>
        <w:r w:rsidDel="00023368">
          <w:rPr>
            <w:rFonts w:ascii="Times New Roman" w:hAnsi="Times New Roman" w:cs="Times New Roman"/>
          </w:rPr>
          <w:delText xml:space="preserve"> </w:delText>
        </w:r>
      </w:del>
      <w:r w:rsidR="009961A5">
        <w:rPr>
          <w:rFonts w:ascii="Times New Roman" w:hAnsi="Times New Roman" w:cs="Times New Roman"/>
        </w:rPr>
        <w:t xml:space="preserve">Repeated measurements throughout a patient encounter as well would also better capture the relationship between changing </w:t>
      </w:r>
      <w:proofErr w:type="spellStart"/>
      <w:r w:rsidR="009961A5">
        <w:rPr>
          <w:color w:val="000000"/>
        </w:rPr>
        <w:t>p</w:t>
      </w:r>
      <w:r w:rsidR="009961A5" w:rsidRPr="00D50D21">
        <w:rPr>
          <w:rFonts w:ascii="Times New Roman" w:hAnsi="Times New Roman"/>
          <w:color w:val="000000"/>
        </w:rPr>
        <w:t>CO</w:t>
      </w:r>
      <w:proofErr w:type="spellEnd"/>
      <w:r w:rsidR="009961A5" w:rsidRPr="00D50D21">
        <w:rPr>
          <w:rFonts w:ascii="Times New Roman" w:hAnsi="Times New Roman"/>
          <w:color w:val="000000"/>
        </w:rPr>
        <w:t xml:space="preserve">₂ </w:t>
      </w:r>
      <w:r w:rsidR="009961A5">
        <w:rPr>
          <w:rFonts w:ascii="Times New Roman" w:hAnsi="Times New Roman"/>
          <w:color w:val="000000"/>
        </w:rPr>
        <w:t xml:space="preserve">values and outcomes. </w:t>
      </w:r>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7B3F1917" w:rsidR="00D61DF5" w:rsidRDefault="00426255" w:rsidP="00014B1A">
      <w:pPr>
        <w:rPr>
          <w:rFonts w:ascii="Times New Roman" w:hAnsi="Times New Roman" w:cs="Times New Roman"/>
        </w:rPr>
      </w:pPr>
      <w:r w:rsidRPr="00130945">
        <w:rPr>
          <w:rFonts w:ascii="Times New Roman" w:hAnsi="Times New Roman" w:cs="Times New Roman"/>
          <w:color w:val="000000"/>
        </w:rPr>
        <w:t>In reweighted cohorts, VBG-identified hypercapnia showed similar prognostic associations to ABG for ventilatory support and mortality. VBG results were also similarly associated with subsequent diagnostic labeling, suggesting its use despite current formal criteria. Broader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221"/>
      <w:r w:rsidRPr="00DA27DE">
        <w:rPr>
          <w:rFonts w:ascii="Times New Roman" w:hAnsi="Times New Roman" w:cs="Times New Roman"/>
          <w:b/>
          <w:bCs/>
          <w:u w:val="single"/>
        </w:rPr>
        <w:t xml:space="preserve">References: </w:t>
      </w:r>
      <w:commentRangeEnd w:id="221"/>
      <w:r w:rsidR="005D4E8A">
        <w:rPr>
          <w:rStyle w:val="CommentReference"/>
        </w:rPr>
        <w:commentReference w:id="221"/>
      </w:r>
    </w:p>
    <w:p w14:paraId="1564BE19" w14:textId="77777777" w:rsidR="00014B1A" w:rsidRDefault="00014B1A" w:rsidP="00014B1A">
      <w:pPr>
        <w:rPr>
          <w:rFonts w:ascii="Times New Roman" w:hAnsi="Times New Roman" w:cs="Times New Roman"/>
          <w:b/>
          <w:bCs/>
          <w:u w:val="single"/>
        </w:rPr>
      </w:pPr>
    </w:p>
    <w:p w14:paraId="23EC8A67" w14:textId="77777777" w:rsidR="008A1CF7" w:rsidRPr="008A1CF7" w:rsidRDefault="008A1CF7" w:rsidP="008A1CF7">
      <w:pPr>
        <w:pStyle w:val="Bibliography"/>
        <w:rPr>
          <w:rFonts w:ascii="Times New Roman" w:hAnsi="Times New Roman" w:cs="Times New Roman"/>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8A1CF7">
        <w:rPr>
          <w:rFonts w:ascii="Times New Roman" w:hAnsi="Times New Roman" w:cs="Times New Roman"/>
        </w:rPr>
        <w:t>1.</w:t>
      </w:r>
      <w:r w:rsidRPr="008A1CF7">
        <w:rPr>
          <w:rFonts w:ascii="Times New Roman" w:hAnsi="Times New Roman" w:cs="Times New Roman"/>
        </w:rPr>
        <w:tab/>
        <w:t>Lacy ME, Saa L, Bruss Z, Noronha L. Things We Do for No Reason</w:t>
      </w:r>
      <w:r w:rsidRPr="008A1CF7">
        <w:rPr>
          <w:rFonts w:ascii="Times New Roman" w:hAnsi="Times New Roman" w:cs="Times New Roman"/>
          <w:vertAlign w:val="superscript"/>
        </w:rPr>
        <w:t>TM</w:t>
      </w:r>
      <w:r w:rsidRPr="008A1CF7">
        <w:rPr>
          <w:rFonts w:ascii="Times New Roman" w:hAnsi="Times New Roman" w:cs="Times New Roman"/>
        </w:rPr>
        <w:t xml:space="preserve">: Arterial blood gas testing to screen for hypercarbic respiratory failure. </w:t>
      </w:r>
      <w:r w:rsidRPr="008A1CF7">
        <w:rPr>
          <w:rFonts w:ascii="Times New Roman" w:hAnsi="Times New Roman" w:cs="Times New Roman"/>
          <w:i/>
          <w:iCs/>
        </w:rPr>
        <w:t>J Hosp Med</w:t>
      </w:r>
      <w:r w:rsidRPr="008A1CF7">
        <w:rPr>
          <w:rFonts w:ascii="Times New Roman" w:hAnsi="Times New Roman" w:cs="Times New Roman"/>
        </w:rPr>
        <w:t>. 2025;20(9):1002-1004. doi:10.1002/jhm.70039</w:t>
      </w:r>
    </w:p>
    <w:p w14:paraId="44864CB0"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2.</w:t>
      </w:r>
      <w:r w:rsidRPr="008A1CF7">
        <w:rPr>
          <w:rFonts w:ascii="Times New Roman" w:hAnsi="Times New Roman" w:cs="Times New Roman"/>
        </w:rPr>
        <w:tab/>
        <w:t xml:space="preserve">Davies MG, Wozniak DR, Quinnell TG, et al. Comparison of mathematically arterialised venous blood gas sampling with arterial, capillary, and venous sampling in adult patients with hypercapnic respiratory failure: a single-centre longitudinal cohort study. </w:t>
      </w:r>
      <w:r w:rsidRPr="008A1CF7">
        <w:rPr>
          <w:rFonts w:ascii="Times New Roman" w:hAnsi="Times New Roman" w:cs="Times New Roman"/>
          <w:i/>
          <w:iCs/>
        </w:rPr>
        <w:t>BMJ Open Respir Res</w:t>
      </w:r>
      <w:r w:rsidRPr="008A1CF7">
        <w:rPr>
          <w:rFonts w:ascii="Times New Roman" w:hAnsi="Times New Roman" w:cs="Times New Roman"/>
        </w:rPr>
        <w:t>. 2023;10(1):e001537. doi:10.1136/bmjresp-2022-001537</w:t>
      </w:r>
    </w:p>
    <w:p w14:paraId="6F38C969"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3.</w:t>
      </w:r>
      <w:r w:rsidRPr="008A1CF7">
        <w:rPr>
          <w:rFonts w:ascii="Times New Roman" w:hAnsi="Times New Roman" w:cs="Times New Roman"/>
        </w:rPr>
        <w:tab/>
        <w:t xml:space="preserve">Ak A, Ogun CO, Bayir A, Kayis SA, Koylu R. Prediction of Arterial Blood Gas Values from Venous Blood Gas Values in Patients with Acute Exacerbation of Chronic Obstructive Pulmonary Disease. </w:t>
      </w:r>
      <w:r w:rsidRPr="008A1CF7">
        <w:rPr>
          <w:rFonts w:ascii="Times New Roman" w:hAnsi="Times New Roman" w:cs="Times New Roman"/>
          <w:i/>
          <w:iCs/>
        </w:rPr>
        <w:t>Tohoku J Exp Med</w:t>
      </w:r>
      <w:r w:rsidRPr="008A1CF7">
        <w:rPr>
          <w:rFonts w:ascii="Times New Roman" w:hAnsi="Times New Roman" w:cs="Times New Roman"/>
        </w:rPr>
        <w:t>. 2006;210(4):285-290. doi:10.1620/tjem.210.285</w:t>
      </w:r>
    </w:p>
    <w:p w14:paraId="7093BA4D"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4.</w:t>
      </w:r>
      <w:r w:rsidRPr="008A1CF7">
        <w:rPr>
          <w:rFonts w:ascii="Times New Roman" w:hAnsi="Times New Roman" w:cs="Times New Roman"/>
        </w:rPr>
        <w:tab/>
        <w:t xml:space="preserve">McKeever TM, Hearson G, Housley G, et al. Using venous blood gas analysis in the assessment of COPD exacerbations: a prospective cohort study. </w:t>
      </w:r>
      <w:r w:rsidRPr="008A1CF7">
        <w:rPr>
          <w:rFonts w:ascii="Times New Roman" w:hAnsi="Times New Roman" w:cs="Times New Roman"/>
          <w:i/>
          <w:iCs/>
        </w:rPr>
        <w:t>Thorax</w:t>
      </w:r>
      <w:r w:rsidRPr="008A1CF7">
        <w:rPr>
          <w:rFonts w:ascii="Times New Roman" w:hAnsi="Times New Roman" w:cs="Times New Roman"/>
        </w:rPr>
        <w:t>. 2016;71(3):210. doi:10.1136/thoraxjnl-2015-207573</w:t>
      </w:r>
    </w:p>
    <w:p w14:paraId="54DD7256" w14:textId="50250EFA" w:rsidR="00014B1A" w:rsidRDefault="008A1CF7" w:rsidP="00014B1A">
      <w:pPr>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Default="00B662BC">
      <w:pPr>
        <w:rPr>
          <w:ins w:id="222" w:author="Anila Mehta" w:date="2025-11-12T13:32:00Z"/>
          <w:rFonts w:ascii="Times New Roman" w:hAnsi="Times New Roman" w:cs="Times New Roman"/>
        </w:rPr>
      </w:pPr>
      <w:commentRangeStart w:id="223"/>
      <w:r w:rsidRPr="006746ED">
        <w:rPr>
          <w:rFonts w:ascii="Times New Roman" w:hAnsi="Times New Roman" w:cs="Times New Roman"/>
        </w:rPr>
        <w:t xml:space="preserve">Things like the propensity diagnostics could be included in the supplement. </w:t>
      </w:r>
      <w:commentRangeEnd w:id="223"/>
      <w:r w:rsidR="00C81D68">
        <w:rPr>
          <w:rStyle w:val="CommentReference"/>
        </w:rPr>
        <w:commentReference w:id="223"/>
      </w:r>
    </w:p>
    <w:p w14:paraId="7E3BD309" w14:textId="77777777" w:rsidR="00796D4C" w:rsidRDefault="00796D4C">
      <w:pPr>
        <w:rPr>
          <w:ins w:id="224" w:author="Anila Mehta" w:date="2025-11-12T13:32:00Z"/>
          <w:rFonts w:ascii="Times New Roman" w:hAnsi="Times New Roman" w:cs="Times New Roman"/>
        </w:rPr>
      </w:pPr>
    </w:p>
    <w:p w14:paraId="7DF822BC" w14:textId="77777777" w:rsidR="00796D4C" w:rsidRDefault="00796D4C">
      <w:pPr>
        <w:rPr>
          <w:ins w:id="225" w:author="Anila Mehta" w:date="2025-11-12T13:32:00Z"/>
          <w:rFonts w:ascii="Times New Roman" w:hAnsi="Times New Roman" w:cs="Times New Roman"/>
        </w:rPr>
      </w:pPr>
    </w:p>
    <w:p w14:paraId="36BA8D7E" w14:textId="6B337D88" w:rsidR="00796D4C" w:rsidRPr="008A38A0" w:rsidRDefault="00796D4C" w:rsidP="00796D4C">
      <w:pPr>
        <w:pStyle w:val="p2"/>
        <w:spacing w:before="0" w:beforeAutospacing="0" w:after="0" w:afterAutospacing="0"/>
        <w:rPr>
          <w:moveTo w:id="226" w:author="Anila Mehta" w:date="2025-11-12T13:32:00Z"/>
          <w:b/>
          <w:bCs/>
          <w:color w:val="000000"/>
        </w:rPr>
      </w:pPr>
      <w:moveToRangeStart w:id="227" w:author="Anila Mehta" w:date="2025-11-12T13:32:00Z" w:name="move213846768"/>
      <w:moveTo w:id="228" w:author="Anila Mehta" w:date="2025-11-12T13:32:00Z">
        <w:r w:rsidRPr="008A38A0">
          <w:rPr>
            <w:b/>
            <w:bCs/>
            <w:color w:val="000000"/>
          </w:rPr>
          <w:t xml:space="preserve">Figure </w:t>
        </w:r>
      </w:moveTo>
      <w:ins w:id="229" w:author="Anila Mehta" w:date="2025-11-12T13:34:00Z">
        <w:r>
          <w:rPr>
            <w:b/>
            <w:bCs/>
            <w:color w:val="000000"/>
          </w:rPr>
          <w:t>S</w:t>
        </w:r>
      </w:ins>
      <w:ins w:id="230" w:author="Anila Mehta" w:date="2025-11-12T13:32:00Z">
        <w:r>
          <w:rPr>
            <w:b/>
            <w:bCs/>
            <w:color w:val="000000"/>
          </w:rPr>
          <w:t>1</w:t>
        </w:r>
      </w:ins>
      <w:moveTo w:id="231" w:author="Anila Mehta" w:date="2025-11-12T13:32:00Z">
        <w:del w:id="232" w:author="Anila Mehta" w:date="2025-11-12T13:32:00Z">
          <w:r w:rsidRPr="008A38A0" w:rsidDel="00796D4C">
            <w:rPr>
              <w:b/>
              <w:bCs/>
              <w:color w:val="000000"/>
            </w:rPr>
            <w:delText>3</w:delText>
          </w:r>
        </w:del>
        <w:r w:rsidRPr="008A38A0">
          <w:rPr>
            <w:b/>
            <w:bCs/>
            <w:color w:val="000000"/>
          </w:rPr>
          <w:t xml:space="preserve">: Distribution of </w:t>
        </w:r>
        <w:r>
          <w:rPr>
            <w:b/>
            <w:bCs/>
            <w:color w:val="000000"/>
          </w:rPr>
          <w:t>Inverse P</w:t>
        </w:r>
        <w:r w:rsidRPr="008A38A0">
          <w:rPr>
            <w:b/>
            <w:bCs/>
            <w:color w:val="000000"/>
          </w:rPr>
          <w:t>ropensity</w:t>
        </w:r>
        <w:r>
          <w:rPr>
            <w:b/>
            <w:bCs/>
            <w:color w:val="000000"/>
          </w:rPr>
          <w:t>-Weighted</w:t>
        </w:r>
        <w:r w:rsidRPr="008A38A0">
          <w:rPr>
            <w:b/>
            <w:bCs/>
            <w:color w:val="000000"/>
          </w:rPr>
          <w:t xml:space="preserve"> Scores </w:t>
        </w:r>
        <w:r>
          <w:rPr>
            <w:b/>
            <w:bCs/>
            <w:color w:val="000000"/>
          </w:rPr>
          <w:t>for</w:t>
        </w:r>
        <w:r w:rsidRPr="008A38A0">
          <w:rPr>
            <w:b/>
            <w:bCs/>
            <w:color w:val="000000"/>
          </w:rPr>
          <w:t xml:space="preserve"> ABG</w:t>
        </w:r>
        <w:r>
          <w:rPr>
            <w:b/>
            <w:bCs/>
            <w:color w:val="000000"/>
          </w:rPr>
          <w:t xml:space="preserve"> and </w:t>
        </w:r>
        <w:r w:rsidRPr="008A38A0">
          <w:rPr>
            <w:b/>
            <w:bCs/>
            <w:color w:val="000000"/>
          </w:rPr>
          <w:t xml:space="preserve">VBG groups. </w:t>
        </w:r>
        <w:r>
          <w:rPr>
            <w:b/>
            <w:bCs/>
            <w:color w:val="000000"/>
          </w:rPr>
          <w:t xml:space="preserve">Untested patients clustered near zero, while tested patients were skewed toward higher probabilities of being tested. </w:t>
        </w:r>
      </w:moveTo>
    </w:p>
    <w:p w14:paraId="2DD2DE6F" w14:textId="77777777" w:rsidR="00796D4C" w:rsidRDefault="00796D4C" w:rsidP="00796D4C">
      <w:pPr>
        <w:pStyle w:val="p2"/>
        <w:spacing w:before="0" w:beforeAutospacing="0" w:after="0" w:afterAutospacing="0"/>
        <w:rPr>
          <w:moveTo w:id="233" w:author="Anila Mehta" w:date="2025-11-12T13:32:00Z"/>
          <w:color w:val="000000"/>
        </w:rPr>
      </w:pPr>
    </w:p>
    <w:p w14:paraId="0DAC22FE" w14:textId="77777777" w:rsidR="00796D4C" w:rsidRDefault="00796D4C" w:rsidP="00796D4C">
      <w:pPr>
        <w:pStyle w:val="p2"/>
        <w:spacing w:before="0" w:beforeAutospacing="0" w:after="0" w:afterAutospacing="0"/>
        <w:rPr>
          <w:moveTo w:id="234" w:author="Anila Mehta" w:date="2025-11-12T13:32:00Z"/>
          <w:color w:val="000000"/>
        </w:rPr>
      </w:pPr>
      <w:commentRangeStart w:id="235"/>
      <w:moveTo w:id="236" w:author="Anila Mehta" w:date="2025-11-12T13:32:00Z">
        <w:r w:rsidRPr="00C33EC4">
          <w:rPr>
            <w:noProof/>
            <w:color w:val="000000"/>
          </w:rPr>
          <w:lastRenderedPageBreak/>
          <w:drawing>
            <wp:inline distT="0" distB="0" distL="0" distR="0" wp14:anchorId="5A2028A6" wp14:editId="1EC45A0C">
              <wp:extent cx="5943600" cy="4224655"/>
              <wp:effectExtent l="0" t="0" r="0" b="4445"/>
              <wp:docPr id="2122416590" name="Picture 1" descr="A graph of a number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6590" name="Picture 1" descr="A graph of a number of graphs&#10;&#10;Description automatically generated with medium confidence"/>
                      <pic:cNvPicPr/>
                    </pic:nvPicPr>
                    <pic:blipFill>
                      <a:blip r:embed="rId13"/>
                      <a:stretch>
                        <a:fillRect/>
                      </a:stretch>
                    </pic:blipFill>
                    <pic:spPr>
                      <a:xfrm>
                        <a:off x="0" y="0"/>
                        <a:ext cx="5943600" cy="4224655"/>
                      </a:xfrm>
                      <a:prstGeom prst="rect">
                        <a:avLst/>
                      </a:prstGeom>
                    </pic:spPr>
                  </pic:pic>
                </a:graphicData>
              </a:graphic>
            </wp:inline>
          </w:drawing>
        </w:r>
        <w:commentRangeEnd w:id="235"/>
        <w:r>
          <w:rPr>
            <w:rStyle w:val="CommentReference"/>
            <w:rFonts w:asciiTheme="minorHAnsi" w:eastAsiaTheme="minorHAnsi" w:hAnsiTheme="minorHAnsi" w:cstheme="minorBidi"/>
            <w:kern w:val="2"/>
            <w14:ligatures w14:val="standardContextual"/>
          </w:rPr>
          <w:commentReference w:id="235"/>
        </w:r>
      </w:moveTo>
    </w:p>
    <w:p w14:paraId="1FC71582" w14:textId="77777777" w:rsidR="00796D4C" w:rsidRDefault="00796D4C" w:rsidP="00796D4C">
      <w:pPr>
        <w:pStyle w:val="p2"/>
        <w:spacing w:before="0" w:beforeAutospacing="0" w:after="0" w:afterAutospacing="0"/>
        <w:rPr>
          <w:moveTo w:id="237" w:author="Anila Mehta" w:date="2025-11-12T13:32:00Z"/>
          <w:color w:val="000000"/>
        </w:rPr>
      </w:pPr>
    </w:p>
    <w:p w14:paraId="3390EEA6" w14:textId="77777777" w:rsidR="00796D4C" w:rsidRDefault="00796D4C" w:rsidP="00796D4C">
      <w:pPr>
        <w:pStyle w:val="p2"/>
        <w:spacing w:before="0" w:beforeAutospacing="0" w:after="0" w:afterAutospacing="0"/>
        <w:rPr>
          <w:moveTo w:id="238" w:author="Anila Mehta" w:date="2025-11-12T13:32:00Z"/>
          <w:color w:val="000000"/>
        </w:rPr>
      </w:pPr>
    </w:p>
    <w:moveToRangeEnd w:id="227"/>
    <w:p w14:paraId="0A7BA5D8" w14:textId="77777777" w:rsidR="00796D4C" w:rsidRPr="006746ED" w:rsidRDefault="00796D4C">
      <w:pPr>
        <w:rPr>
          <w:rFonts w:ascii="Times New Roman" w:hAnsi="Times New Roman" w:cs="Times New Roman"/>
        </w:rPr>
      </w:pPr>
    </w:p>
    <w:sectPr w:rsidR="00796D4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rian Locke" w:date="2025-11-12T10:44:00Z" w:initials="BL">
    <w:p w14:paraId="19B2EDC6" w14:textId="77777777" w:rsidR="00C81D68" w:rsidRDefault="00C81D68" w:rsidP="00C81D68">
      <w:r>
        <w:rPr>
          <w:rStyle w:val="CommentReference"/>
        </w:rPr>
        <w:annotationRef/>
      </w:r>
      <w:r>
        <w:rPr>
          <w:sz w:val="20"/>
          <w:szCs w:val="20"/>
        </w:rPr>
        <w:t xml:space="preserve">we'll eventually need Funding, conflicts of interest, author contributions, data/code availability statements.  </w:t>
      </w:r>
    </w:p>
  </w:comment>
  <w:comment w:id="113" w:author="Brian Locke" w:date="2025-11-12T10:24:00Z" w:initials="BL">
    <w:p w14:paraId="7A1BFE70" w14:textId="6906BF3A" w:rsidR="00D1109E" w:rsidRDefault="00D1109E" w:rsidP="00D1109E">
      <w:r>
        <w:rPr>
          <w:rStyle w:val="CommentReference"/>
        </w:rPr>
        <w:annotationRef/>
      </w:r>
      <w:r>
        <w:rPr>
          <w:sz w:val="20"/>
          <w:szCs w:val="20"/>
        </w:rPr>
        <w:t>We'll have to add a Structured abstract (Background/Methods/Results/Conclusions) with Ns, effect sizes, 95% CIs but OK to do this last</w:t>
      </w:r>
    </w:p>
  </w:comment>
  <w:comment w:id="115" w:author="Brian Locke" w:date="2025-11-12T10:27:00Z" w:initials="BL">
    <w:p w14:paraId="2B32A62E" w14:textId="77777777" w:rsidR="00C81D68" w:rsidRDefault="00D1109E" w:rsidP="00C81D68">
      <w:r>
        <w:rPr>
          <w:rStyle w:val="CommentReference"/>
        </w:rPr>
        <w:annotationRef/>
      </w:r>
      <w:r w:rsidR="00C81D68">
        <w:rPr>
          <w:sz w:val="20"/>
          <w:szCs w:val="20"/>
        </w:rPr>
        <w:t xml:space="preserve">I'd add a bit of discussion framing why we separate analytic agreement vs prognostic relevance - </w:t>
      </w:r>
      <w:hyperlink r:id="rId1" w:history="1">
        <w:r w:rsidR="00C81D68" w:rsidRPr="008E76D8">
          <w:rPr>
            <w:rStyle w:val="Hyperlink"/>
            <w:sz w:val="20"/>
            <w:szCs w:val="20"/>
          </w:rPr>
          <w:t>https://ccforum.biomedcentral.com/articles/10.1186/s13054-025-05754-4</w:t>
        </w:r>
      </w:hyperlink>
      <w:r w:rsidR="00C81D68">
        <w:rPr>
          <w:sz w:val="20"/>
          <w:szCs w:val="20"/>
        </w:rPr>
        <w:t xml:space="preserve">  gives a nice example of some verbage we could use. </w:t>
      </w:r>
    </w:p>
  </w:comment>
  <w:comment w:id="127" w:author="Brian Locke" w:date="2025-11-12T10:28:00Z" w:initials="BL">
    <w:p w14:paraId="0DC418C8" w14:textId="1B0CF296" w:rsidR="00D1109E" w:rsidRDefault="00D1109E" w:rsidP="00D1109E">
      <w:r>
        <w:rPr>
          <w:rStyle w:val="CommentReference"/>
        </w:rPr>
        <w:annotationRef/>
      </w:r>
      <w:r>
        <w:rPr>
          <w:sz w:val="20"/>
          <w:szCs w:val="20"/>
        </w:rPr>
        <w:t>I'd end with a clear hypothesis (ie we expect them to be similarly predictive, supporting the functional utility of VBG in comparison to ABG) and a one‑line/half sentence design summary (ie. in a nationwide health record-based cohort)</w:t>
      </w:r>
    </w:p>
  </w:comment>
  <w:comment w:id="130" w:author="Brian Locke" w:date="2025-09-22T15:54:00Z" w:initials="BL">
    <w:p w14:paraId="728A8684" w14:textId="1B067191" w:rsidR="00A52488" w:rsidRDefault="00A52488" w:rsidP="00A52488">
      <w:r>
        <w:rPr>
          <w:rStyle w:val="CommentReference"/>
        </w:rPr>
        <w:annotationRef/>
      </w:r>
      <w:r>
        <w:rPr>
          <w:sz w:val="20"/>
          <w:szCs w:val="20"/>
        </w:rPr>
        <w:t>I'll look into the details here, I need to remind myself exactly what I did</w:t>
      </w:r>
    </w:p>
  </w:comment>
  <w:comment w:id="146" w:author="Brian Locke" w:date="2025-11-12T10:31:00Z" w:initials="BL">
    <w:p w14:paraId="3304D96A" w14:textId="77777777" w:rsidR="00D1109E" w:rsidRDefault="00D1109E" w:rsidP="00D1109E">
      <w:r>
        <w:rPr>
          <w:rStyle w:val="CommentReference"/>
        </w:rPr>
        <w:annotationRef/>
      </w:r>
      <w:r>
        <w:rPr>
          <w:sz w:val="20"/>
          <w:szCs w:val="20"/>
        </w:rPr>
        <w:t>We should probably also make note of  what mortality sources are captured/omitted in trinetx</w:t>
      </w:r>
    </w:p>
  </w:comment>
  <w:comment w:id="153" w:author="Brian Locke" w:date="2025-09-22T15:36:00Z" w:initials="BL">
    <w:p w14:paraId="10E510C8" w14:textId="1394E901" w:rsidR="007A56D7" w:rsidRDefault="007A56D7" w:rsidP="007A56D7">
      <w:r>
        <w:rPr>
          <w:rStyle w:val="CommentReference"/>
        </w:rPr>
        <w:annotationRef/>
      </w:r>
      <w:r>
        <w:rPr>
          <w:sz w:val="20"/>
          <w:szCs w:val="20"/>
        </w:rPr>
        <w:t>we can ultimately put our results here.</w:t>
      </w:r>
    </w:p>
  </w:comment>
  <w:comment w:id="154" w:author="Brian Locke" w:date="2025-11-12T10:33:00Z" w:initials="BL">
    <w:p w14:paraId="2E284AA7" w14:textId="77777777" w:rsidR="009329C5" w:rsidRDefault="009329C5" w:rsidP="009329C5">
      <w:r>
        <w:rPr>
          <w:rStyle w:val="CommentReference"/>
        </w:rPr>
        <w:annotationRef/>
      </w:r>
      <w:r>
        <w:rPr>
          <w:sz w:val="20"/>
          <w:szCs w:val="20"/>
        </w:rPr>
        <w:t>we'll also probably want to state that  data cannot be shared (TriNetX DUA)</w:t>
      </w:r>
    </w:p>
  </w:comment>
  <w:comment w:id="155" w:author="Brian Locke" w:date="2025-09-22T15:55:00Z" w:initials="BL">
    <w:p w14:paraId="3DD7373D" w14:textId="10385423" w:rsidR="00A52488" w:rsidRDefault="00A52488" w:rsidP="00A52488">
      <w:r>
        <w:rPr>
          <w:rStyle w:val="CommentReference"/>
        </w:rPr>
        <w:annotationRef/>
      </w:r>
      <w:r>
        <w:rPr>
          <w:sz w:val="20"/>
          <w:szCs w:val="20"/>
        </w:rPr>
        <w:t>I'll generate a consort diagram of who was included and who was excluded for various reasons.</w:t>
      </w:r>
    </w:p>
  </w:comment>
  <w:comment w:id="165" w:author="Brian Locke" w:date="2025-11-12T10:48:00Z" w:initials="BL">
    <w:p w14:paraId="1C52B7C4" w14:textId="77777777" w:rsidR="00D4253F" w:rsidRDefault="00D4253F" w:rsidP="00D4253F">
      <w:r>
        <w:rPr>
          <w:rStyle w:val="CommentReference"/>
        </w:rPr>
        <w:annotationRef/>
      </w:r>
      <w:r>
        <w:rPr>
          <w:sz w:val="20"/>
          <w:szCs w:val="20"/>
        </w:rPr>
        <w:t>This one, as well as probably a ROC curve - should probably go in the supplement.</w:t>
      </w:r>
    </w:p>
  </w:comment>
  <w:comment w:id="175" w:author="Brian Locke" w:date="2025-11-12T10:36:00Z" w:initials="BL">
    <w:p w14:paraId="0FFA4D1B" w14:textId="4BD3F09E" w:rsidR="009329C5" w:rsidRDefault="009329C5" w:rsidP="009329C5">
      <w:r>
        <w:rPr>
          <w:rStyle w:val="CommentReference"/>
        </w:rPr>
        <w:annotationRef/>
      </w:r>
      <w:r>
        <w:rPr>
          <w:sz w:val="20"/>
          <w:szCs w:val="20"/>
        </w:rPr>
        <w:t xml:space="preserve">should give one concrete number (e.g. OR at particular degree of elevation, or for the category of hypercapnia) per outcome for anchoring </w:t>
      </w:r>
    </w:p>
  </w:comment>
  <w:comment w:id="202" w:author="Brian Locke" w:date="2025-11-12T10:38:00Z" w:initials="BL">
    <w:p w14:paraId="30DEFC87" w14:textId="77777777" w:rsidR="009329C5" w:rsidRDefault="009329C5" w:rsidP="009329C5">
      <w:r>
        <w:rPr>
          <w:rStyle w:val="CommentReference"/>
        </w:rPr>
        <w:annotationRef/>
      </w:r>
      <w:r>
        <w:rPr>
          <w:sz w:val="20"/>
          <w:szCs w:val="20"/>
        </w:rPr>
        <w:t>I'd expand this to cover the expected meaning, such as  policy/implementation: alignment of billing/device qualification with actual diagnostic use; outline the post‑discharge management implications (ie do we really need to repeat an ABG if a VBG had a co2 of 100)</w:t>
      </w:r>
    </w:p>
  </w:comment>
  <w:comment w:id="212" w:author="Brian Locke" w:date="2025-11-12T10:40:00Z" w:initials="BL">
    <w:p w14:paraId="2D1A4DF3" w14:textId="77777777" w:rsidR="009329C5" w:rsidRDefault="009329C5" w:rsidP="009329C5">
      <w:r>
        <w:rPr>
          <w:rStyle w:val="CommentReference"/>
        </w:rPr>
        <w:annotationRef/>
      </w:r>
      <w:r>
        <w:rPr>
          <w:sz w:val="20"/>
          <w:szCs w:val="20"/>
        </w:rPr>
        <w:t>I think more than generalizability, the main strength of the big-data approach is that we're able to flexibly model sampling and outcomes without overfitting the data.</w:t>
      </w:r>
    </w:p>
  </w:comment>
  <w:comment w:id="213" w:author="Brian Locke" w:date="2025-11-12T10:40:00Z" w:initials="BL">
    <w:p w14:paraId="58DC6ED9" w14:textId="77777777" w:rsidR="009329C5" w:rsidRDefault="009329C5" w:rsidP="009329C5">
      <w:r>
        <w:rPr>
          <w:rStyle w:val="CommentReference"/>
        </w:rPr>
        <w:annotationRef/>
      </w:r>
      <w:r>
        <w:rPr>
          <w:sz w:val="20"/>
          <w:szCs w:val="20"/>
        </w:rPr>
        <w:t>if there's particular confounders we couldn't adjust for (or couldn't adjust for well), we should enumerate them</w:t>
      </w:r>
    </w:p>
  </w:comment>
  <w:comment w:id="214" w:author="Brian Locke" w:date="2025-11-12T10:41:00Z" w:initials="BL">
    <w:p w14:paraId="0B791BBA" w14:textId="77777777" w:rsidR="009329C5" w:rsidRDefault="009329C5" w:rsidP="009329C5">
      <w:r>
        <w:rPr>
          <w:rStyle w:val="CommentReference"/>
        </w:rPr>
        <w:annotationRef/>
      </w:r>
      <w:r>
        <w:rPr>
          <w:sz w:val="20"/>
          <w:szCs w:val="20"/>
        </w:rPr>
        <w:t>actually just from hospital day 1 - but we should definitely mention that lack of a higher temporal resolution as a major limitation</w:t>
      </w:r>
    </w:p>
  </w:comment>
  <w:comment w:id="219" w:author="Brian Locke" w:date="2025-11-12T10:42:00Z" w:initials="BL">
    <w:p w14:paraId="7644185E" w14:textId="77777777" w:rsidR="00C81D68" w:rsidRDefault="009329C5" w:rsidP="00C81D68">
      <w:r>
        <w:rPr>
          <w:rStyle w:val="CommentReference"/>
        </w:rPr>
        <w:annotationRef/>
      </w:r>
      <w:r w:rsidR="00C81D68">
        <w:rPr>
          <w:sz w:val="20"/>
          <w:szCs w:val="20"/>
        </w:rPr>
        <w:t xml:space="preserve">idk if an RCT is really required... seems like pragmatic prospective cohort with protocolized testing  might be sufficient (ie. get around informed presence bias in EHR data and track outcomes). </w:t>
      </w:r>
    </w:p>
  </w:comment>
  <w:comment w:id="221" w:author="Brian Locke" w:date="2025-09-22T16:03:00Z" w:initials="BL">
    <w:p w14:paraId="56896536" w14:textId="4E40E87F"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2"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 w:id="223" w:author="Brian Locke" w:date="2025-11-12T10:44:00Z" w:initials="BL">
    <w:p w14:paraId="15626216" w14:textId="77777777" w:rsidR="00C81D68" w:rsidRDefault="00C81D68" w:rsidP="00C81D68">
      <w:r>
        <w:rPr>
          <w:rStyle w:val="CommentReference"/>
        </w:rPr>
        <w:annotationRef/>
      </w:r>
      <w:r>
        <w:rPr>
          <w:sz w:val="20"/>
          <w:szCs w:val="20"/>
        </w:rPr>
        <w:t>STROBE and RECORD checklists completed and uploaded; code lists and propensity diagnostics</w:t>
      </w:r>
    </w:p>
  </w:comment>
  <w:comment w:id="235" w:author="Brian Locke" w:date="2025-11-12T10:48:00Z" w:initials="BL">
    <w:p w14:paraId="6DBF4DDB" w14:textId="77777777" w:rsidR="00796D4C" w:rsidRDefault="00796D4C" w:rsidP="00796D4C">
      <w:r>
        <w:rPr>
          <w:rStyle w:val="CommentReference"/>
        </w:rPr>
        <w:annotationRef/>
      </w:r>
      <w:r>
        <w:rPr>
          <w:sz w:val="20"/>
          <w:szCs w:val="20"/>
        </w:rPr>
        <w:t>This one, as well as probably a ROC curve - should probably go in the supplement.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B2EDC6" w15:done="0"/>
  <w15:commentEx w15:paraId="7A1BFE70" w15:done="1"/>
  <w15:commentEx w15:paraId="2B32A62E" w15:done="0"/>
  <w15:commentEx w15:paraId="0DC418C8" w15:done="1"/>
  <w15:commentEx w15:paraId="728A8684" w15:done="0"/>
  <w15:commentEx w15:paraId="3304D96A" w15:done="0"/>
  <w15:commentEx w15:paraId="10E510C8" w15:done="0"/>
  <w15:commentEx w15:paraId="2E284AA7" w15:paraIdParent="10E510C8" w15:done="0"/>
  <w15:commentEx w15:paraId="3DD7373D" w15:done="0"/>
  <w15:commentEx w15:paraId="1C52B7C4" w15:done="0"/>
  <w15:commentEx w15:paraId="0FFA4D1B" w15:done="0"/>
  <w15:commentEx w15:paraId="30DEFC87" w15:done="0"/>
  <w15:commentEx w15:paraId="2D1A4DF3" w15:done="0"/>
  <w15:commentEx w15:paraId="58DC6ED9" w15:done="0"/>
  <w15:commentEx w15:paraId="0B791BBA" w15:done="1"/>
  <w15:commentEx w15:paraId="7644185E" w15:done="0"/>
  <w15:commentEx w15:paraId="56896536" w15:done="1"/>
  <w15:commentEx w15:paraId="15626216" w15:done="0"/>
  <w15:commentEx w15:paraId="6DBF4D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614831" w16cex:dateUtc="2025-11-12T17:44:00Z"/>
  <w16cex:commentExtensible w16cex:durableId="4926BBB3" w16cex:dateUtc="2025-11-12T17:24:00Z"/>
  <w16cex:commentExtensible w16cex:durableId="0CAC6456" w16cex:dateUtc="2025-11-12T17:27:00Z"/>
  <w16cex:commentExtensible w16cex:durableId="34931A0C" w16cex:dateUtc="2025-11-12T17:28:00Z"/>
  <w16cex:commentExtensible w16cex:durableId="36DAB0DB" w16cex:dateUtc="2025-09-22T21:54:00Z"/>
  <w16cex:commentExtensible w16cex:durableId="74AEC6EB" w16cex:dateUtc="2025-11-12T17:31:00Z"/>
  <w16cex:commentExtensible w16cex:durableId="0C329DFC" w16cex:dateUtc="2025-09-22T21:36:00Z"/>
  <w16cex:commentExtensible w16cex:durableId="042FAD20" w16cex:dateUtc="2025-11-12T17:33:00Z"/>
  <w16cex:commentExtensible w16cex:durableId="2485A17F" w16cex:dateUtc="2025-09-22T21:55:00Z"/>
  <w16cex:commentExtensible w16cex:durableId="57F69877" w16cex:dateUtc="2025-11-12T17:48:00Z"/>
  <w16cex:commentExtensible w16cex:durableId="0C2B2953" w16cex:dateUtc="2025-11-12T17:36:00Z"/>
  <w16cex:commentExtensible w16cex:durableId="23B6ECE8" w16cex:dateUtc="2025-11-12T17:38:00Z"/>
  <w16cex:commentExtensible w16cex:durableId="4DCB1F4D" w16cex:dateUtc="2025-11-12T17:40:00Z"/>
  <w16cex:commentExtensible w16cex:durableId="14AD1A8F" w16cex:dateUtc="2025-11-12T17:40:00Z"/>
  <w16cex:commentExtensible w16cex:durableId="23DCC36D" w16cex:dateUtc="2025-11-12T17:41:00Z"/>
  <w16cex:commentExtensible w16cex:durableId="09A0B7D9" w16cex:dateUtc="2025-11-12T17:42:00Z"/>
  <w16cex:commentExtensible w16cex:durableId="08937769" w16cex:dateUtc="2025-09-22T22:03:00Z"/>
  <w16cex:commentExtensible w16cex:durableId="2CE75F68" w16cex:dateUtc="2025-11-12T17:44:00Z"/>
  <w16cex:commentExtensible w16cex:durableId="7DFE8538" w16cex:dateUtc="2025-11-1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B2EDC6" w16cid:durableId="3C614831"/>
  <w16cid:commentId w16cid:paraId="7A1BFE70" w16cid:durableId="4926BBB3"/>
  <w16cid:commentId w16cid:paraId="2B32A62E" w16cid:durableId="0CAC6456"/>
  <w16cid:commentId w16cid:paraId="0DC418C8" w16cid:durableId="34931A0C"/>
  <w16cid:commentId w16cid:paraId="728A8684" w16cid:durableId="36DAB0DB"/>
  <w16cid:commentId w16cid:paraId="3304D96A" w16cid:durableId="74AEC6EB"/>
  <w16cid:commentId w16cid:paraId="10E510C8" w16cid:durableId="0C329DFC"/>
  <w16cid:commentId w16cid:paraId="2E284AA7" w16cid:durableId="042FAD20"/>
  <w16cid:commentId w16cid:paraId="3DD7373D" w16cid:durableId="2485A17F"/>
  <w16cid:commentId w16cid:paraId="1C52B7C4" w16cid:durableId="57F69877"/>
  <w16cid:commentId w16cid:paraId="0FFA4D1B" w16cid:durableId="0C2B2953"/>
  <w16cid:commentId w16cid:paraId="30DEFC87" w16cid:durableId="23B6ECE8"/>
  <w16cid:commentId w16cid:paraId="2D1A4DF3" w16cid:durableId="4DCB1F4D"/>
  <w16cid:commentId w16cid:paraId="58DC6ED9" w16cid:durableId="14AD1A8F"/>
  <w16cid:commentId w16cid:paraId="0B791BBA" w16cid:durableId="23DCC36D"/>
  <w16cid:commentId w16cid:paraId="7644185E" w16cid:durableId="09A0B7D9"/>
  <w16cid:commentId w16cid:paraId="56896536" w16cid:durableId="08937769"/>
  <w16cid:commentId w16cid:paraId="15626216" w16cid:durableId="2CE75F68"/>
  <w16cid:commentId w16cid:paraId="6DBF4DDB" w16cid:durableId="7DFE85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7531535">
    <w:abstractNumId w:val="4"/>
  </w:num>
  <w:num w:numId="2" w16cid:durableId="595556395">
    <w:abstractNumId w:val="1"/>
  </w:num>
  <w:num w:numId="3" w16cid:durableId="1632125910">
    <w:abstractNumId w:val="0"/>
  </w:num>
  <w:num w:numId="4" w16cid:durableId="948049133">
    <w:abstractNumId w:val="3"/>
  </w:num>
  <w:num w:numId="5" w16cid:durableId="15302191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ila Mehta">
    <w15:presenceInfo w15:providerId="AD" w15:userId="S::u6059663@umail.utah.edu::02185f81-c74b-4c98-90fc-ed67c273a787"/>
  </w15:person>
  <w15:person w15:author="Brian Locke">
    <w15:presenceInfo w15:providerId="AD" w15:userId="S::locke@mountainbiometrics.com::3e92e2c1-cba6-4306-8707-a9c18ff46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36E1"/>
    <w:rsid w:val="00014022"/>
    <w:rsid w:val="00014B1A"/>
    <w:rsid w:val="0001560E"/>
    <w:rsid w:val="0001686B"/>
    <w:rsid w:val="00023368"/>
    <w:rsid w:val="000329AB"/>
    <w:rsid w:val="000901F9"/>
    <w:rsid w:val="001249AC"/>
    <w:rsid w:val="00130945"/>
    <w:rsid w:val="00141EF3"/>
    <w:rsid w:val="00167A49"/>
    <w:rsid w:val="001A2A15"/>
    <w:rsid w:val="001B7B55"/>
    <w:rsid w:val="001F3608"/>
    <w:rsid w:val="002048EE"/>
    <w:rsid w:val="00205822"/>
    <w:rsid w:val="002675EA"/>
    <w:rsid w:val="0029620F"/>
    <w:rsid w:val="002C0F26"/>
    <w:rsid w:val="00366EC5"/>
    <w:rsid w:val="003974ED"/>
    <w:rsid w:val="003D5D94"/>
    <w:rsid w:val="0042458F"/>
    <w:rsid w:val="00426255"/>
    <w:rsid w:val="00441AC6"/>
    <w:rsid w:val="00444422"/>
    <w:rsid w:val="00455F0D"/>
    <w:rsid w:val="00474628"/>
    <w:rsid w:val="004A44BC"/>
    <w:rsid w:val="004B59DA"/>
    <w:rsid w:val="005122E1"/>
    <w:rsid w:val="00512974"/>
    <w:rsid w:val="00517CCE"/>
    <w:rsid w:val="00542602"/>
    <w:rsid w:val="00562DD2"/>
    <w:rsid w:val="00573A39"/>
    <w:rsid w:val="00582361"/>
    <w:rsid w:val="00585875"/>
    <w:rsid w:val="005A3508"/>
    <w:rsid w:val="005B1016"/>
    <w:rsid w:val="005D4E8A"/>
    <w:rsid w:val="00616842"/>
    <w:rsid w:val="00630A4A"/>
    <w:rsid w:val="006544FD"/>
    <w:rsid w:val="00654FD4"/>
    <w:rsid w:val="006746ED"/>
    <w:rsid w:val="00684926"/>
    <w:rsid w:val="00685BF4"/>
    <w:rsid w:val="00696B36"/>
    <w:rsid w:val="006A1A0A"/>
    <w:rsid w:val="006B10FD"/>
    <w:rsid w:val="006F20D0"/>
    <w:rsid w:val="00712B5C"/>
    <w:rsid w:val="007257FA"/>
    <w:rsid w:val="00767F19"/>
    <w:rsid w:val="00792B14"/>
    <w:rsid w:val="00796D4C"/>
    <w:rsid w:val="007A56D7"/>
    <w:rsid w:val="007C328F"/>
    <w:rsid w:val="007F201E"/>
    <w:rsid w:val="00834607"/>
    <w:rsid w:val="00842D49"/>
    <w:rsid w:val="0087161F"/>
    <w:rsid w:val="008A1CF7"/>
    <w:rsid w:val="008A38A0"/>
    <w:rsid w:val="008F038C"/>
    <w:rsid w:val="00907981"/>
    <w:rsid w:val="00912422"/>
    <w:rsid w:val="0092438A"/>
    <w:rsid w:val="009254DB"/>
    <w:rsid w:val="009329C5"/>
    <w:rsid w:val="00971134"/>
    <w:rsid w:val="009961A5"/>
    <w:rsid w:val="009B45F8"/>
    <w:rsid w:val="009D2F0E"/>
    <w:rsid w:val="00A16840"/>
    <w:rsid w:val="00A52488"/>
    <w:rsid w:val="00A90844"/>
    <w:rsid w:val="00A97944"/>
    <w:rsid w:val="00AB166B"/>
    <w:rsid w:val="00AC2459"/>
    <w:rsid w:val="00AC3978"/>
    <w:rsid w:val="00B045D4"/>
    <w:rsid w:val="00B21F6A"/>
    <w:rsid w:val="00B246CC"/>
    <w:rsid w:val="00B40D57"/>
    <w:rsid w:val="00B662BC"/>
    <w:rsid w:val="00B9014E"/>
    <w:rsid w:val="00BB6D92"/>
    <w:rsid w:val="00BE5EBB"/>
    <w:rsid w:val="00BF0B86"/>
    <w:rsid w:val="00C06272"/>
    <w:rsid w:val="00C06B95"/>
    <w:rsid w:val="00C2542E"/>
    <w:rsid w:val="00C321CF"/>
    <w:rsid w:val="00C33680"/>
    <w:rsid w:val="00C33EC4"/>
    <w:rsid w:val="00C46589"/>
    <w:rsid w:val="00C675E8"/>
    <w:rsid w:val="00C76655"/>
    <w:rsid w:val="00C81C78"/>
    <w:rsid w:val="00C81D68"/>
    <w:rsid w:val="00CA5324"/>
    <w:rsid w:val="00CC677B"/>
    <w:rsid w:val="00CD2BCB"/>
    <w:rsid w:val="00CD53B6"/>
    <w:rsid w:val="00CE29FF"/>
    <w:rsid w:val="00CF2F66"/>
    <w:rsid w:val="00D1109E"/>
    <w:rsid w:val="00D222E7"/>
    <w:rsid w:val="00D4253F"/>
    <w:rsid w:val="00D61DF5"/>
    <w:rsid w:val="00D7072B"/>
    <w:rsid w:val="00D762CE"/>
    <w:rsid w:val="00D77C5D"/>
    <w:rsid w:val="00D930F1"/>
    <w:rsid w:val="00D96756"/>
    <w:rsid w:val="00DB2487"/>
    <w:rsid w:val="00DD2D6F"/>
    <w:rsid w:val="00DF3A61"/>
    <w:rsid w:val="00DF6E20"/>
    <w:rsid w:val="00E005A5"/>
    <w:rsid w:val="00E71005"/>
    <w:rsid w:val="00E776E4"/>
    <w:rsid w:val="00E84485"/>
    <w:rsid w:val="00E93A4C"/>
    <w:rsid w:val="00E97003"/>
    <w:rsid w:val="00EB5CEC"/>
    <w:rsid w:val="00EF5250"/>
    <w:rsid w:val="00F42AE1"/>
    <w:rsid w:val="00F76534"/>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B1A"/>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265038">
      <w:bodyDiv w:val="1"/>
      <w:marLeft w:val="0"/>
      <w:marRight w:val="0"/>
      <w:marTop w:val="0"/>
      <w:marBottom w:val="0"/>
      <w:divBdr>
        <w:top w:val="none" w:sz="0" w:space="0" w:color="auto"/>
        <w:left w:val="none" w:sz="0" w:space="0" w:color="auto"/>
        <w:bottom w:val="none" w:sz="0" w:space="0" w:color="auto"/>
        <w:right w:val="none" w:sz="0" w:space="0" w:color="auto"/>
      </w:divBdr>
      <w:divsChild>
        <w:div w:id="939141758">
          <w:marLeft w:val="0"/>
          <w:marRight w:val="0"/>
          <w:marTop w:val="0"/>
          <w:marBottom w:val="0"/>
          <w:divBdr>
            <w:top w:val="none" w:sz="0" w:space="0" w:color="auto"/>
            <w:left w:val="none" w:sz="0" w:space="0" w:color="auto"/>
            <w:bottom w:val="none" w:sz="0" w:space="0" w:color="auto"/>
            <w:right w:val="none" w:sz="0" w:space="0" w:color="auto"/>
          </w:divBdr>
        </w:div>
        <w:div w:id="610554881">
          <w:marLeft w:val="0"/>
          <w:marRight w:val="0"/>
          <w:marTop w:val="0"/>
          <w:marBottom w:val="0"/>
          <w:divBdr>
            <w:top w:val="none" w:sz="0" w:space="0" w:color="auto"/>
            <w:left w:val="none" w:sz="0" w:space="0" w:color="auto"/>
            <w:bottom w:val="none" w:sz="0" w:space="0" w:color="auto"/>
            <w:right w:val="none" w:sz="0" w:space="0" w:color="auto"/>
          </w:divBdr>
          <w:divsChild>
            <w:div w:id="1213224624">
              <w:marLeft w:val="0"/>
              <w:marRight w:val="0"/>
              <w:marTop w:val="0"/>
              <w:marBottom w:val="0"/>
              <w:divBdr>
                <w:top w:val="none" w:sz="0" w:space="0" w:color="auto"/>
                <w:left w:val="none" w:sz="0" w:space="0" w:color="auto"/>
                <w:bottom w:val="none" w:sz="0" w:space="0" w:color="auto"/>
                <w:right w:val="none" w:sz="0" w:space="0" w:color="auto"/>
              </w:divBdr>
            </w:div>
            <w:div w:id="894700177">
              <w:marLeft w:val="0"/>
              <w:marRight w:val="0"/>
              <w:marTop w:val="0"/>
              <w:marBottom w:val="0"/>
              <w:divBdr>
                <w:top w:val="none" w:sz="0" w:space="0" w:color="auto"/>
                <w:left w:val="none" w:sz="0" w:space="0" w:color="auto"/>
                <w:bottom w:val="none" w:sz="0" w:space="0" w:color="auto"/>
                <w:right w:val="none" w:sz="0" w:space="0" w:color="auto"/>
              </w:divBdr>
            </w:div>
            <w:div w:id="1552156289">
              <w:marLeft w:val="0"/>
              <w:marRight w:val="0"/>
              <w:marTop w:val="0"/>
              <w:marBottom w:val="0"/>
              <w:divBdr>
                <w:top w:val="none" w:sz="0" w:space="0" w:color="auto"/>
                <w:left w:val="none" w:sz="0" w:space="0" w:color="auto"/>
                <w:bottom w:val="none" w:sz="0" w:space="0" w:color="auto"/>
                <w:right w:val="none" w:sz="0" w:space="0" w:color="auto"/>
              </w:divBdr>
            </w:div>
            <w:div w:id="2761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zotero.org/groups/6192411/abg-vbg_literature" TargetMode="External"/><Relationship Id="rId1" Type="http://schemas.openxmlformats.org/officeDocument/2006/relationships/hyperlink" Target="https://ccforum.biomedcentral.com/articles/10.1186/s13054-025-05754-4"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11</Pages>
  <Words>4492</Words>
  <Characters>25607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Anila Mehta</cp:lastModifiedBy>
  <cp:revision>12</cp:revision>
  <dcterms:created xsi:type="dcterms:W3CDTF">2025-11-12T19:18:00Z</dcterms:created>
  <dcterms:modified xsi:type="dcterms:W3CDTF">2025-11-26T23:24:00Z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id="v92g2xy8"/&gt;&lt;style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